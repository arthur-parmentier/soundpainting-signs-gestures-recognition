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36DF" w:rsidRPr="009C1516" w:rsidRDefault="001536DF" w:rsidP="00E6654A">
      <w:pPr>
        <w:pStyle w:val="Titre"/>
      </w:pPr>
    </w:p>
    <w:p w:rsidR="001536DF" w:rsidRPr="007C437A" w:rsidRDefault="001536DF" w:rsidP="00E6654A">
      <w:pPr>
        <w:pStyle w:val="Titre"/>
        <w:rPr>
          <w:rPrChange w:id="1" w:author="Arthur Parmentier" w:date="2020-06-07T15:27:00Z">
            <w:rPr/>
          </w:rPrChange>
        </w:rPr>
      </w:pPr>
    </w:p>
    <w:p w:rsidR="001536DF" w:rsidRPr="007C437A" w:rsidRDefault="001536DF" w:rsidP="00E6654A">
      <w:pPr>
        <w:pStyle w:val="Titre"/>
        <w:rPr>
          <w:rPrChange w:id="2" w:author="Arthur Parmentier" w:date="2020-06-07T15:27:00Z">
            <w:rPr/>
          </w:rPrChange>
        </w:rPr>
      </w:pPr>
    </w:p>
    <w:p w:rsidR="00A768EF" w:rsidRPr="007C437A" w:rsidRDefault="00900BAB" w:rsidP="00DE6220">
      <w:pPr>
        <w:pStyle w:val="Titre"/>
        <w:jc w:val="center"/>
        <w:rPr>
          <w:rPrChange w:id="3" w:author="Arthur Parmentier" w:date="2020-06-07T15:27:00Z">
            <w:rPr/>
          </w:rPrChange>
        </w:rPr>
      </w:pPr>
      <w:r w:rsidRPr="007C437A">
        <w:rPr>
          <w:rPrChange w:id="4" w:author="Arthur Parmentier" w:date="2020-06-07T15:27:00Z">
            <w:rPr/>
          </w:rPrChange>
        </w:rPr>
        <w:br/>
        <w:t xml:space="preserve">Soundpainting </w:t>
      </w:r>
      <w:r w:rsidR="005D1170" w:rsidRPr="007C437A">
        <w:rPr>
          <w:rPrChange w:id="5" w:author="Arthur Parmentier" w:date="2020-06-07T15:27:00Z">
            <w:rPr/>
          </w:rPrChange>
        </w:rPr>
        <w:t>language</w:t>
      </w:r>
      <w:r w:rsidRPr="007C437A">
        <w:rPr>
          <w:rPrChange w:id="6" w:author="Arthur Parmentier" w:date="2020-06-07T15:27:00Z">
            <w:rPr/>
          </w:rPrChange>
        </w:rPr>
        <w:t xml:space="preserve"> recognition</w:t>
      </w:r>
    </w:p>
    <w:p w:rsidR="001536DF" w:rsidRPr="007C437A" w:rsidRDefault="001536DF" w:rsidP="00E6654A">
      <w:pPr>
        <w:rPr>
          <w:rPrChange w:id="7" w:author="Arthur Parmentier" w:date="2020-06-07T15:27:00Z">
            <w:rPr/>
          </w:rPrChange>
        </w:rPr>
      </w:pPr>
    </w:p>
    <w:p w:rsidR="001536DF" w:rsidRPr="007C437A" w:rsidRDefault="001536DF" w:rsidP="00E6654A">
      <w:pPr>
        <w:rPr>
          <w:rPrChange w:id="8" w:author="Arthur Parmentier" w:date="2020-06-07T15:27:00Z">
            <w:rPr/>
          </w:rPrChange>
        </w:rPr>
      </w:pPr>
    </w:p>
    <w:p w:rsidR="001536DF" w:rsidRPr="007C437A" w:rsidRDefault="001536DF" w:rsidP="00E6654A">
      <w:pPr>
        <w:rPr>
          <w:rPrChange w:id="9" w:author="Arthur Parmentier" w:date="2020-06-07T15:27:00Z">
            <w:rPr/>
          </w:rPrChange>
        </w:rPr>
      </w:pPr>
    </w:p>
    <w:p w:rsidR="001536DF" w:rsidRPr="007C437A" w:rsidRDefault="001536DF" w:rsidP="00E6654A">
      <w:pPr>
        <w:rPr>
          <w:rPrChange w:id="10" w:author="Arthur Parmentier" w:date="2020-06-07T15:27:00Z">
            <w:rPr/>
          </w:rPrChange>
        </w:rPr>
      </w:pPr>
    </w:p>
    <w:p w:rsidR="001536DF" w:rsidRPr="007C437A" w:rsidRDefault="001536DF" w:rsidP="00E6654A">
      <w:pPr>
        <w:rPr>
          <w:rPrChange w:id="11" w:author="Arthur Parmentier" w:date="2020-06-07T15:27:00Z">
            <w:rPr/>
          </w:rPrChange>
        </w:rPr>
      </w:pPr>
    </w:p>
    <w:p w:rsidR="001536DF" w:rsidRPr="007C437A" w:rsidRDefault="001536DF" w:rsidP="00E6654A">
      <w:pPr>
        <w:rPr>
          <w:rPrChange w:id="12" w:author="Arthur Parmentier" w:date="2020-06-07T15:27:00Z">
            <w:rPr/>
          </w:rPrChange>
        </w:rPr>
      </w:pPr>
    </w:p>
    <w:p w:rsidR="001536DF" w:rsidRPr="007C437A" w:rsidRDefault="001536DF" w:rsidP="00E6654A">
      <w:pPr>
        <w:rPr>
          <w:rPrChange w:id="13" w:author="Arthur Parmentier" w:date="2020-06-07T15:27:00Z">
            <w:rPr/>
          </w:rPrChange>
        </w:rPr>
      </w:pPr>
    </w:p>
    <w:p w:rsidR="001536DF" w:rsidRPr="007C437A" w:rsidRDefault="001536DF" w:rsidP="00E6654A">
      <w:pPr>
        <w:rPr>
          <w:rPrChange w:id="14" w:author="Arthur Parmentier" w:date="2020-06-07T15:27:00Z">
            <w:rPr/>
          </w:rPrChange>
        </w:rPr>
      </w:pPr>
    </w:p>
    <w:p w:rsidR="001536DF" w:rsidRPr="007C437A" w:rsidRDefault="001536DF" w:rsidP="00E6654A">
      <w:pPr>
        <w:rPr>
          <w:rPrChange w:id="15" w:author="Arthur Parmentier" w:date="2020-06-07T15:27:00Z">
            <w:rPr/>
          </w:rPrChange>
        </w:rPr>
      </w:pPr>
    </w:p>
    <w:p w:rsidR="001536DF" w:rsidRPr="007C437A" w:rsidRDefault="001536DF" w:rsidP="00E6654A">
      <w:pPr>
        <w:rPr>
          <w:rPrChange w:id="16" w:author="Arthur Parmentier" w:date="2020-06-07T15:27:00Z">
            <w:rPr/>
          </w:rPrChange>
        </w:rPr>
      </w:pPr>
    </w:p>
    <w:p w:rsidR="001536DF" w:rsidRPr="007C437A" w:rsidRDefault="001536DF" w:rsidP="00DE6220">
      <w:pPr>
        <w:jc w:val="center"/>
        <w:rPr>
          <w:rPrChange w:id="17" w:author="Arthur Parmentier" w:date="2020-06-07T15:27:00Z">
            <w:rPr/>
          </w:rPrChange>
        </w:rPr>
      </w:pPr>
    </w:p>
    <w:p w:rsidR="001536DF" w:rsidRPr="007C437A" w:rsidRDefault="00BF0ED0" w:rsidP="00DE6220">
      <w:pPr>
        <w:pStyle w:val="Titre"/>
        <w:jc w:val="center"/>
        <w:rPr>
          <w:rPrChange w:id="18" w:author="Arthur Parmentier" w:date="2020-06-07T15:27:00Z">
            <w:rPr/>
          </w:rPrChange>
        </w:rPr>
      </w:pPr>
      <w:r w:rsidRPr="007C437A">
        <w:rPr>
          <w:rPrChange w:id="19" w:author="Arthur Parmentier" w:date="2020-06-07T15:27:00Z">
            <w:rPr/>
          </w:rPrChange>
        </w:rPr>
        <w:t xml:space="preserve">EPFL DH </w:t>
      </w:r>
      <w:r w:rsidR="001536DF" w:rsidRPr="007C437A">
        <w:rPr>
          <w:rPrChange w:id="20" w:author="Arthur Parmentier" w:date="2020-06-07T15:27:00Z">
            <w:rPr/>
          </w:rPrChange>
        </w:rPr>
        <w:t>Master thesis</w:t>
      </w:r>
    </w:p>
    <w:p w:rsidR="001536DF" w:rsidRPr="007C437A" w:rsidRDefault="001536DF" w:rsidP="00DE6220">
      <w:pPr>
        <w:jc w:val="center"/>
        <w:rPr>
          <w:rPrChange w:id="21" w:author="Arthur Parmentier" w:date="2020-06-07T15:27:00Z">
            <w:rPr/>
          </w:rPrChange>
        </w:rPr>
      </w:pPr>
    </w:p>
    <w:p w:rsidR="001D7151" w:rsidRPr="007C437A" w:rsidRDefault="001536DF" w:rsidP="00DE6220">
      <w:pPr>
        <w:jc w:val="center"/>
        <w:rPr>
          <w:rPrChange w:id="22" w:author="Arthur Parmentier" w:date="2020-06-07T15:27:00Z">
            <w:rPr/>
          </w:rPrChange>
        </w:rPr>
      </w:pPr>
      <w:r w:rsidRPr="007C437A">
        <w:rPr>
          <w:rPrChange w:id="23" w:author="Arthur Parmentier" w:date="2020-06-07T15:27:00Z">
            <w:rPr/>
          </w:rPrChange>
        </w:rPr>
        <w:t>By</w:t>
      </w:r>
      <w:r w:rsidRPr="007C437A">
        <w:rPr>
          <w:rPrChange w:id="24" w:author="Arthur Parmentier" w:date="2020-06-07T15:27:00Z">
            <w:rPr/>
          </w:rPrChange>
        </w:rPr>
        <w:br/>
        <w:t>Arthur Parmentier</w:t>
      </w:r>
    </w:p>
    <w:p w:rsidR="00A768EF" w:rsidRPr="007C437A" w:rsidRDefault="001D7151" w:rsidP="00E6654A">
      <w:pPr>
        <w:pStyle w:val="Titre1"/>
        <w:rPr>
          <w:rPrChange w:id="25" w:author="Arthur Parmentier" w:date="2020-06-07T15:27:00Z">
            <w:rPr/>
          </w:rPrChange>
        </w:rPr>
      </w:pPr>
      <w:bookmarkStart w:id="26" w:name="_Toc39912162"/>
      <w:bookmarkStart w:id="27" w:name="_Toc40025927"/>
      <w:bookmarkStart w:id="28" w:name="_Toc42259041"/>
      <w:r w:rsidRPr="007C437A">
        <w:rPr>
          <w:rPrChange w:id="29" w:author="Arthur Parmentier" w:date="2020-06-07T15:27:00Z">
            <w:rPr/>
          </w:rPrChange>
        </w:rPr>
        <w:lastRenderedPageBreak/>
        <w:t>Introduction</w:t>
      </w:r>
      <w:bookmarkEnd w:id="26"/>
      <w:bookmarkEnd w:id="27"/>
      <w:bookmarkEnd w:id="28"/>
    </w:p>
    <w:p w:rsidR="001261FF" w:rsidRPr="007C437A" w:rsidRDefault="00126023" w:rsidP="00E6654A">
      <w:pPr>
        <w:rPr>
          <w:rPrChange w:id="30" w:author="Arthur Parmentier" w:date="2020-06-07T15:27:00Z">
            <w:rPr/>
          </w:rPrChange>
        </w:rPr>
      </w:pPr>
      <w:r w:rsidRPr="007C437A">
        <w:rPr>
          <w:rPrChange w:id="31" w:author="Arthur Parmentier" w:date="2020-06-07T15:27:00Z">
            <w:rPr/>
          </w:rPrChange>
        </w:rPr>
        <w:t>To be written last.</w:t>
      </w:r>
    </w:p>
    <w:bookmarkStart w:id="32" w:name="_Toc42259042" w:displacedByCustomXml="next"/>
    <w:sdt>
      <w:sdtPr>
        <w:rPr>
          <w:rFonts w:asciiTheme="minorHAnsi" w:eastAsia="Nunito ExtraLight" w:hAnsiTheme="minorHAnsi" w:cs="Nunito ExtraLight"/>
          <w:color w:val="auto"/>
          <w:sz w:val="22"/>
          <w:szCs w:val="22"/>
          <w:rPrChange w:id="33" w:author="Arthur Parmentier" w:date="2020-06-07T15:27:00Z">
            <w:rPr>
              <w:rFonts w:asciiTheme="minorHAnsi" w:eastAsia="Nunito ExtraLight" w:hAnsiTheme="minorHAnsi" w:cs="Nunito ExtraLight"/>
              <w:color w:val="auto"/>
              <w:sz w:val="22"/>
              <w:szCs w:val="22"/>
            </w:rPr>
          </w:rPrChange>
        </w:rPr>
        <w:id w:val="-939297267"/>
        <w:docPartObj>
          <w:docPartGallery w:val="Table of Contents"/>
          <w:docPartUnique/>
        </w:docPartObj>
      </w:sdtPr>
      <w:sdtContent>
        <w:p w:rsidR="00924FE7" w:rsidRPr="007C437A" w:rsidRDefault="00924FE7" w:rsidP="00E6654A">
          <w:pPr>
            <w:pStyle w:val="Titre1"/>
            <w:rPr>
              <w:rPrChange w:id="34" w:author="Arthur Parmentier" w:date="2020-06-07T15:27:00Z">
                <w:rPr/>
              </w:rPrChange>
            </w:rPr>
          </w:pPr>
          <w:r w:rsidRPr="007C437A">
            <w:rPr>
              <w:rPrChange w:id="35" w:author="Arthur Parmentier" w:date="2020-06-07T15:27:00Z">
                <w:rPr/>
              </w:rPrChange>
            </w:rPr>
            <w:t>Table des matières</w:t>
          </w:r>
          <w:bookmarkEnd w:id="32"/>
        </w:p>
        <w:p w:rsidR="00BF73B1" w:rsidRPr="007C437A" w:rsidRDefault="00924FE7">
          <w:pPr>
            <w:pStyle w:val="TM1"/>
            <w:tabs>
              <w:tab w:val="left" w:pos="440"/>
              <w:tab w:val="right" w:leader="dot" w:pos="9736"/>
            </w:tabs>
            <w:rPr>
              <w:ins w:id="36" w:author="Arthur Parmentier" w:date="2020-06-05T14:15:00Z"/>
              <w:rFonts w:eastAsiaTheme="minorEastAsia" w:cstheme="minorBidi"/>
              <w:b w:val="0"/>
              <w:bCs w:val="0"/>
              <w:i w:val="0"/>
              <w:iCs w:val="0"/>
              <w:sz w:val="22"/>
              <w:szCs w:val="22"/>
              <w:rPrChange w:id="37" w:author="Arthur Parmentier" w:date="2020-06-07T15:27:00Z">
                <w:rPr>
                  <w:ins w:id="38" w:author="Arthur Parmentier" w:date="2020-06-05T14:15:00Z"/>
                  <w:rFonts w:eastAsiaTheme="minorEastAsia" w:cstheme="minorBidi"/>
                  <w:b w:val="0"/>
                  <w:bCs w:val="0"/>
                  <w:i w:val="0"/>
                  <w:iCs w:val="0"/>
                  <w:noProof/>
                  <w:sz w:val="22"/>
                  <w:szCs w:val="22"/>
                  <w:lang w:val="fr-FR"/>
                </w:rPr>
              </w:rPrChange>
            </w:rPr>
          </w:pPr>
          <w:r w:rsidRPr="007C437A">
            <w:rPr>
              <w:rPrChange w:id="39" w:author="Arthur Parmentier" w:date="2020-06-07T15:27:00Z">
                <w:rPr/>
              </w:rPrChange>
            </w:rPr>
            <w:fldChar w:fldCharType="begin"/>
          </w:r>
          <w:r w:rsidRPr="007C437A">
            <w:rPr>
              <w:rPrChange w:id="40" w:author="Arthur Parmentier" w:date="2020-06-07T15:27:00Z">
                <w:rPr/>
              </w:rPrChange>
            </w:rPr>
            <w:instrText xml:space="preserve"> TOC \o "1-3" \h \z \u </w:instrText>
          </w:r>
          <w:r w:rsidRPr="007C437A">
            <w:rPr>
              <w:rPrChange w:id="41" w:author="Arthur Parmentier" w:date="2020-06-07T15:27:00Z">
                <w:rPr/>
              </w:rPrChange>
            </w:rPr>
            <w:fldChar w:fldCharType="separate"/>
          </w:r>
          <w:ins w:id="42" w:author="Arthur Parmentier" w:date="2020-06-05T14:15:00Z">
            <w:r w:rsidR="00BF73B1" w:rsidRPr="007C437A">
              <w:rPr>
                <w:rStyle w:val="Lienhypertexte"/>
                <w:rPrChange w:id="43" w:author="Arthur Parmentier" w:date="2020-06-07T15:27:00Z">
                  <w:rPr>
                    <w:rStyle w:val="Lienhypertexte"/>
                    <w:noProof/>
                  </w:rPr>
                </w:rPrChange>
              </w:rPr>
              <w:fldChar w:fldCharType="begin"/>
            </w:r>
            <w:r w:rsidR="00BF73B1" w:rsidRPr="007C437A">
              <w:rPr>
                <w:rStyle w:val="Lienhypertexte"/>
                <w:rPrChange w:id="44" w:author="Arthur Parmentier" w:date="2020-06-07T15:27:00Z">
                  <w:rPr>
                    <w:rStyle w:val="Lienhypertexte"/>
                    <w:noProof/>
                  </w:rPr>
                </w:rPrChange>
              </w:rPr>
              <w:instrText xml:space="preserve"> </w:instrText>
            </w:r>
            <w:r w:rsidR="00BF73B1" w:rsidRPr="007C437A">
              <w:rPr>
                <w:rPrChange w:id="45" w:author="Arthur Parmentier" w:date="2020-06-07T15:27:00Z">
                  <w:rPr>
                    <w:noProof/>
                  </w:rPr>
                </w:rPrChange>
              </w:rPr>
              <w:instrText>HYPERLINK \l "_Toc42259041"</w:instrText>
            </w:r>
            <w:r w:rsidR="00BF73B1" w:rsidRPr="007C437A">
              <w:rPr>
                <w:rStyle w:val="Lienhypertexte"/>
                <w:rPrChange w:id="46" w:author="Arthur Parmentier" w:date="2020-06-07T15:27:00Z">
                  <w:rPr>
                    <w:rStyle w:val="Lienhypertexte"/>
                    <w:noProof/>
                  </w:rPr>
                </w:rPrChange>
              </w:rPr>
              <w:instrText xml:space="preserve"> </w:instrText>
            </w:r>
            <w:r w:rsidR="00BF73B1" w:rsidRPr="007C437A">
              <w:rPr>
                <w:rStyle w:val="Lienhypertexte"/>
                <w:rPrChange w:id="47" w:author="Arthur Parmentier" w:date="2020-06-07T15:27:00Z">
                  <w:rPr>
                    <w:rStyle w:val="Lienhypertexte"/>
                    <w:noProof/>
                  </w:rPr>
                </w:rPrChange>
              </w:rPr>
              <w:fldChar w:fldCharType="separate"/>
            </w:r>
            <w:r w:rsidR="00BF73B1" w:rsidRPr="007C437A">
              <w:rPr>
                <w:rStyle w:val="Lienhypertexte"/>
                <w:rPrChange w:id="48" w:author="Arthur Parmentier" w:date="2020-06-07T15:27:00Z">
                  <w:rPr>
                    <w:rStyle w:val="Lienhypertexte"/>
                    <w:noProof/>
                  </w:rPr>
                </w:rPrChange>
              </w:rPr>
              <w:t>I.</w:t>
            </w:r>
            <w:r w:rsidR="00BF73B1" w:rsidRPr="007C437A">
              <w:rPr>
                <w:rFonts w:eastAsiaTheme="minorEastAsia" w:cstheme="minorBidi"/>
                <w:b w:val="0"/>
                <w:bCs w:val="0"/>
                <w:i w:val="0"/>
                <w:iCs w:val="0"/>
                <w:sz w:val="22"/>
                <w:szCs w:val="22"/>
                <w:rPrChange w:id="49" w:author="Arthur Parmentier" w:date="2020-06-07T15:27:00Z">
                  <w:rPr>
                    <w:rFonts w:eastAsiaTheme="minorEastAsia" w:cstheme="minorBidi"/>
                    <w:b w:val="0"/>
                    <w:bCs w:val="0"/>
                    <w:i w:val="0"/>
                    <w:iCs w:val="0"/>
                    <w:noProof/>
                    <w:sz w:val="22"/>
                    <w:szCs w:val="22"/>
                    <w:lang w:val="fr-FR"/>
                  </w:rPr>
                </w:rPrChange>
              </w:rPr>
              <w:tab/>
            </w:r>
            <w:r w:rsidR="00BF73B1" w:rsidRPr="007C437A">
              <w:rPr>
                <w:rStyle w:val="Lienhypertexte"/>
                <w:rPrChange w:id="50" w:author="Arthur Parmentier" w:date="2020-06-07T15:27:00Z">
                  <w:rPr>
                    <w:rStyle w:val="Lienhypertexte"/>
                    <w:noProof/>
                  </w:rPr>
                </w:rPrChange>
              </w:rPr>
              <w:t>Introduction</w:t>
            </w:r>
            <w:r w:rsidR="00BF73B1" w:rsidRPr="007C437A">
              <w:rPr>
                <w:webHidden/>
                <w:rPrChange w:id="51" w:author="Arthur Parmentier" w:date="2020-06-07T15:27:00Z">
                  <w:rPr>
                    <w:noProof/>
                    <w:webHidden/>
                  </w:rPr>
                </w:rPrChange>
              </w:rPr>
              <w:tab/>
            </w:r>
            <w:r w:rsidR="00BF73B1" w:rsidRPr="007C437A">
              <w:rPr>
                <w:webHidden/>
                <w:rPrChange w:id="52" w:author="Arthur Parmentier" w:date="2020-06-07T15:27:00Z">
                  <w:rPr>
                    <w:noProof/>
                    <w:webHidden/>
                  </w:rPr>
                </w:rPrChange>
              </w:rPr>
              <w:fldChar w:fldCharType="begin"/>
            </w:r>
            <w:r w:rsidR="00BF73B1" w:rsidRPr="007C437A">
              <w:rPr>
                <w:webHidden/>
                <w:rPrChange w:id="53" w:author="Arthur Parmentier" w:date="2020-06-07T15:27:00Z">
                  <w:rPr>
                    <w:noProof/>
                    <w:webHidden/>
                  </w:rPr>
                </w:rPrChange>
              </w:rPr>
              <w:instrText xml:space="preserve"> PAGEREF _Toc42259041 \h </w:instrText>
            </w:r>
          </w:ins>
          <w:r w:rsidR="00BF73B1" w:rsidRPr="007C437A">
            <w:rPr>
              <w:webHidden/>
              <w:rPrChange w:id="54" w:author="Arthur Parmentier" w:date="2020-06-07T15:27:00Z">
                <w:rPr>
                  <w:noProof/>
                  <w:webHidden/>
                </w:rPr>
              </w:rPrChange>
            </w:rPr>
          </w:r>
          <w:r w:rsidR="00BF73B1" w:rsidRPr="007C437A">
            <w:rPr>
              <w:webHidden/>
              <w:rPrChange w:id="55" w:author="Arthur Parmentier" w:date="2020-06-07T15:27:00Z">
                <w:rPr>
                  <w:noProof/>
                  <w:webHidden/>
                </w:rPr>
              </w:rPrChange>
            </w:rPr>
            <w:fldChar w:fldCharType="separate"/>
          </w:r>
          <w:ins w:id="56" w:author="Arthur Parmentier" w:date="2020-06-05T14:15:00Z">
            <w:r w:rsidR="00BF73B1" w:rsidRPr="007C437A">
              <w:rPr>
                <w:webHidden/>
                <w:rPrChange w:id="57" w:author="Arthur Parmentier" w:date="2020-06-07T15:27:00Z">
                  <w:rPr>
                    <w:noProof/>
                    <w:webHidden/>
                  </w:rPr>
                </w:rPrChange>
              </w:rPr>
              <w:t>2</w:t>
            </w:r>
            <w:r w:rsidR="00BF73B1" w:rsidRPr="007C437A">
              <w:rPr>
                <w:webHidden/>
                <w:rPrChange w:id="58" w:author="Arthur Parmentier" w:date="2020-06-07T15:27:00Z">
                  <w:rPr>
                    <w:noProof/>
                    <w:webHidden/>
                  </w:rPr>
                </w:rPrChange>
              </w:rPr>
              <w:fldChar w:fldCharType="end"/>
            </w:r>
            <w:r w:rsidR="00BF73B1" w:rsidRPr="007C437A">
              <w:rPr>
                <w:rStyle w:val="Lienhypertexte"/>
                <w:rPrChange w:id="59" w:author="Arthur Parmentier" w:date="2020-06-07T15:27:00Z">
                  <w:rPr>
                    <w:rStyle w:val="Lienhypertexte"/>
                    <w:noProof/>
                  </w:rPr>
                </w:rPrChange>
              </w:rPr>
              <w:fldChar w:fldCharType="end"/>
            </w:r>
          </w:ins>
        </w:p>
        <w:p w:rsidR="00BF73B1" w:rsidRPr="007C437A" w:rsidRDefault="00BF73B1">
          <w:pPr>
            <w:pStyle w:val="TM1"/>
            <w:tabs>
              <w:tab w:val="left" w:pos="440"/>
              <w:tab w:val="right" w:leader="dot" w:pos="9736"/>
            </w:tabs>
            <w:rPr>
              <w:ins w:id="60" w:author="Arthur Parmentier" w:date="2020-06-05T14:15:00Z"/>
              <w:rFonts w:eastAsiaTheme="minorEastAsia" w:cstheme="minorBidi"/>
              <w:b w:val="0"/>
              <w:bCs w:val="0"/>
              <w:i w:val="0"/>
              <w:iCs w:val="0"/>
              <w:sz w:val="22"/>
              <w:szCs w:val="22"/>
              <w:rPrChange w:id="61" w:author="Arthur Parmentier" w:date="2020-06-07T15:27:00Z">
                <w:rPr>
                  <w:ins w:id="62" w:author="Arthur Parmentier" w:date="2020-06-05T14:15:00Z"/>
                  <w:rFonts w:eastAsiaTheme="minorEastAsia" w:cstheme="minorBidi"/>
                  <w:b w:val="0"/>
                  <w:bCs w:val="0"/>
                  <w:i w:val="0"/>
                  <w:iCs w:val="0"/>
                  <w:noProof/>
                  <w:sz w:val="22"/>
                  <w:szCs w:val="22"/>
                  <w:lang w:val="fr-FR"/>
                </w:rPr>
              </w:rPrChange>
            </w:rPr>
          </w:pPr>
          <w:ins w:id="63" w:author="Arthur Parmentier" w:date="2020-06-05T14:15:00Z">
            <w:r w:rsidRPr="007C437A">
              <w:rPr>
                <w:rStyle w:val="Lienhypertexte"/>
                <w:rPrChange w:id="64" w:author="Arthur Parmentier" w:date="2020-06-07T15:27:00Z">
                  <w:rPr>
                    <w:rStyle w:val="Lienhypertexte"/>
                    <w:noProof/>
                  </w:rPr>
                </w:rPrChange>
              </w:rPr>
              <w:fldChar w:fldCharType="begin"/>
            </w:r>
            <w:r w:rsidRPr="007C437A">
              <w:rPr>
                <w:rStyle w:val="Lienhypertexte"/>
                <w:rPrChange w:id="65" w:author="Arthur Parmentier" w:date="2020-06-07T15:27:00Z">
                  <w:rPr>
                    <w:rStyle w:val="Lienhypertexte"/>
                    <w:noProof/>
                  </w:rPr>
                </w:rPrChange>
              </w:rPr>
              <w:instrText xml:space="preserve"> </w:instrText>
            </w:r>
            <w:r w:rsidRPr="007C437A">
              <w:rPr>
                <w:rPrChange w:id="66" w:author="Arthur Parmentier" w:date="2020-06-07T15:27:00Z">
                  <w:rPr>
                    <w:noProof/>
                  </w:rPr>
                </w:rPrChange>
              </w:rPr>
              <w:instrText>HYPERLINK \l "_Toc42259042"</w:instrText>
            </w:r>
            <w:r w:rsidRPr="007C437A">
              <w:rPr>
                <w:rStyle w:val="Lienhypertexte"/>
                <w:rPrChange w:id="67" w:author="Arthur Parmentier" w:date="2020-06-07T15:27:00Z">
                  <w:rPr>
                    <w:rStyle w:val="Lienhypertexte"/>
                    <w:noProof/>
                  </w:rPr>
                </w:rPrChange>
              </w:rPr>
              <w:instrText xml:space="preserve"> </w:instrText>
            </w:r>
            <w:r w:rsidRPr="007C437A">
              <w:rPr>
                <w:rStyle w:val="Lienhypertexte"/>
                <w:rPrChange w:id="68" w:author="Arthur Parmentier" w:date="2020-06-07T15:27:00Z">
                  <w:rPr>
                    <w:rStyle w:val="Lienhypertexte"/>
                    <w:noProof/>
                  </w:rPr>
                </w:rPrChange>
              </w:rPr>
              <w:fldChar w:fldCharType="separate"/>
            </w:r>
            <w:r w:rsidRPr="007C437A">
              <w:rPr>
                <w:rStyle w:val="Lienhypertexte"/>
                <w:rPrChange w:id="69" w:author="Arthur Parmentier" w:date="2020-06-07T15:27:00Z">
                  <w:rPr>
                    <w:rStyle w:val="Lienhypertexte"/>
                    <w:noProof/>
                  </w:rPr>
                </w:rPrChange>
              </w:rPr>
              <w:t>II.</w:t>
            </w:r>
            <w:r w:rsidRPr="007C437A">
              <w:rPr>
                <w:rFonts w:eastAsiaTheme="minorEastAsia" w:cstheme="minorBidi"/>
                <w:b w:val="0"/>
                <w:bCs w:val="0"/>
                <w:i w:val="0"/>
                <w:iCs w:val="0"/>
                <w:sz w:val="22"/>
                <w:szCs w:val="22"/>
                <w:rPrChange w:id="70" w:author="Arthur Parmentier" w:date="2020-06-07T15:27:00Z">
                  <w:rPr>
                    <w:rFonts w:eastAsiaTheme="minorEastAsia" w:cstheme="minorBidi"/>
                    <w:b w:val="0"/>
                    <w:bCs w:val="0"/>
                    <w:i w:val="0"/>
                    <w:iCs w:val="0"/>
                    <w:noProof/>
                    <w:sz w:val="22"/>
                    <w:szCs w:val="22"/>
                    <w:lang w:val="fr-FR"/>
                  </w:rPr>
                </w:rPrChange>
              </w:rPr>
              <w:tab/>
            </w:r>
            <w:r w:rsidRPr="007C437A">
              <w:rPr>
                <w:rStyle w:val="Lienhypertexte"/>
                <w:rPrChange w:id="71" w:author="Arthur Parmentier" w:date="2020-06-07T15:27:00Z">
                  <w:rPr>
                    <w:rStyle w:val="Lienhypertexte"/>
                    <w:noProof/>
                  </w:rPr>
                </w:rPrChange>
              </w:rPr>
              <w:t>Table des matières</w:t>
            </w:r>
            <w:r w:rsidRPr="007C437A">
              <w:rPr>
                <w:webHidden/>
                <w:rPrChange w:id="72" w:author="Arthur Parmentier" w:date="2020-06-07T15:27:00Z">
                  <w:rPr>
                    <w:noProof/>
                    <w:webHidden/>
                  </w:rPr>
                </w:rPrChange>
              </w:rPr>
              <w:tab/>
            </w:r>
            <w:r w:rsidRPr="007C437A">
              <w:rPr>
                <w:webHidden/>
                <w:rPrChange w:id="73" w:author="Arthur Parmentier" w:date="2020-06-07T15:27:00Z">
                  <w:rPr>
                    <w:noProof/>
                    <w:webHidden/>
                  </w:rPr>
                </w:rPrChange>
              </w:rPr>
              <w:fldChar w:fldCharType="begin"/>
            </w:r>
            <w:r w:rsidRPr="007C437A">
              <w:rPr>
                <w:webHidden/>
                <w:rPrChange w:id="74" w:author="Arthur Parmentier" w:date="2020-06-07T15:27:00Z">
                  <w:rPr>
                    <w:noProof/>
                    <w:webHidden/>
                  </w:rPr>
                </w:rPrChange>
              </w:rPr>
              <w:instrText xml:space="preserve"> PAGEREF _Toc42259042 \h </w:instrText>
            </w:r>
          </w:ins>
          <w:r w:rsidRPr="007C437A">
            <w:rPr>
              <w:webHidden/>
              <w:rPrChange w:id="75" w:author="Arthur Parmentier" w:date="2020-06-07T15:27:00Z">
                <w:rPr>
                  <w:noProof/>
                  <w:webHidden/>
                </w:rPr>
              </w:rPrChange>
            </w:rPr>
          </w:r>
          <w:r w:rsidRPr="007C437A">
            <w:rPr>
              <w:webHidden/>
              <w:rPrChange w:id="76" w:author="Arthur Parmentier" w:date="2020-06-07T15:27:00Z">
                <w:rPr>
                  <w:noProof/>
                  <w:webHidden/>
                </w:rPr>
              </w:rPrChange>
            </w:rPr>
            <w:fldChar w:fldCharType="separate"/>
          </w:r>
          <w:ins w:id="77" w:author="Arthur Parmentier" w:date="2020-06-05T14:15:00Z">
            <w:r w:rsidRPr="007C437A">
              <w:rPr>
                <w:webHidden/>
                <w:rPrChange w:id="78" w:author="Arthur Parmentier" w:date="2020-06-07T15:27:00Z">
                  <w:rPr>
                    <w:noProof/>
                    <w:webHidden/>
                  </w:rPr>
                </w:rPrChange>
              </w:rPr>
              <w:t>2</w:t>
            </w:r>
            <w:r w:rsidRPr="007C437A">
              <w:rPr>
                <w:webHidden/>
                <w:rPrChange w:id="79" w:author="Arthur Parmentier" w:date="2020-06-07T15:27:00Z">
                  <w:rPr>
                    <w:noProof/>
                    <w:webHidden/>
                  </w:rPr>
                </w:rPrChange>
              </w:rPr>
              <w:fldChar w:fldCharType="end"/>
            </w:r>
            <w:r w:rsidRPr="007C437A">
              <w:rPr>
                <w:rStyle w:val="Lienhypertexte"/>
                <w:rPrChange w:id="80" w:author="Arthur Parmentier" w:date="2020-06-07T15:27:00Z">
                  <w:rPr>
                    <w:rStyle w:val="Lienhypertexte"/>
                    <w:noProof/>
                  </w:rPr>
                </w:rPrChange>
              </w:rPr>
              <w:fldChar w:fldCharType="end"/>
            </w:r>
          </w:ins>
        </w:p>
        <w:p w:rsidR="00BF73B1" w:rsidRPr="007C437A" w:rsidRDefault="00BF73B1">
          <w:pPr>
            <w:pStyle w:val="TM1"/>
            <w:tabs>
              <w:tab w:val="left" w:pos="660"/>
              <w:tab w:val="right" w:leader="dot" w:pos="9736"/>
            </w:tabs>
            <w:rPr>
              <w:ins w:id="81" w:author="Arthur Parmentier" w:date="2020-06-05T14:15:00Z"/>
              <w:rFonts w:eastAsiaTheme="minorEastAsia" w:cstheme="minorBidi"/>
              <w:b w:val="0"/>
              <w:bCs w:val="0"/>
              <w:i w:val="0"/>
              <w:iCs w:val="0"/>
              <w:sz w:val="22"/>
              <w:szCs w:val="22"/>
              <w:rPrChange w:id="82" w:author="Arthur Parmentier" w:date="2020-06-07T15:27:00Z">
                <w:rPr>
                  <w:ins w:id="83" w:author="Arthur Parmentier" w:date="2020-06-05T14:15:00Z"/>
                  <w:rFonts w:eastAsiaTheme="minorEastAsia" w:cstheme="minorBidi"/>
                  <w:b w:val="0"/>
                  <w:bCs w:val="0"/>
                  <w:i w:val="0"/>
                  <w:iCs w:val="0"/>
                  <w:noProof/>
                  <w:sz w:val="22"/>
                  <w:szCs w:val="22"/>
                  <w:lang w:val="fr-FR"/>
                </w:rPr>
              </w:rPrChange>
            </w:rPr>
          </w:pPr>
          <w:ins w:id="84" w:author="Arthur Parmentier" w:date="2020-06-05T14:15:00Z">
            <w:r w:rsidRPr="007C437A">
              <w:rPr>
                <w:rStyle w:val="Lienhypertexte"/>
                <w:rPrChange w:id="85" w:author="Arthur Parmentier" w:date="2020-06-07T15:27:00Z">
                  <w:rPr>
                    <w:rStyle w:val="Lienhypertexte"/>
                    <w:noProof/>
                  </w:rPr>
                </w:rPrChange>
              </w:rPr>
              <w:fldChar w:fldCharType="begin"/>
            </w:r>
            <w:r w:rsidRPr="007C437A">
              <w:rPr>
                <w:rStyle w:val="Lienhypertexte"/>
                <w:rPrChange w:id="86" w:author="Arthur Parmentier" w:date="2020-06-07T15:27:00Z">
                  <w:rPr>
                    <w:rStyle w:val="Lienhypertexte"/>
                    <w:noProof/>
                  </w:rPr>
                </w:rPrChange>
              </w:rPr>
              <w:instrText xml:space="preserve"> </w:instrText>
            </w:r>
            <w:r w:rsidRPr="007C437A">
              <w:rPr>
                <w:rPrChange w:id="87" w:author="Arthur Parmentier" w:date="2020-06-07T15:27:00Z">
                  <w:rPr>
                    <w:noProof/>
                  </w:rPr>
                </w:rPrChange>
              </w:rPr>
              <w:instrText>HYPERLINK \l "_Toc42259043"</w:instrText>
            </w:r>
            <w:r w:rsidRPr="007C437A">
              <w:rPr>
                <w:rStyle w:val="Lienhypertexte"/>
                <w:rPrChange w:id="88" w:author="Arthur Parmentier" w:date="2020-06-07T15:27:00Z">
                  <w:rPr>
                    <w:rStyle w:val="Lienhypertexte"/>
                    <w:noProof/>
                  </w:rPr>
                </w:rPrChange>
              </w:rPr>
              <w:instrText xml:space="preserve"> </w:instrText>
            </w:r>
            <w:r w:rsidRPr="007C437A">
              <w:rPr>
                <w:rStyle w:val="Lienhypertexte"/>
                <w:rPrChange w:id="89" w:author="Arthur Parmentier" w:date="2020-06-07T15:27:00Z">
                  <w:rPr>
                    <w:rStyle w:val="Lienhypertexte"/>
                    <w:noProof/>
                  </w:rPr>
                </w:rPrChange>
              </w:rPr>
              <w:fldChar w:fldCharType="separate"/>
            </w:r>
            <w:r w:rsidRPr="007C437A">
              <w:rPr>
                <w:rStyle w:val="Lienhypertexte"/>
                <w:rPrChange w:id="90" w:author="Arthur Parmentier" w:date="2020-06-07T15:27:00Z">
                  <w:rPr>
                    <w:rStyle w:val="Lienhypertexte"/>
                    <w:noProof/>
                  </w:rPr>
                </w:rPrChange>
              </w:rPr>
              <w:t>III.</w:t>
            </w:r>
            <w:r w:rsidRPr="007C437A">
              <w:rPr>
                <w:rFonts w:eastAsiaTheme="minorEastAsia" w:cstheme="minorBidi"/>
                <w:b w:val="0"/>
                <w:bCs w:val="0"/>
                <w:i w:val="0"/>
                <w:iCs w:val="0"/>
                <w:sz w:val="22"/>
                <w:szCs w:val="22"/>
                <w:rPrChange w:id="91" w:author="Arthur Parmentier" w:date="2020-06-07T15:27:00Z">
                  <w:rPr>
                    <w:rFonts w:eastAsiaTheme="minorEastAsia" w:cstheme="minorBidi"/>
                    <w:b w:val="0"/>
                    <w:bCs w:val="0"/>
                    <w:i w:val="0"/>
                    <w:iCs w:val="0"/>
                    <w:noProof/>
                    <w:sz w:val="22"/>
                    <w:szCs w:val="22"/>
                    <w:lang w:val="fr-FR"/>
                  </w:rPr>
                </w:rPrChange>
              </w:rPr>
              <w:tab/>
            </w:r>
            <w:r w:rsidRPr="007C437A">
              <w:rPr>
                <w:rStyle w:val="Lienhypertexte"/>
                <w:rPrChange w:id="92" w:author="Arthur Parmentier" w:date="2020-06-07T15:27:00Z">
                  <w:rPr>
                    <w:rStyle w:val="Lienhypertexte"/>
                    <w:noProof/>
                  </w:rPr>
                </w:rPrChange>
              </w:rPr>
              <w:t>A brief history of Soundpainting</w:t>
            </w:r>
            <w:r w:rsidRPr="007C437A">
              <w:rPr>
                <w:webHidden/>
                <w:rPrChange w:id="93" w:author="Arthur Parmentier" w:date="2020-06-07T15:27:00Z">
                  <w:rPr>
                    <w:noProof/>
                    <w:webHidden/>
                  </w:rPr>
                </w:rPrChange>
              </w:rPr>
              <w:tab/>
            </w:r>
            <w:r w:rsidRPr="007C437A">
              <w:rPr>
                <w:webHidden/>
                <w:rPrChange w:id="94" w:author="Arthur Parmentier" w:date="2020-06-07T15:27:00Z">
                  <w:rPr>
                    <w:noProof/>
                    <w:webHidden/>
                  </w:rPr>
                </w:rPrChange>
              </w:rPr>
              <w:fldChar w:fldCharType="begin"/>
            </w:r>
            <w:r w:rsidRPr="007C437A">
              <w:rPr>
                <w:webHidden/>
                <w:rPrChange w:id="95" w:author="Arthur Parmentier" w:date="2020-06-07T15:27:00Z">
                  <w:rPr>
                    <w:noProof/>
                    <w:webHidden/>
                  </w:rPr>
                </w:rPrChange>
              </w:rPr>
              <w:instrText xml:space="preserve"> PAGEREF _Toc42259043 \h </w:instrText>
            </w:r>
          </w:ins>
          <w:r w:rsidRPr="007C437A">
            <w:rPr>
              <w:webHidden/>
              <w:rPrChange w:id="96" w:author="Arthur Parmentier" w:date="2020-06-07T15:27:00Z">
                <w:rPr>
                  <w:noProof/>
                  <w:webHidden/>
                </w:rPr>
              </w:rPrChange>
            </w:rPr>
          </w:r>
          <w:r w:rsidRPr="007C437A">
            <w:rPr>
              <w:webHidden/>
              <w:rPrChange w:id="97" w:author="Arthur Parmentier" w:date="2020-06-07T15:27:00Z">
                <w:rPr>
                  <w:noProof/>
                  <w:webHidden/>
                </w:rPr>
              </w:rPrChange>
            </w:rPr>
            <w:fldChar w:fldCharType="separate"/>
          </w:r>
          <w:ins w:id="98" w:author="Arthur Parmentier" w:date="2020-06-05T14:15:00Z">
            <w:r w:rsidRPr="007C437A">
              <w:rPr>
                <w:webHidden/>
                <w:rPrChange w:id="99" w:author="Arthur Parmentier" w:date="2020-06-07T15:27:00Z">
                  <w:rPr>
                    <w:noProof/>
                    <w:webHidden/>
                  </w:rPr>
                </w:rPrChange>
              </w:rPr>
              <w:t>4</w:t>
            </w:r>
            <w:r w:rsidRPr="007C437A">
              <w:rPr>
                <w:webHidden/>
                <w:rPrChange w:id="100" w:author="Arthur Parmentier" w:date="2020-06-07T15:27:00Z">
                  <w:rPr>
                    <w:noProof/>
                    <w:webHidden/>
                  </w:rPr>
                </w:rPrChange>
              </w:rPr>
              <w:fldChar w:fldCharType="end"/>
            </w:r>
            <w:r w:rsidRPr="007C437A">
              <w:rPr>
                <w:rStyle w:val="Lienhypertexte"/>
                <w:rPrChange w:id="101" w:author="Arthur Parmentier" w:date="2020-06-07T15:27:00Z">
                  <w:rPr>
                    <w:rStyle w:val="Lienhypertexte"/>
                    <w:noProof/>
                  </w:rPr>
                </w:rPrChange>
              </w:rPr>
              <w:fldChar w:fldCharType="end"/>
            </w:r>
          </w:ins>
        </w:p>
        <w:p w:rsidR="00BF73B1" w:rsidRPr="007C437A" w:rsidRDefault="00BF73B1">
          <w:pPr>
            <w:pStyle w:val="TM2"/>
            <w:tabs>
              <w:tab w:val="left" w:pos="660"/>
              <w:tab w:val="right" w:leader="dot" w:pos="9736"/>
            </w:tabs>
            <w:rPr>
              <w:ins w:id="102" w:author="Arthur Parmentier" w:date="2020-06-05T14:15:00Z"/>
              <w:rFonts w:eastAsiaTheme="minorEastAsia" w:cstheme="minorBidi"/>
              <w:b w:val="0"/>
              <w:bCs w:val="0"/>
              <w:rPrChange w:id="103" w:author="Arthur Parmentier" w:date="2020-06-07T15:27:00Z">
                <w:rPr>
                  <w:ins w:id="104" w:author="Arthur Parmentier" w:date="2020-06-05T14:15:00Z"/>
                  <w:rFonts w:eastAsiaTheme="minorEastAsia" w:cstheme="minorBidi"/>
                  <w:b w:val="0"/>
                  <w:bCs w:val="0"/>
                  <w:noProof/>
                  <w:lang w:val="fr-FR"/>
                </w:rPr>
              </w:rPrChange>
            </w:rPr>
          </w:pPr>
          <w:ins w:id="105" w:author="Arthur Parmentier" w:date="2020-06-05T14:15:00Z">
            <w:r w:rsidRPr="007C437A">
              <w:rPr>
                <w:rStyle w:val="Lienhypertexte"/>
                <w:rPrChange w:id="106" w:author="Arthur Parmentier" w:date="2020-06-07T15:27:00Z">
                  <w:rPr>
                    <w:rStyle w:val="Lienhypertexte"/>
                    <w:noProof/>
                  </w:rPr>
                </w:rPrChange>
              </w:rPr>
              <w:fldChar w:fldCharType="begin"/>
            </w:r>
            <w:r w:rsidRPr="007C437A">
              <w:rPr>
                <w:rStyle w:val="Lienhypertexte"/>
                <w:rPrChange w:id="107" w:author="Arthur Parmentier" w:date="2020-06-07T15:27:00Z">
                  <w:rPr>
                    <w:rStyle w:val="Lienhypertexte"/>
                    <w:noProof/>
                  </w:rPr>
                </w:rPrChange>
              </w:rPr>
              <w:instrText xml:space="preserve"> </w:instrText>
            </w:r>
            <w:r w:rsidRPr="007C437A">
              <w:rPr>
                <w:rPrChange w:id="108" w:author="Arthur Parmentier" w:date="2020-06-07T15:27:00Z">
                  <w:rPr>
                    <w:noProof/>
                  </w:rPr>
                </w:rPrChange>
              </w:rPr>
              <w:instrText>HYPERLINK \l "_Toc42259044"</w:instrText>
            </w:r>
            <w:r w:rsidRPr="007C437A">
              <w:rPr>
                <w:rStyle w:val="Lienhypertexte"/>
                <w:rPrChange w:id="109" w:author="Arthur Parmentier" w:date="2020-06-07T15:27:00Z">
                  <w:rPr>
                    <w:rStyle w:val="Lienhypertexte"/>
                    <w:noProof/>
                  </w:rPr>
                </w:rPrChange>
              </w:rPr>
              <w:instrText xml:space="preserve"> </w:instrText>
            </w:r>
            <w:r w:rsidRPr="007C437A">
              <w:rPr>
                <w:rStyle w:val="Lienhypertexte"/>
                <w:rPrChange w:id="110" w:author="Arthur Parmentier" w:date="2020-06-07T15:27:00Z">
                  <w:rPr>
                    <w:rStyle w:val="Lienhypertexte"/>
                    <w:noProof/>
                  </w:rPr>
                </w:rPrChange>
              </w:rPr>
              <w:fldChar w:fldCharType="separate"/>
            </w:r>
            <w:r w:rsidRPr="007C437A">
              <w:rPr>
                <w:rStyle w:val="Lienhypertexte"/>
                <w:rPrChange w:id="111" w:author="Arthur Parmentier" w:date="2020-06-07T15:27:00Z">
                  <w:rPr>
                    <w:rStyle w:val="Lienhypertexte"/>
                    <w:noProof/>
                  </w:rPr>
                </w:rPrChange>
              </w:rPr>
              <w:t>A.</w:t>
            </w:r>
            <w:r w:rsidRPr="007C437A">
              <w:rPr>
                <w:rFonts w:eastAsiaTheme="minorEastAsia" w:cstheme="minorBidi"/>
                <w:b w:val="0"/>
                <w:bCs w:val="0"/>
                <w:rPrChange w:id="112" w:author="Arthur Parmentier" w:date="2020-06-07T15:27:00Z">
                  <w:rPr>
                    <w:rFonts w:eastAsiaTheme="minorEastAsia" w:cstheme="minorBidi"/>
                    <w:b w:val="0"/>
                    <w:bCs w:val="0"/>
                    <w:noProof/>
                    <w:lang w:val="fr-FR"/>
                  </w:rPr>
                </w:rPrChange>
              </w:rPr>
              <w:tab/>
            </w:r>
            <w:r w:rsidRPr="007C437A">
              <w:rPr>
                <w:rStyle w:val="Lienhypertexte"/>
                <w:rPrChange w:id="113" w:author="Arthur Parmentier" w:date="2020-06-07T15:27:00Z">
                  <w:rPr>
                    <w:rStyle w:val="Lienhypertexte"/>
                    <w:noProof/>
                  </w:rPr>
                </w:rPrChange>
              </w:rPr>
              <w:t>Back in Woodstock 1974: emergence in emergency</w:t>
            </w:r>
            <w:r w:rsidRPr="007C437A">
              <w:rPr>
                <w:webHidden/>
                <w:rPrChange w:id="114" w:author="Arthur Parmentier" w:date="2020-06-07T15:27:00Z">
                  <w:rPr>
                    <w:noProof/>
                    <w:webHidden/>
                  </w:rPr>
                </w:rPrChange>
              </w:rPr>
              <w:tab/>
            </w:r>
            <w:r w:rsidRPr="007C437A">
              <w:rPr>
                <w:webHidden/>
                <w:rPrChange w:id="115" w:author="Arthur Parmentier" w:date="2020-06-07T15:27:00Z">
                  <w:rPr>
                    <w:noProof/>
                    <w:webHidden/>
                  </w:rPr>
                </w:rPrChange>
              </w:rPr>
              <w:fldChar w:fldCharType="begin"/>
            </w:r>
            <w:r w:rsidRPr="007C437A">
              <w:rPr>
                <w:webHidden/>
                <w:rPrChange w:id="116" w:author="Arthur Parmentier" w:date="2020-06-07T15:27:00Z">
                  <w:rPr>
                    <w:noProof/>
                    <w:webHidden/>
                  </w:rPr>
                </w:rPrChange>
              </w:rPr>
              <w:instrText xml:space="preserve"> PAGEREF _Toc42259044 \h </w:instrText>
            </w:r>
          </w:ins>
          <w:r w:rsidRPr="007C437A">
            <w:rPr>
              <w:webHidden/>
              <w:rPrChange w:id="117" w:author="Arthur Parmentier" w:date="2020-06-07T15:27:00Z">
                <w:rPr>
                  <w:noProof/>
                  <w:webHidden/>
                </w:rPr>
              </w:rPrChange>
            </w:rPr>
          </w:r>
          <w:r w:rsidRPr="007C437A">
            <w:rPr>
              <w:webHidden/>
              <w:rPrChange w:id="118" w:author="Arthur Parmentier" w:date="2020-06-07T15:27:00Z">
                <w:rPr>
                  <w:noProof/>
                  <w:webHidden/>
                </w:rPr>
              </w:rPrChange>
            </w:rPr>
            <w:fldChar w:fldCharType="separate"/>
          </w:r>
          <w:ins w:id="119" w:author="Arthur Parmentier" w:date="2020-06-05T14:15:00Z">
            <w:r w:rsidRPr="007C437A">
              <w:rPr>
                <w:webHidden/>
                <w:rPrChange w:id="120" w:author="Arthur Parmentier" w:date="2020-06-07T15:27:00Z">
                  <w:rPr>
                    <w:noProof/>
                    <w:webHidden/>
                  </w:rPr>
                </w:rPrChange>
              </w:rPr>
              <w:t>4</w:t>
            </w:r>
            <w:r w:rsidRPr="007C437A">
              <w:rPr>
                <w:webHidden/>
                <w:rPrChange w:id="121" w:author="Arthur Parmentier" w:date="2020-06-07T15:27:00Z">
                  <w:rPr>
                    <w:noProof/>
                    <w:webHidden/>
                  </w:rPr>
                </w:rPrChange>
              </w:rPr>
              <w:fldChar w:fldCharType="end"/>
            </w:r>
            <w:r w:rsidRPr="007C437A">
              <w:rPr>
                <w:rStyle w:val="Lienhypertexte"/>
                <w:rPrChange w:id="122" w:author="Arthur Parmentier" w:date="2020-06-07T15:27:00Z">
                  <w:rPr>
                    <w:rStyle w:val="Lienhypertexte"/>
                    <w:noProof/>
                  </w:rPr>
                </w:rPrChange>
              </w:rPr>
              <w:fldChar w:fldCharType="end"/>
            </w:r>
          </w:ins>
        </w:p>
        <w:p w:rsidR="00BF73B1" w:rsidRPr="007C437A" w:rsidRDefault="00BF73B1">
          <w:pPr>
            <w:pStyle w:val="TM2"/>
            <w:tabs>
              <w:tab w:val="left" w:pos="660"/>
              <w:tab w:val="right" w:leader="dot" w:pos="9736"/>
            </w:tabs>
            <w:rPr>
              <w:ins w:id="123" w:author="Arthur Parmentier" w:date="2020-06-05T14:15:00Z"/>
              <w:rFonts w:eastAsiaTheme="minorEastAsia" w:cstheme="minorBidi"/>
              <w:b w:val="0"/>
              <w:bCs w:val="0"/>
              <w:rPrChange w:id="124" w:author="Arthur Parmentier" w:date="2020-06-07T15:27:00Z">
                <w:rPr>
                  <w:ins w:id="125" w:author="Arthur Parmentier" w:date="2020-06-05T14:15:00Z"/>
                  <w:rFonts w:eastAsiaTheme="minorEastAsia" w:cstheme="minorBidi"/>
                  <w:b w:val="0"/>
                  <w:bCs w:val="0"/>
                  <w:noProof/>
                  <w:lang w:val="fr-FR"/>
                </w:rPr>
              </w:rPrChange>
            </w:rPr>
          </w:pPr>
          <w:ins w:id="126" w:author="Arthur Parmentier" w:date="2020-06-05T14:15:00Z">
            <w:r w:rsidRPr="007C437A">
              <w:rPr>
                <w:rStyle w:val="Lienhypertexte"/>
                <w:rPrChange w:id="127" w:author="Arthur Parmentier" w:date="2020-06-07T15:27:00Z">
                  <w:rPr>
                    <w:rStyle w:val="Lienhypertexte"/>
                    <w:noProof/>
                  </w:rPr>
                </w:rPrChange>
              </w:rPr>
              <w:fldChar w:fldCharType="begin"/>
            </w:r>
            <w:r w:rsidRPr="007C437A">
              <w:rPr>
                <w:rStyle w:val="Lienhypertexte"/>
                <w:rPrChange w:id="128" w:author="Arthur Parmentier" w:date="2020-06-07T15:27:00Z">
                  <w:rPr>
                    <w:rStyle w:val="Lienhypertexte"/>
                    <w:noProof/>
                  </w:rPr>
                </w:rPrChange>
              </w:rPr>
              <w:instrText xml:space="preserve"> </w:instrText>
            </w:r>
            <w:r w:rsidRPr="007C437A">
              <w:rPr>
                <w:rPrChange w:id="129" w:author="Arthur Parmentier" w:date="2020-06-07T15:27:00Z">
                  <w:rPr>
                    <w:noProof/>
                  </w:rPr>
                </w:rPrChange>
              </w:rPr>
              <w:instrText>HYPERLINK \l "_Toc42259045"</w:instrText>
            </w:r>
            <w:r w:rsidRPr="007C437A">
              <w:rPr>
                <w:rStyle w:val="Lienhypertexte"/>
                <w:rPrChange w:id="130" w:author="Arthur Parmentier" w:date="2020-06-07T15:27:00Z">
                  <w:rPr>
                    <w:rStyle w:val="Lienhypertexte"/>
                    <w:noProof/>
                  </w:rPr>
                </w:rPrChange>
              </w:rPr>
              <w:instrText xml:space="preserve"> </w:instrText>
            </w:r>
            <w:r w:rsidRPr="007C437A">
              <w:rPr>
                <w:rStyle w:val="Lienhypertexte"/>
                <w:rPrChange w:id="131" w:author="Arthur Parmentier" w:date="2020-06-07T15:27:00Z">
                  <w:rPr>
                    <w:rStyle w:val="Lienhypertexte"/>
                    <w:noProof/>
                  </w:rPr>
                </w:rPrChange>
              </w:rPr>
              <w:fldChar w:fldCharType="separate"/>
            </w:r>
            <w:r w:rsidRPr="007C437A">
              <w:rPr>
                <w:rStyle w:val="Lienhypertexte"/>
                <w:rPrChange w:id="132" w:author="Arthur Parmentier" w:date="2020-06-07T15:27:00Z">
                  <w:rPr>
                    <w:rStyle w:val="Lienhypertexte"/>
                    <w:noProof/>
                  </w:rPr>
                </w:rPrChange>
              </w:rPr>
              <w:t>B.</w:t>
            </w:r>
            <w:r w:rsidRPr="007C437A">
              <w:rPr>
                <w:rFonts w:eastAsiaTheme="minorEastAsia" w:cstheme="minorBidi"/>
                <w:b w:val="0"/>
                <w:bCs w:val="0"/>
                <w:rPrChange w:id="133" w:author="Arthur Parmentier" w:date="2020-06-07T15:27:00Z">
                  <w:rPr>
                    <w:rFonts w:eastAsiaTheme="minorEastAsia" w:cstheme="minorBidi"/>
                    <w:b w:val="0"/>
                    <w:bCs w:val="0"/>
                    <w:noProof/>
                    <w:lang w:val="fr-FR"/>
                  </w:rPr>
                </w:rPrChange>
              </w:rPr>
              <w:tab/>
            </w:r>
            <w:r w:rsidRPr="007C437A">
              <w:rPr>
                <w:rStyle w:val="Lienhypertexte"/>
                <w:rPrChange w:id="134" w:author="Arthur Parmentier" w:date="2020-06-07T15:27:00Z">
                  <w:rPr>
                    <w:rStyle w:val="Lienhypertexte"/>
                    <w:noProof/>
                  </w:rPr>
                </w:rPrChange>
              </w:rPr>
              <w:t>Developments</w:t>
            </w:r>
            <w:r w:rsidRPr="007C437A">
              <w:rPr>
                <w:webHidden/>
                <w:rPrChange w:id="135" w:author="Arthur Parmentier" w:date="2020-06-07T15:27:00Z">
                  <w:rPr>
                    <w:noProof/>
                    <w:webHidden/>
                  </w:rPr>
                </w:rPrChange>
              </w:rPr>
              <w:tab/>
            </w:r>
            <w:r w:rsidRPr="007C437A">
              <w:rPr>
                <w:webHidden/>
                <w:rPrChange w:id="136" w:author="Arthur Parmentier" w:date="2020-06-07T15:27:00Z">
                  <w:rPr>
                    <w:noProof/>
                    <w:webHidden/>
                  </w:rPr>
                </w:rPrChange>
              </w:rPr>
              <w:fldChar w:fldCharType="begin"/>
            </w:r>
            <w:r w:rsidRPr="007C437A">
              <w:rPr>
                <w:webHidden/>
                <w:rPrChange w:id="137" w:author="Arthur Parmentier" w:date="2020-06-07T15:27:00Z">
                  <w:rPr>
                    <w:noProof/>
                    <w:webHidden/>
                  </w:rPr>
                </w:rPrChange>
              </w:rPr>
              <w:instrText xml:space="preserve"> PAGEREF _Toc42259045 \h </w:instrText>
            </w:r>
          </w:ins>
          <w:r w:rsidRPr="007C437A">
            <w:rPr>
              <w:webHidden/>
              <w:rPrChange w:id="138" w:author="Arthur Parmentier" w:date="2020-06-07T15:27:00Z">
                <w:rPr>
                  <w:noProof/>
                  <w:webHidden/>
                </w:rPr>
              </w:rPrChange>
            </w:rPr>
          </w:r>
          <w:r w:rsidRPr="007C437A">
            <w:rPr>
              <w:webHidden/>
              <w:rPrChange w:id="139" w:author="Arthur Parmentier" w:date="2020-06-07T15:27:00Z">
                <w:rPr>
                  <w:noProof/>
                  <w:webHidden/>
                </w:rPr>
              </w:rPrChange>
            </w:rPr>
            <w:fldChar w:fldCharType="separate"/>
          </w:r>
          <w:ins w:id="140" w:author="Arthur Parmentier" w:date="2020-06-05T14:15:00Z">
            <w:r w:rsidRPr="007C437A">
              <w:rPr>
                <w:webHidden/>
                <w:rPrChange w:id="141" w:author="Arthur Parmentier" w:date="2020-06-07T15:27:00Z">
                  <w:rPr>
                    <w:noProof/>
                    <w:webHidden/>
                  </w:rPr>
                </w:rPrChange>
              </w:rPr>
              <w:t>4</w:t>
            </w:r>
            <w:r w:rsidRPr="007C437A">
              <w:rPr>
                <w:webHidden/>
                <w:rPrChange w:id="142" w:author="Arthur Parmentier" w:date="2020-06-07T15:27:00Z">
                  <w:rPr>
                    <w:noProof/>
                    <w:webHidden/>
                  </w:rPr>
                </w:rPrChange>
              </w:rPr>
              <w:fldChar w:fldCharType="end"/>
            </w:r>
            <w:r w:rsidRPr="007C437A">
              <w:rPr>
                <w:rStyle w:val="Lienhypertexte"/>
                <w:rPrChange w:id="143" w:author="Arthur Parmentier" w:date="2020-06-07T15:27:00Z">
                  <w:rPr>
                    <w:rStyle w:val="Lienhypertexte"/>
                    <w:noProof/>
                  </w:rPr>
                </w:rPrChange>
              </w:rPr>
              <w:fldChar w:fldCharType="end"/>
            </w:r>
          </w:ins>
        </w:p>
        <w:p w:rsidR="00BF73B1" w:rsidRPr="007C437A" w:rsidRDefault="00BF73B1">
          <w:pPr>
            <w:pStyle w:val="TM3"/>
            <w:tabs>
              <w:tab w:val="left" w:pos="880"/>
              <w:tab w:val="right" w:leader="dot" w:pos="9736"/>
            </w:tabs>
            <w:rPr>
              <w:ins w:id="144" w:author="Arthur Parmentier" w:date="2020-06-05T14:15:00Z"/>
              <w:rFonts w:eastAsiaTheme="minorEastAsia" w:cstheme="minorBidi"/>
              <w:sz w:val="22"/>
              <w:szCs w:val="22"/>
              <w:rPrChange w:id="145" w:author="Arthur Parmentier" w:date="2020-06-07T15:27:00Z">
                <w:rPr>
                  <w:ins w:id="146" w:author="Arthur Parmentier" w:date="2020-06-05T14:15:00Z"/>
                  <w:rFonts w:eastAsiaTheme="minorEastAsia" w:cstheme="minorBidi"/>
                  <w:noProof/>
                  <w:sz w:val="22"/>
                  <w:szCs w:val="22"/>
                  <w:lang w:val="fr-FR"/>
                </w:rPr>
              </w:rPrChange>
            </w:rPr>
          </w:pPr>
          <w:ins w:id="147" w:author="Arthur Parmentier" w:date="2020-06-05T14:15:00Z">
            <w:r w:rsidRPr="007C437A">
              <w:rPr>
                <w:rStyle w:val="Lienhypertexte"/>
                <w:rPrChange w:id="148" w:author="Arthur Parmentier" w:date="2020-06-07T15:27:00Z">
                  <w:rPr>
                    <w:rStyle w:val="Lienhypertexte"/>
                    <w:noProof/>
                  </w:rPr>
                </w:rPrChange>
              </w:rPr>
              <w:fldChar w:fldCharType="begin"/>
            </w:r>
            <w:r w:rsidRPr="007C437A">
              <w:rPr>
                <w:rStyle w:val="Lienhypertexte"/>
                <w:rPrChange w:id="149" w:author="Arthur Parmentier" w:date="2020-06-07T15:27:00Z">
                  <w:rPr>
                    <w:rStyle w:val="Lienhypertexte"/>
                    <w:noProof/>
                  </w:rPr>
                </w:rPrChange>
              </w:rPr>
              <w:instrText xml:space="preserve"> </w:instrText>
            </w:r>
            <w:r w:rsidRPr="007C437A">
              <w:rPr>
                <w:rPrChange w:id="150" w:author="Arthur Parmentier" w:date="2020-06-07T15:27:00Z">
                  <w:rPr>
                    <w:noProof/>
                  </w:rPr>
                </w:rPrChange>
              </w:rPr>
              <w:instrText>HYPERLINK \l "_Toc42259050"</w:instrText>
            </w:r>
            <w:r w:rsidRPr="007C437A">
              <w:rPr>
                <w:rStyle w:val="Lienhypertexte"/>
                <w:rPrChange w:id="151" w:author="Arthur Parmentier" w:date="2020-06-07T15:27:00Z">
                  <w:rPr>
                    <w:rStyle w:val="Lienhypertexte"/>
                    <w:noProof/>
                  </w:rPr>
                </w:rPrChange>
              </w:rPr>
              <w:instrText xml:space="preserve"> </w:instrText>
            </w:r>
            <w:r w:rsidRPr="007C437A">
              <w:rPr>
                <w:rStyle w:val="Lienhypertexte"/>
                <w:rPrChange w:id="152" w:author="Arthur Parmentier" w:date="2020-06-07T15:27:00Z">
                  <w:rPr>
                    <w:rStyle w:val="Lienhypertexte"/>
                    <w:noProof/>
                  </w:rPr>
                </w:rPrChange>
              </w:rPr>
              <w:fldChar w:fldCharType="separate"/>
            </w:r>
            <w:r w:rsidRPr="007C437A">
              <w:rPr>
                <w:rStyle w:val="Lienhypertexte"/>
                <w:rPrChange w:id="153" w:author="Arthur Parmentier" w:date="2020-06-07T15:27:00Z">
                  <w:rPr>
                    <w:rStyle w:val="Lienhypertexte"/>
                    <w:noProof/>
                  </w:rPr>
                </w:rPrChange>
              </w:rPr>
              <w:t>1.</w:t>
            </w:r>
            <w:r w:rsidRPr="007C437A">
              <w:rPr>
                <w:rFonts w:eastAsiaTheme="minorEastAsia" w:cstheme="minorBidi"/>
                <w:sz w:val="22"/>
                <w:szCs w:val="22"/>
                <w:rPrChange w:id="154" w:author="Arthur Parmentier" w:date="2020-06-07T15:27:00Z">
                  <w:rPr>
                    <w:rFonts w:eastAsiaTheme="minorEastAsia" w:cstheme="minorBidi"/>
                    <w:noProof/>
                    <w:sz w:val="22"/>
                    <w:szCs w:val="22"/>
                    <w:lang w:val="fr-FR"/>
                  </w:rPr>
                </w:rPrChange>
              </w:rPr>
              <w:tab/>
            </w:r>
            <w:r w:rsidRPr="007C437A">
              <w:rPr>
                <w:rStyle w:val="Lienhypertexte"/>
                <w:rPrChange w:id="155" w:author="Arthur Parmentier" w:date="2020-06-07T15:27:00Z">
                  <w:rPr>
                    <w:rStyle w:val="Lienhypertexte"/>
                    <w:noProof/>
                  </w:rPr>
                </w:rPrChange>
              </w:rPr>
              <w:t>A multidisciplinary language</w:t>
            </w:r>
            <w:r w:rsidRPr="007C437A">
              <w:rPr>
                <w:webHidden/>
                <w:rPrChange w:id="156" w:author="Arthur Parmentier" w:date="2020-06-07T15:27:00Z">
                  <w:rPr>
                    <w:noProof/>
                    <w:webHidden/>
                  </w:rPr>
                </w:rPrChange>
              </w:rPr>
              <w:tab/>
            </w:r>
            <w:r w:rsidRPr="007C437A">
              <w:rPr>
                <w:webHidden/>
                <w:rPrChange w:id="157" w:author="Arthur Parmentier" w:date="2020-06-07T15:27:00Z">
                  <w:rPr>
                    <w:noProof/>
                    <w:webHidden/>
                  </w:rPr>
                </w:rPrChange>
              </w:rPr>
              <w:fldChar w:fldCharType="begin"/>
            </w:r>
            <w:r w:rsidRPr="007C437A">
              <w:rPr>
                <w:webHidden/>
                <w:rPrChange w:id="158" w:author="Arthur Parmentier" w:date="2020-06-07T15:27:00Z">
                  <w:rPr>
                    <w:noProof/>
                    <w:webHidden/>
                  </w:rPr>
                </w:rPrChange>
              </w:rPr>
              <w:instrText xml:space="preserve"> PAGEREF _Toc42259050 \h </w:instrText>
            </w:r>
          </w:ins>
          <w:r w:rsidRPr="007C437A">
            <w:rPr>
              <w:webHidden/>
              <w:rPrChange w:id="159" w:author="Arthur Parmentier" w:date="2020-06-07T15:27:00Z">
                <w:rPr>
                  <w:noProof/>
                  <w:webHidden/>
                </w:rPr>
              </w:rPrChange>
            </w:rPr>
          </w:r>
          <w:r w:rsidRPr="007C437A">
            <w:rPr>
              <w:webHidden/>
              <w:rPrChange w:id="160" w:author="Arthur Parmentier" w:date="2020-06-07T15:27:00Z">
                <w:rPr>
                  <w:noProof/>
                  <w:webHidden/>
                </w:rPr>
              </w:rPrChange>
            </w:rPr>
            <w:fldChar w:fldCharType="separate"/>
          </w:r>
          <w:ins w:id="161" w:author="Arthur Parmentier" w:date="2020-06-05T14:15:00Z">
            <w:r w:rsidRPr="007C437A">
              <w:rPr>
                <w:webHidden/>
                <w:rPrChange w:id="162" w:author="Arthur Parmentier" w:date="2020-06-07T15:27:00Z">
                  <w:rPr>
                    <w:noProof/>
                    <w:webHidden/>
                  </w:rPr>
                </w:rPrChange>
              </w:rPr>
              <w:t>4</w:t>
            </w:r>
            <w:r w:rsidRPr="007C437A">
              <w:rPr>
                <w:webHidden/>
                <w:rPrChange w:id="163" w:author="Arthur Parmentier" w:date="2020-06-07T15:27:00Z">
                  <w:rPr>
                    <w:noProof/>
                    <w:webHidden/>
                  </w:rPr>
                </w:rPrChange>
              </w:rPr>
              <w:fldChar w:fldCharType="end"/>
            </w:r>
            <w:r w:rsidRPr="007C437A">
              <w:rPr>
                <w:rStyle w:val="Lienhypertexte"/>
                <w:rPrChange w:id="164" w:author="Arthur Parmentier" w:date="2020-06-07T15:27:00Z">
                  <w:rPr>
                    <w:rStyle w:val="Lienhypertexte"/>
                    <w:noProof/>
                  </w:rPr>
                </w:rPrChange>
              </w:rPr>
              <w:fldChar w:fldCharType="end"/>
            </w:r>
          </w:ins>
        </w:p>
        <w:p w:rsidR="00BF73B1" w:rsidRPr="007C437A" w:rsidRDefault="00BF73B1">
          <w:pPr>
            <w:pStyle w:val="TM3"/>
            <w:tabs>
              <w:tab w:val="left" w:pos="880"/>
              <w:tab w:val="right" w:leader="dot" w:pos="9736"/>
            </w:tabs>
            <w:rPr>
              <w:ins w:id="165" w:author="Arthur Parmentier" w:date="2020-06-05T14:15:00Z"/>
              <w:rFonts w:eastAsiaTheme="minorEastAsia" w:cstheme="minorBidi"/>
              <w:sz w:val="22"/>
              <w:szCs w:val="22"/>
              <w:rPrChange w:id="166" w:author="Arthur Parmentier" w:date="2020-06-07T15:27:00Z">
                <w:rPr>
                  <w:ins w:id="167" w:author="Arthur Parmentier" w:date="2020-06-05T14:15:00Z"/>
                  <w:rFonts w:eastAsiaTheme="minorEastAsia" w:cstheme="minorBidi"/>
                  <w:noProof/>
                  <w:sz w:val="22"/>
                  <w:szCs w:val="22"/>
                  <w:lang w:val="fr-FR"/>
                </w:rPr>
              </w:rPrChange>
            </w:rPr>
          </w:pPr>
          <w:ins w:id="168" w:author="Arthur Parmentier" w:date="2020-06-05T14:15:00Z">
            <w:r w:rsidRPr="007C437A">
              <w:rPr>
                <w:rStyle w:val="Lienhypertexte"/>
                <w:rPrChange w:id="169" w:author="Arthur Parmentier" w:date="2020-06-07T15:27:00Z">
                  <w:rPr>
                    <w:rStyle w:val="Lienhypertexte"/>
                    <w:noProof/>
                  </w:rPr>
                </w:rPrChange>
              </w:rPr>
              <w:fldChar w:fldCharType="begin"/>
            </w:r>
            <w:r w:rsidRPr="007C437A">
              <w:rPr>
                <w:rStyle w:val="Lienhypertexte"/>
                <w:rPrChange w:id="170" w:author="Arthur Parmentier" w:date="2020-06-07T15:27:00Z">
                  <w:rPr>
                    <w:rStyle w:val="Lienhypertexte"/>
                    <w:noProof/>
                  </w:rPr>
                </w:rPrChange>
              </w:rPr>
              <w:instrText xml:space="preserve"> </w:instrText>
            </w:r>
            <w:r w:rsidRPr="007C437A">
              <w:rPr>
                <w:rPrChange w:id="171" w:author="Arthur Parmentier" w:date="2020-06-07T15:27:00Z">
                  <w:rPr>
                    <w:noProof/>
                  </w:rPr>
                </w:rPrChange>
              </w:rPr>
              <w:instrText>HYPERLINK \l "_Toc42259051"</w:instrText>
            </w:r>
            <w:r w:rsidRPr="007C437A">
              <w:rPr>
                <w:rStyle w:val="Lienhypertexte"/>
                <w:rPrChange w:id="172" w:author="Arthur Parmentier" w:date="2020-06-07T15:27:00Z">
                  <w:rPr>
                    <w:rStyle w:val="Lienhypertexte"/>
                    <w:noProof/>
                  </w:rPr>
                </w:rPrChange>
              </w:rPr>
              <w:instrText xml:space="preserve"> </w:instrText>
            </w:r>
            <w:r w:rsidRPr="007C437A">
              <w:rPr>
                <w:rStyle w:val="Lienhypertexte"/>
                <w:rPrChange w:id="173" w:author="Arthur Parmentier" w:date="2020-06-07T15:27:00Z">
                  <w:rPr>
                    <w:rStyle w:val="Lienhypertexte"/>
                    <w:noProof/>
                  </w:rPr>
                </w:rPrChange>
              </w:rPr>
              <w:fldChar w:fldCharType="separate"/>
            </w:r>
            <w:r w:rsidRPr="007C437A">
              <w:rPr>
                <w:rStyle w:val="Lienhypertexte"/>
                <w:rPrChange w:id="174" w:author="Arthur Parmentier" w:date="2020-06-07T15:27:00Z">
                  <w:rPr>
                    <w:rStyle w:val="Lienhypertexte"/>
                    <w:noProof/>
                  </w:rPr>
                </w:rPrChange>
              </w:rPr>
              <w:t>2.</w:t>
            </w:r>
            <w:r w:rsidRPr="007C437A">
              <w:rPr>
                <w:rFonts w:eastAsiaTheme="minorEastAsia" w:cstheme="minorBidi"/>
                <w:sz w:val="22"/>
                <w:szCs w:val="22"/>
                <w:rPrChange w:id="175" w:author="Arthur Parmentier" w:date="2020-06-07T15:27:00Z">
                  <w:rPr>
                    <w:rFonts w:eastAsiaTheme="minorEastAsia" w:cstheme="minorBidi"/>
                    <w:noProof/>
                    <w:sz w:val="22"/>
                    <w:szCs w:val="22"/>
                    <w:lang w:val="fr-FR"/>
                  </w:rPr>
                </w:rPrChange>
              </w:rPr>
              <w:tab/>
            </w:r>
            <w:r w:rsidRPr="007C437A">
              <w:rPr>
                <w:rStyle w:val="Lienhypertexte"/>
                <w:rPrChange w:id="176" w:author="Arthur Parmentier" w:date="2020-06-07T15:27:00Z">
                  <w:rPr>
                    <w:rStyle w:val="Lienhypertexte"/>
                    <w:noProof/>
                  </w:rPr>
                </w:rPrChange>
              </w:rPr>
              <w:t>Fertility in Europe, worldwide spread in modern societies</w:t>
            </w:r>
            <w:r w:rsidRPr="007C437A">
              <w:rPr>
                <w:webHidden/>
                <w:rPrChange w:id="177" w:author="Arthur Parmentier" w:date="2020-06-07T15:27:00Z">
                  <w:rPr>
                    <w:noProof/>
                    <w:webHidden/>
                  </w:rPr>
                </w:rPrChange>
              </w:rPr>
              <w:tab/>
            </w:r>
            <w:r w:rsidRPr="007C437A">
              <w:rPr>
                <w:webHidden/>
                <w:rPrChange w:id="178" w:author="Arthur Parmentier" w:date="2020-06-07T15:27:00Z">
                  <w:rPr>
                    <w:noProof/>
                    <w:webHidden/>
                  </w:rPr>
                </w:rPrChange>
              </w:rPr>
              <w:fldChar w:fldCharType="begin"/>
            </w:r>
            <w:r w:rsidRPr="007C437A">
              <w:rPr>
                <w:webHidden/>
                <w:rPrChange w:id="179" w:author="Arthur Parmentier" w:date="2020-06-07T15:27:00Z">
                  <w:rPr>
                    <w:noProof/>
                    <w:webHidden/>
                  </w:rPr>
                </w:rPrChange>
              </w:rPr>
              <w:instrText xml:space="preserve"> PAGEREF _Toc42259051 \h </w:instrText>
            </w:r>
          </w:ins>
          <w:r w:rsidRPr="007C437A">
            <w:rPr>
              <w:webHidden/>
              <w:rPrChange w:id="180" w:author="Arthur Parmentier" w:date="2020-06-07T15:27:00Z">
                <w:rPr>
                  <w:noProof/>
                  <w:webHidden/>
                </w:rPr>
              </w:rPrChange>
            </w:rPr>
          </w:r>
          <w:r w:rsidRPr="007C437A">
            <w:rPr>
              <w:webHidden/>
              <w:rPrChange w:id="181" w:author="Arthur Parmentier" w:date="2020-06-07T15:27:00Z">
                <w:rPr>
                  <w:noProof/>
                  <w:webHidden/>
                </w:rPr>
              </w:rPrChange>
            </w:rPr>
            <w:fldChar w:fldCharType="separate"/>
          </w:r>
          <w:ins w:id="182" w:author="Arthur Parmentier" w:date="2020-06-05T14:15:00Z">
            <w:r w:rsidRPr="007C437A">
              <w:rPr>
                <w:webHidden/>
                <w:rPrChange w:id="183" w:author="Arthur Parmentier" w:date="2020-06-07T15:27:00Z">
                  <w:rPr>
                    <w:noProof/>
                    <w:webHidden/>
                  </w:rPr>
                </w:rPrChange>
              </w:rPr>
              <w:t>4</w:t>
            </w:r>
            <w:r w:rsidRPr="007C437A">
              <w:rPr>
                <w:webHidden/>
                <w:rPrChange w:id="184" w:author="Arthur Parmentier" w:date="2020-06-07T15:27:00Z">
                  <w:rPr>
                    <w:noProof/>
                    <w:webHidden/>
                  </w:rPr>
                </w:rPrChange>
              </w:rPr>
              <w:fldChar w:fldCharType="end"/>
            </w:r>
            <w:r w:rsidRPr="007C437A">
              <w:rPr>
                <w:rStyle w:val="Lienhypertexte"/>
                <w:rPrChange w:id="185" w:author="Arthur Parmentier" w:date="2020-06-07T15:27:00Z">
                  <w:rPr>
                    <w:rStyle w:val="Lienhypertexte"/>
                    <w:noProof/>
                  </w:rPr>
                </w:rPrChange>
              </w:rPr>
              <w:fldChar w:fldCharType="end"/>
            </w:r>
          </w:ins>
        </w:p>
        <w:p w:rsidR="00BF73B1" w:rsidRPr="007C437A" w:rsidRDefault="00BF73B1">
          <w:pPr>
            <w:pStyle w:val="TM1"/>
            <w:tabs>
              <w:tab w:val="left" w:pos="660"/>
              <w:tab w:val="right" w:leader="dot" w:pos="9736"/>
            </w:tabs>
            <w:rPr>
              <w:ins w:id="186" w:author="Arthur Parmentier" w:date="2020-06-05T14:15:00Z"/>
              <w:rFonts w:eastAsiaTheme="minorEastAsia" w:cstheme="minorBidi"/>
              <w:b w:val="0"/>
              <w:bCs w:val="0"/>
              <w:i w:val="0"/>
              <w:iCs w:val="0"/>
              <w:sz w:val="22"/>
              <w:szCs w:val="22"/>
              <w:rPrChange w:id="187" w:author="Arthur Parmentier" w:date="2020-06-07T15:27:00Z">
                <w:rPr>
                  <w:ins w:id="188" w:author="Arthur Parmentier" w:date="2020-06-05T14:15:00Z"/>
                  <w:rFonts w:eastAsiaTheme="minorEastAsia" w:cstheme="minorBidi"/>
                  <w:b w:val="0"/>
                  <w:bCs w:val="0"/>
                  <w:i w:val="0"/>
                  <w:iCs w:val="0"/>
                  <w:noProof/>
                  <w:sz w:val="22"/>
                  <w:szCs w:val="22"/>
                  <w:lang w:val="fr-FR"/>
                </w:rPr>
              </w:rPrChange>
            </w:rPr>
          </w:pPr>
          <w:ins w:id="189" w:author="Arthur Parmentier" w:date="2020-06-05T14:15:00Z">
            <w:r w:rsidRPr="007C437A">
              <w:rPr>
                <w:rStyle w:val="Lienhypertexte"/>
                <w:rPrChange w:id="190" w:author="Arthur Parmentier" w:date="2020-06-07T15:27:00Z">
                  <w:rPr>
                    <w:rStyle w:val="Lienhypertexte"/>
                    <w:noProof/>
                  </w:rPr>
                </w:rPrChange>
              </w:rPr>
              <w:fldChar w:fldCharType="begin"/>
            </w:r>
            <w:r w:rsidRPr="007C437A">
              <w:rPr>
                <w:rStyle w:val="Lienhypertexte"/>
                <w:rPrChange w:id="191" w:author="Arthur Parmentier" w:date="2020-06-07T15:27:00Z">
                  <w:rPr>
                    <w:rStyle w:val="Lienhypertexte"/>
                    <w:noProof/>
                  </w:rPr>
                </w:rPrChange>
              </w:rPr>
              <w:instrText xml:space="preserve"> </w:instrText>
            </w:r>
            <w:r w:rsidRPr="007C437A">
              <w:rPr>
                <w:rPrChange w:id="192" w:author="Arthur Parmentier" w:date="2020-06-07T15:27:00Z">
                  <w:rPr>
                    <w:noProof/>
                  </w:rPr>
                </w:rPrChange>
              </w:rPr>
              <w:instrText>HYPERLINK \l "_Toc42259052"</w:instrText>
            </w:r>
            <w:r w:rsidRPr="007C437A">
              <w:rPr>
                <w:rStyle w:val="Lienhypertexte"/>
                <w:rPrChange w:id="193" w:author="Arthur Parmentier" w:date="2020-06-07T15:27:00Z">
                  <w:rPr>
                    <w:rStyle w:val="Lienhypertexte"/>
                    <w:noProof/>
                  </w:rPr>
                </w:rPrChange>
              </w:rPr>
              <w:instrText xml:space="preserve"> </w:instrText>
            </w:r>
            <w:r w:rsidRPr="007C437A">
              <w:rPr>
                <w:rStyle w:val="Lienhypertexte"/>
                <w:rPrChange w:id="194" w:author="Arthur Parmentier" w:date="2020-06-07T15:27:00Z">
                  <w:rPr>
                    <w:rStyle w:val="Lienhypertexte"/>
                    <w:noProof/>
                  </w:rPr>
                </w:rPrChange>
              </w:rPr>
              <w:fldChar w:fldCharType="separate"/>
            </w:r>
            <w:r w:rsidRPr="007C437A">
              <w:rPr>
                <w:rStyle w:val="Lienhypertexte"/>
                <w:rPrChange w:id="195" w:author="Arthur Parmentier" w:date="2020-06-07T15:27:00Z">
                  <w:rPr>
                    <w:rStyle w:val="Lienhypertexte"/>
                    <w:noProof/>
                  </w:rPr>
                </w:rPrChange>
              </w:rPr>
              <w:t>IV.</w:t>
            </w:r>
            <w:r w:rsidRPr="007C437A">
              <w:rPr>
                <w:rFonts w:eastAsiaTheme="minorEastAsia" w:cstheme="minorBidi"/>
                <w:b w:val="0"/>
                <w:bCs w:val="0"/>
                <w:i w:val="0"/>
                <w:iCs w:val="0"/>
                <w:sz w:val="22"/>
                <w:szCs w:val="22"/>
                <w:rPrChange w:id="196" w:author="Arthur Parmentier" w:date="2020-06-07T15:27:00Z">
                  <w:rPr>
                    <w:rFonts w:eastAsiaTheme="minorEastAsia" w:cstheme="minorBidi"/>
                    <w:b w:val="0"/>
                    <w:bCs w:val="0"/>
                    <w:i w:val="0"/>
                    <w:iCs w:val="0"/>
                    <w:noProof/>
                    <w:sz w:val="22"/>
                    <w:szCs w:val="22"/>
                    <w:lang w:val="fr-FR"/>
                  </w:rPr>
                </w:rPrChange>
              </w:rPr>
              <w:tab/>
            </w:r>
            <w:r w:rsidRPr="007C437A">
              <w:rPr>
                <w:rStyle w:val="Lienhypertexte"/>
                <w:rPrChange w:id="197" w:author="Arthur Parmentier" w:date="2020-06-07T15:27:00Z">
                  <w:rPr>
                    <w:rStyle w:val="Lienhypertexte"/>
                    <w:noProof/>
                  </w:rPr>
                </w:rPrChange>
              </w:rPr>
              <w:t>Historical and theoretical context</w:t>
            </w:r>
            <w:r w:rsidRPr="007C437A">
              <w:rPr>
                <w:webHidden/>
                <w:rPrChange w:id="198" w:author="Arthur Parmentier" w:date="2020-06-07T15:27:00Z">
                  <w:rPr>
                    <w:noProof/>
                    <w:webHidden/>
                  </w:rPr>
                </w:rPrChange>
              </w:rPr>
              <w:tab/>
            </w:r>
            <w:r w:rsidRPr="007C437A">
              <w:rPr>
                <w:webHidden/>
                <w:rPrChange w:id="199" w:author="Arthur Parmentier" w:date="2020-06-07T15:27:00Z">
                  <w:rPr>
                    <w:noProof/>
                    <w:webHidden/>
                  </w:rPr>
                </w:rPrChange>
              </w:rPr>
              <w:fldChar w:fldCharType="begin"/>
            </w:r>
            <w:r w:rsidRPr="007C437A">
              <w:rPr>
                <w:webHidden/>
                <w:rPrChange w:id="200" w:author="Arthur Parmentier" w:date="2020-06-07T15:27:00Z">
                  <w:rPr>
                    <w:noProof/>
                    <w:webHidden/>
                  </w:rPr>
                </w:rPrChange>
              </w:rPr>
              <w:instrText xml:space="preserve"> PAGEREF _Toc42259052 \h </w:instrText>
            </w:r>
          </w:ins>
          <w:r w:rsidRPr="007C437A">
            <w:rPr>
              <w:webHidden/>
              <w:rPrChange w:id="201" w:author="Arthur Parmentier" w:date="2020-06-07T15:27:00Z">
                <w:rPr>
                  <w:noProof/>
                  <w:webHidden/>
                </w:rPr>
              </w:rPrChange>
            </w:rPr>
          </w:r>
          <w:r w:rsidRPr="007C437A">
            <w:rPr>
              <w:webHidden/>
              <w:rPrChange w:id="202" w:author="Arthur Parmentier" w:date="2020-06-07T15:27:00Z">
                <w:rPr>
                  <w:noProof/>
                  <w:webHidden/>
                </w:rPr>
              </w:rPrChange>
            </w:rPr>
            <w:fldChar w:fldCharType="separate"/>
          </w:r>
          <w:ins w:id="203" w:author="Arthur Parmentier" w:date="2020-06-05T14:15:00Z">
            <w:r w:rsidRPr="007C437A">
              <w:rPr>
                <w:webHidden/>
                <w:rPrChange w:id="204" w:author="Arthur Parmentier" w:date="2020-06-07T15:27:00Z">
                  <w:rPr>
                    <w:noProof/>
                    <w:webHidden/>
                  </w:rPr>
                </w:rPrChange>
              </w:rPr>
              <w:t>5</w:t>
            </w:r>
            <w:r w:rsidRPr="007C437A">
              <w:rPr>
                <w:webHidden/>
                <w:rPrChange w:id="205" w:author="Arthur Parmentier" w:date="2020-06-07T15:27:00Z">
                  <w:rPr>
                    <w:noProof/>
                    <w:webHidden/>
                  </w:rPr>
                </w:rPrChange>
              </w:rPr>
              <w:fldChar w:fldCharType="end"/>
            </w:r>
            <w:r w:rsidRPr="007C437A">
              <w:rPr>
                <w:rStyle w:val="Lienhypertexte"/>
                <w:rPrChange w:id="206" w:author="Arthur Parmentier" w:date="2020-06-07T15:27:00Z">
                  <w:rPr>
                    <w:rStyle w:val="Lienhypertexte"/>
                    <w:noProof/>
                  </w:rPr>
                </w:rPrChange>
              </w:rPr>
              <w:fldChar w:fldCharType="end"/>
            </w:r>
          </w:ins>
        </w:p>
        <w:p w:rsidR="00BF73B1" w:rsidRPr="007C437A" w:rsidRDefault="00BF73B1">
          <w:pPr>
            <w:pStyle w:val="TM2"/>
            <w:tabs>
              <w:tab w:val="left" w:pos="660"/>
              <w:tab w:val="right" w:leader="dot" w:pos="9736"/>
            </w:tabs>
            <w:rPr>
              <w:ins w:id="207" w:author="Arthur Parmentier" w:date="2020-06-05T14:15:00Z"/>
              <w:rFonts w:eastAsiaTheme="minorEastAsia" w:cstheme="minorBidi"/>
              <w:b w:val="0"/>
              <w:bCs w:val="0"/>
              <w:rPrChange w:id="208" w:author="Arthur Parmentier" w:date="2020-06-07T15:27:00Z">
                <w:rPr>
                  <w:ins w:id="209" w:author="Arthur Parmentier" w:date="2020-06-05T14:15:00Z"/>
                  <w:rFonts w:eastAsiaTheme="minorEastAsia" w:cstheme="minorBidi"/>
                  <w:b w:val="0"/>
                  <w:bCs w:val="0"/>
                  <w:noProof/>
                  <w:lang w:val="fr-FR"/>
                </w:rPr>
              </w:rPrChange>
            </w:rPr>
          </w:pPr>
          <w:ins w:id="210" w:author="Arthur Parmentier" w:date="2020-06-05T14:15:00Z">
            <w:r w:rsidRPr="007C437A">
              <w:rPr>
                <w:rStyle w:val="Lienhypertexte"/>
                <w:rPrChange w:id="211" w:author="Arthur Parmentier" w:date="2020-06-07T15:27:00Z">
                  <w:rPr>
                    <w:rStyle w:val="Lienhypertexte"/>
                    <w:noProof/>
                  </w:rPr>
                </w:rPrChange>
              </w:rPr>
              <w:fldChar w:fldCharType="begin"/>
            </w:r>
            <w:r w:rsidRPr="007C437A">
              <w:rPr>
                <w:rStyle w:val="Lienhypertexte"/>
                <w:rPrChange w:id="212" w:author="Arthur Parmentier" w:date="2020-06-07T15:27:00Z">
                  <w:rPr>
                    <w:rStyle w:val="Lienhypertexte"/>
                    <w:noProof/>
                  </w:rPr>
                </w:rPrChange>
              </w:rPr>
              <w:instrText xml:space="preserve"> </w:instrText>
            </w:r>
            <w:r w:rsidRPr="007C437A">
              <w:rPr>
                <w:rPrChange w:id="213" w:author="Arthur Parmentier" w:date="2020-06-07T15:27:00Z">
                  <w:rPr>
                    <w:noProof/>
                  </w:rPr>
                </w:rPrChange>
              </w:rPr>
              <w:instrText>HYPERLINK \l "_Toc42259053"</w:instrText>
            </w:r>
            <w:r w:rsidRPr="007C437A">
              <w:rPr>
                <w:rStyle w:val="Lienhypertexte"/>
                <w:rPrChange w:id="214" w:author="Arthur Parmentier" w:date="2020-06-07T15:27:00Z">
                  <w:rPr>
                    <w:rStyle w:val="Lienhypertexte"/>
                    <w:noProof/>
                  </w:rPr>
                </w:rPrChange>
              </w:rPr>
              <w:instrText xml:space="preserve"> </w:instrText>
            </w:r>
            <w:r w:rsidRPr="007C437A">
              <w:rPr>
                <w:rStyle w:val="Lienhypertexte"/>
                <w:rPrChange w:id="215" w:author="Arthur Parmentier" w:date="2020-06-07T15:27:00Z">
                  <w:rPr>
                    <w:rStyle w:val="Lienhypertexte"/>
                    <w:noProof/>
                  </w:rPr>
                </w:rPrChange>
              </w:rPr>
              <w:fldChar w:fldCharType="separate"/>
            </w:r>
            <w:r w:rsidRPr="007C437A">
              <w:rPr>
                <w:rStyle w:val="Lienhypertexte"/>
                <w:rPrChange w:id="216" w:author="Arthur Parmentier" w:date="2020-06-07T15:27:00Z">
                  <w:rPr>
                    <w:rStyle w:val="Lienhypertexte"/>
                    <w:noProof/>
                  </w:rPr>
                </w:rPrChange>
              </w:rPr>
              <w:t>A.</w:t>
            </w:r>
            <w:r w:rsidRPr="007C437A">
              <w:rPr>
                <w:rFonts w:eastAsiaTheme="minorEastAsia" w:cstheme="minorBidi"/>
                <w:b w:val="0"/>
                <w:bCs w:val="0"/>
                <w:rPrChange w:id="217" w:author="Arthur Parmentier" w:date="2020-06-07T15:27:00Z">
                  <w:rPr>
                    <w:rFonts w:eastAsiaTheme="minorEastAsia" w:cstheme="minorBidi"/>
                    <w:b w:val="0"/>
                    <w:bCs w:val="0"/>
                    <w:noProof/>
                    <w:lang w:val="fr-FR"/>
                  </w:rPr>
                </w:rPrChange>
              </w:rPr>
              <w:tab/>
            </w:r>
            <w:r w:rsidRPr="007C437A">
              <w:rPr>
                <w:rStyle w:val="Lienhypertexte"/>
                <w:rPrChange w:id="218" w:author="Arthur Parmentier" w:date="2020-06-07T15:27:00Z">
                  <w:rPr>
                    <w:rStyle w:val="Lienhypertexte"/>
                    <w:noProof/>
                  </w:rPr>
                </w:rPrChange>
              </w:rPr>
              <w:t>Signs for communication: a long history</w:t>
            </w:r>
            <w:r w:rsidRPr="007C437A">
              <w:rPr>
                <w:webHidden/>
                <w:rPrChange w:id="219" w:author="Arthur Parmentier" w:date="2020-06-07T15:27:00Z">
                  <w:rPr>
                    <w:noProof/>
                    <w:webHidden/>
                  </w:rPr>
                </w:rPrChange>
              </w:rPr>
              <w:tab/>
            </w:r>
            <w:r w:rsidRPr="007C437A">
              <w:rPr>
                <w:webHidden/>
                <w:rPrChange w:id="220" w:author="Arthur Parmentier" w:date="2020-06-07T15:27:00Z">
                  <w:rPr>
                    <w:noProof/>
                    <w:webHidden/>
                  </w:rPr>
                </w:rPrChange>
              </w:rPr>
              <w:fldChar w:fldCharType="begin"/>
            </w:r>
            <w:r w:rsidRPr="007C437A">
              <w:rPr>
                <w:webHidden/>
                <w:rPrChange w:id="221" w:author="Arthur Parmentier" w:date="2020-06-07T15:27:00Z">
                  <w:rPr>
                    <w:noProof/>
                    <w:webHidden/>
                  </w:rPr>
                </w:rPrChange>
              </w:rPr>
              <w:instrText xml:space="preserve"> PAGEREF _Toc42259053 \h </w:instrText>
            </w:r>
          </w:ins>
          <w:r w:rsidRPr="007C437A">
            <w:rPr>
              <w:webHidden/>
              <w:rPrChange w:id="222" w:author="Arthur Parmentier" w:date="2020-06-07T15:27:00Z">
                <w:rPr>
                  <w:noProof/>
                  <w:webHidden/>
                </w:rPr>
              </w:rPrChange>
            </w:rPr>
          </w:r>
          <w:r w:rsidRPr="007C437A">
            <w:rPr>
              <w:webHidden/>
              <w:rPrChange w:id="223" w:author="Arthur Parmentier" w:date="2020-06-07T15:27:00Z">
                <w:rPr>
                  <w:noProof/>
                  <w:webHidden/>
                </w:rPr>
              </w:rPrChange>
            </w:rPr>
            <w:fldChar w:fldCharType="separate"/>
          </w:r>
          <w:ins w:id="224" w:author="Arthur Parmentier" w:date="2020-06-05T14:15:00Z">
            <w:r w:rsidRPr="007C437A">
              <w:rPr>
                <w:webHidden/>
                <w:rPrChange w:id="225" w:author="Arthur Parmentier" w:date="2020-06-07T15:27:00Z">
                  <w:rPr>
                    <w:noProof/>
                    <w:webHidden/>
                  </w:rPr>
                </w:rPrChange>
              </w:rPr>
              <w:t>5</w:t>
            </w:r>
            <w:r w:rsidRPr="007C437A">
              <w:rPr>
                <w:webHidden/>
                <w:rPrChange w:id="226" w:author="Arthur Parmentier" w:date="2020-06-07T15:27:00Z">
                  <w:rPr>
                    <w:noProof/>
                    <w:webHidden/>
                  </w:rPr>
                </w:rPrChange>
              </w:rPr>
              <w:fldChar w:fldCharType="end"/>
            </w:r>
            <w:r w:rsidRPr="007C437A">
              <w:rPr>
                <w:rStyle w:val="Lienhypertexte"/>
                <w:rPrChange w:id="227" w:author="Arthur Parmentier" w:date="2020-06-07T15:27:00Z">
                  <w:rPr>
                    <w:rStyle w:val="Lienhypertexte"/>
                    <w:noProof/>
                  </w:rPr>
                </w:rPrChange>
              </w:rPr>
              <w:fldChar w:fldCharType="end"/>
            </w:r>
          </w:ins>
        </w:p>
        <w:p w:rsidR="00BF73B1" w:rsidRPr="007C437A" w:rsidRDefault="00BF73B1">
          <w:pPr>
            <w:pStyle w:val="TM3"/>
            <w:tabs>
              <w:tab w:val="left" w:pos="880"/>
              <w:tab w:val="right" w:leader="dot" w:pos="9736"/>
            </w:tabs>
            <w:rPr>
              <w:ins w:id="228" w:author="Arthur Parmentier" w:date="2020-06-05T14:15:00Z"/>
              <w:rFonts w:eastAsiaTheme="minorEastAsia" w:cstheme="minorBidi"/>
              <w:sz w:val="22"/>
              <w:szCs w:val="22"/>
              <w:rPrChange w:id="229" w:author="Arthur Parmentier" w:date="2020-06-07T15:27:00Z">
                <w:rPr>
                  <w:ins w:id="230" w:author="Arthur Parmentier" w:date="2020-06-05T14:15:00Z"/>
                  <w:rFonts w:eastAsiaTheme="minorEastAsia" w:cstheme="minorBidi"/>
                  <w:noProof/>
                  <w:sz w:val="22"/>
                  <w:szCs w:val="22"/>
                  <w:lang w:val="fr-FR"/>
                </w:rPr>
              </w:rPrChange>
            </w:rPr>
          </w:pPr>
          <w:ins w:id="231" w:author="Arthur Parmentier" w:date="2020-06-05T14:15:00Z">
            <w:r w:rsidRPr="007C437A">
              <w:rPr>
                <w:rStyle w:val="Lienhypertexte"/>
                <w:rPrChange w:id="232" w:author="Arthur Parmentier" w:date="2020-06-07T15:27:00Z">
                  <w:rPr>
                    <w:rStyle w:val="Lienhypertexte"/>
                    <w:noProof/>
                  </w:rPr>
                </w:rPrChange>
              </w:rPr>
              <w:fldChar w:fldCharType="begin"/>
            </w:r>
            <w:r w:rsidRPr="007C437A">
              <w:rPr>
                <w:rStyle w:val="Lienhypertexte"/>
                <w:rPrChange w:id="233" w:author="Arthur Parmentier" w:date="2020-06-07T15:27:00Z">
                  <w:rPr>
                    <w:rStyle w:val="Lienhypertexte"/>
                    <w:noProof/>
                  </w:rPr>
                </w:rPrChange>
              </w:rPr>
              <w:instrText xml:space="preserve"> </w:instrText>
            </w:r>
            <w:r w:rsidRPr="007C437A">
              <w:rPr>
                <w:rPrChange w:id="234" w:author="Arthur Parmentier" w:date="2020-06-07T15:27:00Z">
                  <w:rPr>
                    <w:noProof/>
                  </w:rPr>
                </w:rPrChange>
              </w:rPr>
              <w:instrText>HYPERLINK \l "_Toc42259054"</w:instrText>
            </w:r>
            <w:r w:rsidRPr="007C437A">
              <w:rPr>
                <w:rStyle w:val="Lienhypertexte"/>
                <w:rPrChange w:id="235" w:author="Arthur Parmentier" w:date="2020-06-07T15:27:00Z">
                  <w:rPr>
                    <w:rStyle w:val="Lienhypertexte"/>
                    <w:noProof/>
                  </w:rPr>
                </w:rPrChange>
              </w:rPr>
              <w:instrText xml:space="preserve"> </w:instrText>
            </w:r>
            <w:r w:rsidRPr="007C437A">
              <w:rPr>
                <w:rStyle w:val="Lienhypertexte"/>
                <w:rPrChange w:id="236" w:author="Arthur Parmentier" w:date="2020-06-07T15:27:00Z">
                  <w:rPr>
                    <w:rStyle w:val="Lienhypertexte"/>
                    <w:noProof/>
                  </w:rPr>
                </w:rPrChange>
              </w:rPr>
              <w:fldChar w:fldCharType="separate"/>
            </w:r>
            <w:r w:rsidRPr="007C437A">
              <w:rPr>
                <w:rStyle w:val="Lienhypertexte"/>
                <w:rPrChange w:id="237" w:author="Arthur Parmentier" w:date="2020-06-07T15:27:00Z">
                  <w:rPr>
                    <w:rStyle w:val="Lienhypertexte"/>
                    <w:noProof/>
                  </w:rPr>
                </w:rPrChange>
              </w:rPr>
              <w:t>1.</w:t>
            </w:r>
            <w:r w:rsidRPr="007C437A">
              <w:rPr>
                <w:rFonts w:eastAsiaTheme="minorEastAsia" w:cstheme="minorBidi"/>
                <w:sz w:val="22"/>
                <w:szCs w:val="22"/>
                <w:rPrChange w:id="238" w:author="Arthur Parmentier" w:date="2020-06-07T15:27:00Z">
                  <w:rPr>
                    <w:rFonts w:eastAsiaTheme="minorEastAsia" w:cstheme="minorBidi"/>
                    <w:noProof/>
                    <w:sz w:val="22"/>
                    <w:szCs w:val="22"/>
                    <w:lang w:val="fr-FR"/>
                  </w:rPr>
                </w:rPrChange>
              </w:rPr>
              <w:tab/>
            </w:r>
            <w:r w:rsidRPr="007C437A">
              <w:rPr>
                <w:rStyle w:val="Lienhypertexte"/>
                <w:rPrChange w:id="239" w:author="Arthur Parmentier" w:date="2020-06-07T15:27:00Z">
                  <w:rPr>
                    <w:rStyle w:val="Lienhypertexte"/>
                    <w:noProof/>
                  </w:rPr>
                </w:rPrChange>
              </w:rPr>
              <w:t>A very long time ago…</w:t>
            </w:r>
            <w:r w:rsidRPr="007C437A">
              <w:rPr>
                <w:webHidden/>
                <w:rPrChange w:id="240" w:author="Arthur Parmentier" w:date="2020-06-07T15:27:00Z">
                  <w:rPr>
                    <w:noProof/>
                    <w:webHidden/>
                  </w:rPr>
                </w:rPrChange>
              </w:rPr>
              <w:tab/>
            </w:r>
            <w:r w:rsidRPr="007C437A">
              <w:rPr>
                <w:webHidden/>
                <w:rPrChange w:id="241" w:author="Arthur Parmentier" w:date="2020-06-07T15:27:00Z">
                  <w:rPr>
                    <w:noProof/>
                    <w:webHidden/>
                  </w:rPr>
                </w:rPrChange>
              </w:rPr>
              <w:fldChar w:fldCharType="begin"/>
            </w:r>
            <w:r w:rsidRPr="007C437A">
              <w:rPr>
                <w:webHidden/>
                <w:rPrChange w:id="242" w:author="Arthur Parmentier" w:date="2020-06-07T15:27:00Z">
                  <w:rPr>
                    <w:noProof/>
                    <w:webHidden/>
                  </w:rPr>
                </w:rPrChange>
              </w:rPr>
              <w:instrText xml:space="preserve"> PAGEREF _Toc42259054 \h </w:instrText>
            </w:r>
          </w:ins>
          <w:r w:rsidRPr="007C437A">
            <w:rPr>
              <w:webHidden/>
              <w:rPrChange w:id="243" w:author="Arthur Parmentier" w:date="2020-06-07T15:27:00Z">
                <w:rPr>
                  <w:noProof/>
                  <w:webHidden/>
                </w:rPr>
              </w:rPrChange>
            </w:rPr>
          </w:r>
          <w:r w:rsidRPr="007C437A">
            <w:rPr>
              <w:webHidden/>
              <w:rPrChange w:id="244" w:author="Arthur Parmentier" w:date="2020-06-07T15:27:00Z">
                <w:rPr>
                  <w:noProof/>
                  <w:webHidden/>
                </w:rPr>
              </w:rPrChange>
            </w:rPr>
            <w:fldChar w:fldCharType="separate"/>
          </w:r>
          <w:ins w:id="245" w:author="Arthur Parmentier" w:date="2020-06-05T14:15:00Z">
            <w:r w:rsidRPr="007C437A">
              <w:rPr>
                <w:webHidden/>
                <w:rPrChange w:id="246" w:author="Arthur Parmentier" w:date="2020-06-07T15:27:00Z">
                  <w:rPr>
                    <w:noProof/>
                    <w:webHidden/>
                  </w:rPr>
                </w:rPrChange>
              </w:rPr>
              <w:t>5</w:t>
            </w:r>
            <w:r w:rsidRPr="007C437A">
              <w:rPr>
                <w:webHidden/>
                <w:rPrChange w:id="247" w:author="Arthur Parmentier" w:date="2020-06-07T15:27:00Z">
                  <w:rPr>
                    <w:noProof/>
                    <w:webHidden/>
                  </w:rPr>
                </w:rPrChange>
              </w:rPr>
              <w:fldChar w:fldCharType="end"/>
            </w:r>
            <w:r w:rsidRPr="007C437A">
              <w:rPr>
                <w:rStyle w:val="Lienhypertexte"/>
                <w:rPrChange w:id="248" w:author="Arthur Parmentier" w:date="2020-06-07T15:27:00Z">
                  <w:rPr>
                    <w:rStyle w:val="Lienhypertexte"/>
                    <w:noProof/>
                  </w:rPr>
                </w:rPrChange>
              </w:rPr>
              <w:fldChar w:fldCharType="end"/>
            </w:r>
          </w:ins>
        </w:p>
        <w:p w:rsidR="00BF73B1" w:rsidRPr="007C437A" w:rsidRDefault="00BF73B1">
          <w:pPr>
            <w:pStyle w:val="TM3"/>
            <w:tabs>
              <w:tab w:val="left" w:pos="880"/>
              <w:tab w:val="right" w:leader="dot" w:pos="9736"/>
            </w:tabs>
            <w:rPr>
              <w:ins w:id="249" w:author="Arthur Parmentier" w:date="2020-06-05T14:15:00Z"/>
              <w:rFonts w:eastAsiaTheme="minorEastAsia" w:cstheme="minorBidi"/>
              <w:sz w:val="22"/>
              <w:szCs w:val="22"/>
              <w:rPrChange w:id="250" w:author="Arthur Parmentier" w:date="2020-06-07T15:27:00Z">
                <w:rPr>
                  <w:ins w:id="251" w:author="Arthur Parmentier" w:date="2020-06-05T14:15:00Z"/>
                  <w:rFonts w:eastAsiaTheme="minorEastAsia" w:cstheme="minorBidi"/>
                  <w:noProof/>
                  <w:sz w:val="22"/>
                  <w:szCs w:val="22"/>
                  <w:lang w:val="fr-FR"/>
                </w:rPr>
              </w:rPrChange>
            </w:rPr>
          </w:pPr>
          <w:ins w:id="252" w:author="Arthur Parmentier" w:date="2020-06-05T14:15:00Z">
            <w:r w:rsidRPr="007C437A">
              <w:rPr>
                <w:rStyle w:val="Lienhypertexte"/>
                <w:rPrChange w:id="253" w:author="Arthur Parmentier" w:date="2020-06-07T15:27:00Z">
                  <w:rPr>
                    <w:rStyle w:val="Lienhypertexte"/>
                    <w:noProof/>
                  </w:rPr>
                </w:rPrChange>
              </w:rPr>
              <w:fldChar w:fldCharType="begin"/>
            </w:r>
            <w:r w:rsidRPr="007C437A">
              <w:rPr>
                <w:rStyle w:val="Lienhypertexte"/>
                <w:rPrChange w:id="254" w:author="Arthur Parmentier" w:date="2020-06-07T15:27:00Z">
                  <w:rPr>
                    <w:rStyle w:val="Lienhypertexte"/>
                    <w:noProof/>
                  </w:rPr>
                </w:rPrChange>
              </w:rPr>
              <w:instrText xml:space="preserve"> </w:instrText>
            </w:r>
            <w:r w:rsidRPr="007C437A">
              <w:rPr>
                <w:rPrChange w:id="255" w:author="Arthur Parmentier" w:date="2020-06-07T15:27:00Z">
                  <w:rPr>
                    <w:noProof/>
                  </w:rPr>
                </w:rPrChange>
              </w:rPr>
              <w:instrText>HYPERLINK \l "_Toc42259055"</w:instrText>
            </w:r>
            <w:r w:rsidRPr="007C437A">
              <w:rPr>
                <w:rStyle w:val="Lienhypertexte"/>
                <w:rPrChange w:id="256" w:author="Arthur Parmentier" w:date="2020-06-07T15:27:00Z">
                  <w:rPr>
                    <w:rStyle w:val="Lienhypertexte"/>
                    <w:noProof/>
                  </w:rPr>
                </w:rPrChange>
              </w:rPr>
              <w:instrText xml:space="preserve"> </w:instrText>
            </w:r>
            <w:r w:rsidRPr="007C437A">
              <w:rPr>
                <w:rStyle w:val="Lienhypertexte"/>
                <w:rPrChange w:id="257" w:author="Arthur Parmentier" w:date="2020-06-07T15:27:00Z">
                  <w:rPr>
                    <w:rStyle w:val="Lienhypertexte"/>
                    <w:noProof/>
                  </w:rPr>
                </w:rPrChange>
              </w:rPr>
              <w:fldChar w:fldCharType="separate"/>
            </w:r>
            <w:r w:rsidRPr="007C437A">
              <w:rPr>
                <w:rStyle w:val="Lienhypertexte"/>
                <w:rPrChange w:id="258" w:author="Arthur Parmentier" w:date="2020-06-07T15:27:00Z">
                  <w:rPr>
                    <w:rStyle w:val="Lienhypertexte"/>
                    <w:noProof/>
                  </w:rPr>
                </w:rPrChange>
              </w:rPr>
              <w:t>2.</w:t>
            </w:r>
            <w:r w:rsidRPr="007C437A">
              <w:rPr>
                <w:rFonts w:eastAsiaTheme="minorEastAsia" w:cstheme="minorBidi"/>
                <w:sz w:val="22"/>
                <w:szCs w:val="22"/>
                <w:rPrChange w:id="259" w:author="Arthur Parmentier" w:date="2020-06-07T15:27:00Z">
                  <w:rPr>
                    <w:rFonts w:eastAsiaTheme="minorEastAsia" w:cstheme="minorBidi"/>
                    <w:noProof/>
                    <w:sz w:val="22"/>
                    <w:szCs w:val="22"/>
                    <w:lang w:val="fr-FR"/>
                  </w:rPr>
                </w:rPrChange>
              </w:rPr>
              <w:tab/>
            </w:r>
            <w:r w:rsidRPr="007C437A">
              <w:rPr>
                <w:rStyle w:val="Lienhypertexte"/>
                <w:rPrChange w:id="260" w:author="Arthur Parmentier" w:date="2020-06-07T15:27:00Z">
                  <w:rPr>
                    <w:rStyle w:val="Lienhypertexte"/>
                    <w:noProof/>
                  </w:rPr>
                </w:rPrChange>
              </w:rPr>
              <w:t>Middle ages: neumes</w:t>
            </w:r>
            <w:r w:rsidRPr="007C437A">
              <w:rPr>
                <w:webHidden/>
                <w:rPrChange w:id="261" w:author="Arthur Parmentier" w:date="2020-06-07T15:27:00Z">
                  <w:rPr>
                    <w:noProof/>
                    <w:webHidden/>
                  </w:rPr>
                </w:rPrChange>
              </w:rPr>
              <w:tab/>
            </w:r>
            <w:r w:rsidRPr="007C437A">
              <w:rPr>
                <w:webHidden/>
                <w:rPrChange w:id="262" w:author="Arthur Parmentier" w:date="2020-06-07T15:27:00Z">
                  <w:rPr>
                    <w:noProof/>
                    <w:webHidden/>
                  </w:rPr>
                </w:rPrChange>
              </w:rPr>
              <w:fldChar w:fldCharType="begin"/>
            </w:r>
            <w:r w:rsidRPr="007C437A">
              <w:rPr>
                <w:webHidden/>
                <w:rPrChange w:id="263" w:author="Arthur Parmentier" w:date="2020-06-07T15:27:00Z">
                  <w:rPr>
                    <w:noProof/>
                    <w:webHidden/>
                  </w:rPr>
                </w:rPrChange>
              </w:rPr>
              <w:instrText xml:space="preserve"> PAGEREF _Toc42259055 \h </w:instrText>
            </w:r>
          </w:ins>
          <w:r w:rsidRPr="007C437A">
            <w:rPr>
              <w:webHidden/>
              <w:rPrChange w:id="264" w:author="Arthur Parmentier" w:date="2020-06-07T15:27:00Z">
                <w:rPr>
                  <w:noProof/>
                  <w:webHidden/>
                </w:rPr>
              </w:rPrChange>
            </w:rPr>
          </w:r>
          <w:r w:rsidRPr="007C437A">
            <w:rPr>
              <w:webHidden/>
              <w:rPrChange w:id="265" w:author="Arthur Parmentier" w:date="2020-06-07T15:27:00Z">
                <w:rPr>
                  <w:noProof/>
                  <w:webHidden/>
                </w:rPr>
              </w:rPrChange>
            </w:rPr>
            <w:fldChar w:fldCharType="separate"/>
          </w:r>
          <w:ins w:id="266" w:author="Arthur Parmentier" w:date="2020-06-05T14:15:00Z">
            <w:r w:rsidRPr="007C437A">
              <w:rPr>
                <w:webHidden/>
                <w:rPrChange w:id="267" w:author="Arthur Parmentier" w:date="2020-06-07T15:27:00Z">
                  <w:rPr>
                    <w:noProof/>
                    <w:webHidden/>
                  </w:rPr>
                </w:rPrChange>
              </w:rPr>
              <w:t>5</w:t>
            </w:r>
            <w:r w:rsidRPr="007C437A">
              <w:rPr>
                <w:webHidden/>
                <w:rPrChange w:id="268" w:author="Arthur Parmentier" w:date="2020-06-07T15:27:00Z">
                  <w:rPr>
                    <w:noProof/>
                    <w:webHidden/>
                  </w:rPr>
                </w:rPrChange>
              </w:rPr>
              <w:fldChar w:fldCharType="end"/>
            </w:r>
            <w:r w:rsidRPr="007C437A">
              <w:rPr>
                <w:rStyle w:val="Lienhypertexte"/>
                <w:rPrChange w:id="269" w:author="Arthur Parmentier" w:date="2020-06-07T15:27:00Z">
                  <w:rPr>
                    <w:rStyle w:val="Lienhypertexte"/>
                    <w:noProof/>
                  </w:rPr>
                </w:rPrChange>
              </w:rPr>
              <w:fldChar w:fldCharType="end"/>
            </w:r>
          </w:ins>
        </w:p>
        <w:p w:rsidR="00BF73B1" w:rsidRPr="007C437A" w:rsidRDefault="00BF73B1">
          <w:pPr>
            <w:pStyle w:val="TM3"/>
            <w:tabs>
              <w:tab w:val="left" w:pos="880"/>
              <w:tab w:val="right" w:leader="dot" w:pos="9736"/>
            </w:tabs>
            <w:rPr>
              <w:ins w:id="270" w:author="Arthur Parmentier" w:date="2020-06-05T14:15:00Z"/>
              <w:rFonts w:eastAsiaTheme="minorEastAsia" w:cstheme="minorBidi"/>
              <w:sz w:val="22"/>
              <w:szCs w:val="22"/>
              <w:rPrChange w:id="271" w:author="Arthur Parmentier" w:date="2020-06-07T15:27:00Z">
                <w:rPr>
                  <w:ins w:id="272" w:author="Arthur Parmentier" w:date="2020-06-05T14:15:00Z"/>
                  <w:rFonts w:eastAsiaTheme="minorEastAsia" w:cstheme="minorBidi"/>
                  <w:noProof/>
                  <w:sz w:val="22"/>
                  <w:szCs w:val="22"/>
                  <w:lang w:val="fr-FR"/>
                </w:rPr>
              </w:rPrChange>
            </w:rPr>
          </w:pPr>
          <w:ins w:id="273" w:author="Arthur Parmentier" w:date="2020-06-05T14:15:00Z">
            <w:r w:rsidRPr="007C437A">
              <w:rPr>
                <w:rStyle w:val="Lienhypertexte"/>
                <w:rPrChange w:id="274" w:author="Arthur Parmentier" w:date="2020-06-07T15:27:00Z">
                  <w:rPr>
                    <w:rStyle w:val="Lienhypertexte"/>
                    <w:noProof/>
                  </w:rPr>
                </w:rPrChange>
              </w:rPr>
              <w:fldChar w:fldCharType="begin"/>
            </w:r>
            <w:r w:rsidRPr="007C437A">
              <w:rPr>
                <w:rStyle w:val="Lienhypertexte"/>
                <w:rPrChange w:id="275" w:author="Arthur Parmentier" w:date="2020-06-07T15:27:00Z">
                  <w:rPr>
                    <w:rStyle w:val="Lienhypertexte"/>
                    <w:noProof/>
                  </w:rPr>
                </w:rPrChange>
              </w:rPr>
              <w:instrText xml:space="preserve"> </w:instrText>
            </w:r>
            <w:r w:rsidRPr="007C437A">
              <w:rPr>
                <w:rPrChange w:id="276" w:author="Arthur Parmentier" w:date="2020-06-07T15:27:00Z">
                  <w:rPr>
                    <w:noProof/>
                  </w:rPr>
                </w:rPrChange>
              </w:rPr>
              <w:instrText>HYPERLINK \l "_Toc42259057"</w:instrText>
            </w:r>
            <w:r w:rsidRPr="007C437A">
              <w:rPr>
                <w:rStyle w:val="Lienhypertexte"/>
                <w:rPrChange w:id="277" w:author="Arthur Parmentier" w:date="2020-06-07T15:27:00Z">
                  <w:rPr>
                    <w:rStyle w:val="Lienhypertexte"/>
                    <w:noProof/>
                  </w:rPr>
                </w:rPrChange>
              </w:rPr>
              <w:instrText xml:space="preserve"> </w:instrText>
            </w:r>
            <w:r w:rsidRPr="007C437A">
              <w:rPr>
                <w:rStyle w:val="Lienhypertexte"/>
                <w:rPrChange w:id="278" w:author="Arthur Parmentier" w:date="2020-06-07T15:27:00Z">
                  <w:rPr>
                    <w:rStyle w:val="Lienhypertexte"/>
                    <w:noProof/>
                  </w:rPr>
                </w:rPrChange>
              </w:rPr>
              <w:fldChar w:fldCharType="separate"/>
            </w:r>
            <w:r w:rsidRPr="007C437A">
              <w:rPr>
                <w:rStyle w:val="Lienhypertexte"/>
                <w:rPrChange w:id="279" w:author="Arthur Parmentier" w:date="2020-06-07T15:27:00Z">
                  <w:rPr>
                    <w:rStyle w:val="Lienhypertexte"/>
                    <w:noProof/>
                  </w:rPr>
                </w:rPrChange>
              </w:rPr>
              <w:t>3.</w:t>
            </w:r>
            <w:r w:rsidRPr="007C437A">
              <w:rPr>
                <w:rFonts w:eastAsiaTheme="minorEastAsia" w:cstheme="minorBidi"/>
                <w:sz w:val="22"/>
                <w:szCs w:val="22"/>
                <w:rPrChange w:id="280" w:author="Arthur Parmentier" w:date="2020-06-07T15:27:00Z">
                  <w:rPr>
                    <w:rFonts w:eastAsiaTheme="minorEastAsia" w:cstheme="minorBidi"/>
                    <w:noProof/>
                    <w:sz w:val="22"/>
                    <w:szCs w:val="22"/>
                    <w:lang w:val="fr-FR"/>
                  </w:rPr>
                </w:rPrChange>
              </w:rPr>
              <w:tab/>
            </w:r>
            <w:r w:rsidRPr="007C437A">
              <w:rPr>
                <w:rStyle w:val="Lienhypertexte"/>
                <w:rPrChange w:id="281" w:author="Arthur Parmentier" w:date="2020-06-07T15:27:00Z">
                  <w:rPr>
                    <w:rStyle w:val="Lienhypertexte"/>
                    <w:noProof/>
                  </w:rPr>
                </w:rPrChange>
              </w:rPr>
              <w:t>Creation of modern sign languages for deafs (?)</w:t>
            </w:r>
            <w:r w:rsidRPr="007C437A">
              <w:rPr>
                <w:webHidden/>
                <w:rPrChange w:id="282" w:author="Arthur Parmentier" w:date="2020-06-07T15:27:00Z">
                  <w:rPr>
                    <w:noProof/>
                    <w:webHidden/>
                  </w:rPr>
                </w:rPrChange>
              </w:rPr>
              <w:tab/>
            </w:r>
            <w:r w:rsidRPr="007C437A">
              <w:rPr>
                <w:webHidden/>
                <w:rPrChange w:id="283" w:author="Arthur Parmentier" w:date="2020-06-07T15:27:00Z">
                  <w:rPr>
                    <w:noProof/>
                    <w:webHidden/>
                  </w:rPr>
                </w:rPrChange>
              </w:rPr>
              <w:fldChar w:fldCharType="begin"/>
            </w:r>
            <w:r w:rsidRPr="007C437A">
              <w:rPr>
                <w:webHidden/>
                <w:rPrChange w:id="284" w:author="Arthur Parmentier" w:date="2020-06-07T15:27:00Z">
                  <w:rPr>
                    <w:noProof/>
                    <w:webHidden/>
                  </w:rPr>
                </w:rPrChange>
              </w:rPr>
              <w:instrText xml:space="preserve"> PAGEREF _Toc42259057 \h </w:instrText>
            </w:r>
          </w:ins>
          <w:r w:rsidRPr="007C437A">
            <w:rPr>
              <w:webHidden/>
              <w:rPrChange w:id="285" w:author="Arthur Parmentier" w:date="2020-06-07T15:27:00Z">
                <w:rPr>
                  <w:noProof/>
                  <w:webHidden/>
                </w:rPr>
              </w:rPrChange>
            </w:rPr>
          </w:r>
          <w:r w:rsidRPr="007C437A">
            <w:rPr>
              <w:webHidden/>
              <w:rPrChange w:id="286" w:author="Arthur Parmentier" w:date="2020-06-07T15:27:00Z">
                <w:rPr>
                  <w:noProof/>
                  <w:webHidden/>
                </w:rPr>
              </w:rPrChange>
            </w:rPr>
            <w:fldChar w:fldCharType="separate"/>
          </w:r>
          <w:ins w:id="287" w:author="Arthur Parmentier" w:date="2020-06-05T14:15:00Z">
            <w:r w:rsidRPr="007C437A">
              <w:rPr>
                <w:webHidden/>
                <w:rPrChange w:id="288" w:author="Arthur Parmentier" w:date="2020-06-07T15:27:00Z">
                  <w:rPr>
                    <w:noProof/>
                    <w:webHidden/>
                  </w:rPr>
                </w:rPrChange>
              </w:rPr>
              <w:t>5</w:t>
            </w:r>
            <w:r w:rsidRPr="007C437A">
              <w:rPr>
                <w:webHidden/>
                <w:rPrChange w:id="289" w:author="Arthur Parmentier" w:date="2020-06-07T15:27:00Z">
                  <w:rPr>
                    <w:noProof/>
                    <w:webHidden/>
                  </w:rPr>
                </w:rPrChange>
              </w:rPr>
              <w:fldChar w:fldCharType="end"/>
            </w:r>
            <w:r w:rsidRPr="007C437A">
              <w:rPr>
                <w:rStyle w:val="Lienhypertexte"/>
                <w:rPrChange w:id="290" w:author="Arthur Parmentier" w:date="2020-06-07T15:27:00Z">
                  <w:rPr>
                    <w:rStyle w:val="Lienhypertexte"/>
                    <w:noProof/>
                  </w:rPr>
                </w:rPrChange>
              </w:rPr>
              <w:fldChar w:fldCharType="end"/>
            </w:r>
          </w:ins>
        </w:p>
        <w:p w:rsidR="00BF73B1" w:rsidRPr="007C437A" w:rsidRDefault="00BF73B1">
          <w:pPr>
            <w:pStyle w:val="TM3"/>
            <w:tabs>
              <w:tab w:val="left" w:pos="880"/>
              <w:tab w:val="right" w:leader="dot" w:pos="9736"/>
            </w:tabs>
            <w:rPr>
              <w:ins w:id="291" w:author="Arthur Parmentier" w:date="2020-06-05T14:15:00Z"/>
              <w:rFonts w:eastAsiaTheme="minorEastAsia" w:cstheme="minorBidi"/>
              <w:sz w:val="22"/>
              <w:szCs w:val="22"/>
              <w:rPrChange w:id="292" w:author="Arthur Parmentier" w:date="2020-06-07T15:27:00Z">
                <w:rPr>
                  <w:ins w:id="293" w:author="Arthur Parmentier" w:date="2020-06-05T14:15:00Z"/>
                  <w:rFonts w:eastAsiaTheme="minorEastAsia" w:cstheme="minorBidi"/>
                  <w:noProof/>
                  <w:sz w:val="22"/>
                  <w:szCs w:val="22"/>
                  <w:lang w:val="fr-FR"/>
                </w:rPr>
              </w:rPrChange>
            </w:rPr>
          </w:pPr>
          <w:ins w:id="294" w:author="Arthur Parmentier" w:date="2020-06-05T14:15:00Z">
            <w:r w:rsidRPr="007C437A">
              <w:rPr>
                <w:rStyle w:val="Lienhypertexte"/>
                <w:rPrChange w:id="295" w:author="Arthur Parmentier" w:date="2020-06-07T15:27:00Z">
                  <w:rPr>
                    <w:rStyle w:val="Lienhypertexte"/>
                    <w:noProof/>
                  </w:rPr>
                </w:rPrChange>
              </w:rPr>
              <w:fldChar w:fldCharType="begin"/>
            </w:r>
            <w:r w:rsidRPr="007C437A">
              <w:rPr>
                <w:rStyle w:val="Lienhypertexte"/>
                <w:rPrChange w:id="296" w:author="Arthur Parmentier" w:date="2020-06-07T15:27:00Z">
                  <w:rPr>
                    <w:rStyle w:val="Lienhypertexte"/>
                    <w:noProof/>
                  </w:rPr>
                </w:rPrChange>
              </w:rPr>
              <w:instrText xml:space="preserve"> </w:instrText>
            </w:r>
            <w:r w:rsidRPr="007C437A">
              <w:rPr>
                <w:rPrChange w:id="297" w:author="Arthur Parmentier" w:date="2020-06-07T15:27:00Z">
                  <w:rPr>
                    <w:noProof/>
                  </w:rPr>
                </w:rPrChange>
              </w:rPr>
              <w:instrText>HYPERLINK \l "_Toc42259059"</w:instrText>
            </w:r>
            <w:r w:rsidRPr="007C437A">
              <w:rPr>
                <w:rStyle w:val="Lienhypertexte"/>
                <w:rPrChange w:id="298" w:author="Arthur Parmentier" w:date="2020-06-07T15:27:00Z">
                  <w:rPr>
                    <w:rStyle w:val="Lienhypertexte"/>
                    <w:noProof/>
                  </w:rPr>
                </w:rPrChange>
              </w:rPr>
              <w:instrText xml:space="preserve"> </w:instrText>
            </w:r>
            <w:r w:rsidRPr="007C437A">
              <w:rPr>
                <w:rStyle w:val="Lienhypertexte"/>
                <w:rPrChange w:id="299" w:author="Arthur Parmentier" w:date="2020-06-07T15:27:00Z">
                  <w:rPr>
                    <w:rStyle w:val="Lienhypertexte"/>
                    <w:noProof/>
                  </w:rPr>
                </w:rPrChange>
              </w:rPr>
              <w:fldChar w:fldCharType="separate"/>
            </w:r>
            <w:r w:rsidRPr="007C437A">
              <w:rPr>
                <w:rStyle w:val="Lienhypertexte"/>
                <w:rPrChange w:id="300" w:author="Arthur Parmentier" w:date="2020-06-07T15:27:00Z">
                  <w:rPr>
                    <w:rStyle w:val="Lienhypertexte"/>
                    <w:noProof/>
                  </w:rPr>
                </w:rPrChange>
              </w:rPr>
              <w:t>4.</w:t>
            </w:r>
            <w:r w:rsidRPr="007C437A">
              <w:rPr>
                <w:rFonts w:eastAsiaTheme="minorEastAsia" w:cstheme="minorBidi"/>
                <w:sz w:val="22"/>
                <w:szCs w:val="22"/>
                <w:rPrChange w:id="301" w:author="Arthur Parmentier" w:date="2020-06-07T15:27:00Z">
                  <w:rPr>
                    <w:rFonts w:eastAsiaTheme="minorEastAsia" w:cstheme="minorBidi"/>
                    <w:noProof/>
                    <w:sz w:val="22"/>
                    <w:szCs w:val="22"/>
                    <w:lang w:val="fr-FR"/>
                  </w:rPr>
                </w:rPrChange>
              </w:rPr>
              <w:tab/>
            </w:r>
            <w:r w:rsidRPr="007C437A">
              <w:rPr>
                <w:rStyle w:val="Lienhypertexte"/>
                <w:rPrChange w:id="302" w:author="Arthur Parmentier" w:date="2020-06-07T15:27:00Z">
                  <w:rPr>
                    <w:rStyle w:val="Lienhypertexte"/>
                    <w:noProof/>
                  </w:rPr>
                </w:rPrChange>
              </w:rPr>
              <w:t>Conduction &amp; other contemporary forms of artistic sign languages</w:t>
            </w:r>
            <w:r w:rsidRPr="007C437A">
              <w:rPr>
                <w:webHidden/>
                <w:rPrChange w:id="303" w:author="Arthur Parmentier" w:date="2020-06-07T15:27:00Z">
                  <w:rPr>
                    <w:noProof/>
                    <w:webHidden/>
                  </w:rPr>
                </w:rPrChange>
              </w:rPr>
              <w:tab/>
            </w:r>
            <w:r w:rsidRPr="007C437A">
              <w:rPr>
                <w:webHidden/>
                <w:rPrChange w:id="304" w:author="Arthur Parmentier" w:date="2020-06-07T15:27:00Z">
                  <w:rPr>
                    <w:noProof/>
                    <w:webHidden/>
                  </w:rPr>
                </w:rPrChange>
              </w:rPr>
              <w:fldChar w:fldCharType="begin"/>
            </w:r>
            <w:r w:rsidRPr="007C437A">
              <w:rPr>
                <w:webHidden/>
                <w:rPrChange w:id="305" w:author="Arthur Parmentier" w:date="2020-06-07T15:27:00Z">
                  <w:rPr>
                    <w:noProof/>
                    <w:webHidden/>
                  </w:rPr>
                </w:rPrChange>
              </w:rPr>
              <w:instrText xml:space="preserve"> PAGEREF _Toc42259059 \h </w:instrText>
            </w:r>
          </w:ins>
          <w:r w:rsidRPr="007C437A">
            <w:rPr>
              <w:webHidden/>
              <w:rPrChange w:id="306" w:author="Arthur Parmentier" w:date="2020-06-07T15:27:00Z">
                <w:rPr>
                  <w:noProof/>
                  <w:webHidden/>
                </w:rPr>
              </w:rPrChange>
            </w:rPr>
          </w:r>
          <w:r w:rsidRPr="007C437A">
            <w:rPr>
              <w:webHidden/>
              <w:rPrChange w:id="307" w:author="Arthur Parmentier" w:date="2020-06-07T15:27:00Z">
                <w:rPr>
                  <w:noProof/>
                  <w:webHidden/>
                </w:rPr>
              </w:rPrChange>
            </w:rPr>
            <w:fldChar w:fldCharType="separate"/>
          </w:r>
          <w:ins w:id="308" w:author="Arthur Parmentier" w:date="2020-06-05T14:15:00Z">
            <w:r w:rsidRPr="007C437A">
              <w:rPr>
                <w:webHidden/>
                <w:rPrChange w:id="309" w:author="Arthur Parmentier" w:date="2020-06-07T15:27:00Z">
                  <w:rPr>
                    <w:noProof/>
                    <w:webHidden/>
                  </w:rPr>
                </w:rPrChange>
              </w:rPr>
              <w:t>5</w:t>
            </w:r>
            <w:r w:rsidRPr="007C437A">
              <w:rPr>
                <w:webHidden/>
                <w:rPrChange w:id="310" w:author="Arthur Parmentier" w:date="2020-06-07T15:27:00Z">
                  <w:rPr>
                    <w:noProof/>
                    <w:webHidden/>
                  </w:rPr>
                </w:rPrChange>
              </w:rPr>
              <w:fldChar w:fldCharType="end"/>
            </w:r>
            <w:r w:rsidRPr="007C437A">
              <w:rPr>
                <w:rStyle w:val="Lienhypertexte"/>
                <w:rPrChange w:id="311" w:author="Arthur Parmentier" w:date="2020-06-07T15:27:00Z">
                  <w:rPr>
                    <w:rStyle w:val="Lienhypertexte"/>
                    <w:noProof/>
                  </w:rPr>
                </w:rPrChange>
              </w:rPr>
              <w:fldChar w:fldCharType="end"/>
            </w:r>
          </w:ins>
        </w:p>
        <w:p w:rsidR="00BF73B1" w:rsidRPr="007C437A" w:rsidRDefault="00BF73B1">
          <w:pPr>
            <w:pStyle w:val="TM2"/>
            <w:tabs>
              <w:tab w:val="left" w:pos="660"/>
              <w:tab w:val="right" w:leader="dot" w:pos="9736"/>
            </w:tabs>
            <w:rPr>
              <w:ins w:id="312" w:author="Arthur Parmentier" w:date="2020-06-05T14:15:00Z"/>
              <w:rFonts w:eastAsiaTheme="minorEastAsia" w:cstheme="minorBidi"/>
              <w:b w:val="0"/>
              <w:bCs w:val="0"/>
              <w:rPrChange w:id="313" w:author="Arthur Parmentier" w:date="2020-06-07T15:27:00Z">
                <w:rPr>
                  <w:ins w:id="314" w:author="Arthur Parmentier" w:date="2020-06-05T14:15:00Z"/>
                  <w:rFonts w:eastAsiaTheme="minorEastAsia" w:cstheme="minorBidi"/>
                  <w:b w:val="0"/>
                  <w:bCs w:val="0"/>
                  <w:noProof/>
                  <w:lang w:val="fr-FR"/>
                </w:rPr>
              </w:rPrChange>
            </w:rPr>
          </w:pPr>
          <w:ins w:id="315" w:author="Arthur Parmentier" w:date="2020-06-05T14:15:00Z">
            <w:r w:rsidRPr="007C437A">
              <w:rPr>
                <w:rStyle w:val="Lienhypertexte"/>
                <w:rPrChange w:id="316" w:author="Arthur Parmentier" w:date="2020-06-07T15:27:00Z">
                  <w:rPr>
                    <w:rStyle w:val="Lienhypertexte"/>
                    <w:noProof/>
                  </w:rPr>
                </w:rPrChange>
              </w:rPr>
              <w:fldChar w:fldCharType="begin"/>
            </w:r>
            <w:r w:rsidRPr="007C437A">
              <w:rPr>
                <w:rStyle w:val="Lienhypertexte"/>
                <w:rPrChange w:id="317" w:author="Arthur Parmentier" w:date="2020-06-07T15:27:00Z">
                  <w:rPr>
                    <w:rStyle w:val="Lienhypertexte"/>
                    <w:noProof/>
                  </w:rPr>
                </w:rPrChange>
              </w:rPr>
              <w:instrText xml:space="preserve"> </w:instrText>
            </w:r>
            <w:r w:rsidRPr="007C437A">
              <w:rPr>
                <w:rPrChange w:id="318" w:author="Arthur Parmentier" w:date="2020-06-07T15:27:00Z">
                  <w:rPr>
                    <w:noProof/>
                  </w:rPr>
                </w:rPrChange>
              </w:rPr>
              <w:instrText>HYPERLINK \l "_Toc42259060"</w:instrText>
            </w:r>
            <w:r w:rsidRPr="007C437A">
              <w:rPr>
                <w:rStyle w:val="Lienhypertexte"/>
                <w:rPrChange w:id="319" w:author="Arthur Parmentier" w:date="2020-06-07T15:27:00Z">
                  <w:rPr>
                    <w:rStyle w:val="Lienhypertexte"/>
                    <w:noProof/>
                  </w:rPr>
                </w:rPrChange>
              </w:rPr>
              <w:instrText xml:space="preserve"> </w:instrText>
            </w:r>
            <w:r w:rsidRPr="007C437A">
              <w:rPr>
                <w:rStyle w:val="Lienhypertexte"/>
                <w:rPrChange w:id="320" w:author="Arthur Parmentier" w:date="2020-06-07T15:27:00Z">
                  <w:rPr>
                    <w:rStyle w:val="Lienhypertexte"/>
                    <w:noProof/>
                  </w:rPr>
                </w:rPrChange>
              </w:rPr>
              <w:fldChar w:fldCharType="separate"/>
            </w:r>
            <w:r w:rsidRPr="007C437A">
              <w:rPr>
                <w:rStyle w:val="Lienhypertexte"/>
                <w:rPrChange w:id="321" w:author="Arthur Parmentier" w:date="2020-06-07T15:27:00Z">
                  <w:rPr>
                    <w:rStyle w:val="Lienhypertexte"/>
                    <w:noProof/>
                  </w:rPr>
                </w:rPrChange>
              </w:rPr>
              <w:t>B.</w:t>
            </w:r>
            <w:r w:rsidRPr="007C437A">
              <w:rPr>
                <w:rFonts w:eastAsiaTheme="minorEastAsia" w:cstheme="minorBidi"/>
                <w:b w:val="0"/>
                <w:bCs w:val="0"/>
                <w:rPrChange w:id="322" w:author="Arthur Parmentier" w:date="2020-06-07T15:27:00Z">
                  <w:rPr>
                    <w:rFonts w:eastAsiaTheme="minorEastAsia" w:cstheme="minorBidi"/>
                    <w:b w:val="0"/>
                    <w:bCs w:val="0"/>
                    <w:noProof/>
                    <w:lang w:val="fr-FR"/>
                  </w:rPr>
                </w:rPrChange>
              </w:rPr>
              <w:tab/>
            </w:r>
            <w:r w:rsidRPr="007C437A">
              <w:rPr>
                <w:rStyle w:val="Lienhypertexte"/>
                <w:rPrChange w:id="323" w:author="Arthur Parmentier" w:date="2020-06-07T15:27:00Z">
                  <w:rPr>
                    <w:rStyle w:val="Lienhypertexte"/>
                    <w:noProof/>
                  </w:rPr>
                </w:rPrChange>
              </w:rPr>
              <w:t>Real-time composition/improvisation/generative music in the XXth century</w:t>
            </w:r>
            <w:r w:rsidRPr="007C437A">
              <w:rPr>
                <w:webHidden/>
                <w:rPrChange w:id="324" w:author="Arthur Parmentier" w:date="2020-06-07T15:27:00Z">
                  <w:rPr>
                    <w:noProof/>
                    <w:webHidden/>
                  </w:rPr>
                </w:rPrChange>
              </w:rPr>
              <w:tab/>
            </w:r>
            <w:r w:rsidRPr="007C437A">
              <w:rPr>
                <w:webHidden/>
                <w:rPrChange w:id="325" w:author="Arthur Parmentier" w:date="2020-06-07T15:27:00Z">
                  <w:rPr>
                    <w:noProof/>
                    <w:webHidden/>
                  </w:rPr>
                </w:rPrChange>
              </w:rPr>
              <w:fldChar w:fldCharType="begin"/>
            </w:r>
            <w:r w:rsidRPr="007C437A">
              <w:rPr>
                <w:webHidden/>
                <w:rPrChange w:id="326" w:author="Arthur Parmentier" w:date="2020-06-07T15:27:00Z">
                  <w:rPr>
                    <w:noProof/>
                    <w:webHidden/>
                  </w:rPr>
                </w:rPrChange>
              </w:rPr>
              <w:instrText xml:space="preserve"> PAGEREF _Toc42259060 \h </w:instrText>
            </w:r>
          </w:ins>
          <w:r w:rsidRPr="007C437A">
            <w:rPr>
              <w:webHidden/>
              <w:rPrChange w:id="327" w:author="Arthur Parmentier" w:date="2020-06-07T15:27:00Z">
                <w:rPr>
                  <w:noProof/>
                  <w:webHidden/>
                </w:rPr>
              </w:rPrChange>
            </w:rPr>
          </w:r>
          <w:r w:rsidRPr="007C437A">
            <w:rPr>
              <w:webHidden/>
              <w:rPrChange w:id="328" w:author="Arthur Parmentier" w:date="2020-06-07T15:27:00Z">
                <w:rPr>
                  <w:noProof/>
                  <w:webHidden/>
                </w:rPr>
              </w:rPrChange>
            </w:rPr>
            <w:fldChar w:fldCharType="separate"/>
          </w:r>
          <w:ins w:id="329" w:author="Arthur Parmentier" w:date="2020-06-05T14:15:00Z">
            <w:r w:rsidRPr="007C437A">
              <w:rPr>
                <w:webHidden/>
                <w:rPrChange w:id="330" w:author="Arthur Parmentier" w:date="2020-06-07T15:27:00Z">
                  <w:rPr>
                    <w:noProof/>
                    <w:webHidden/>
                  </w:rPr>
                </w:rPrChange>
              </w:rPr>
              <w:t>5</w:t>
            </w:r>
            <w:r w:rsidRPr="007C437A">
              <w:rPr>
                <w:webHidden/>
                <w:rPrChange w:id="331" w:author="Arthur Parmentier" w:date="2020-06-07T15:27:00Z">
                  <w:rPr>
                    <w:noProof/>
                    <w:webHidden/>
                  </w:rPr>
                </w:rPrChange>
              </w:rPr>
              <w:fldChar w:fldCharType="end"/>
            </w:r>
            <w:r w:rsidRPr="007C437A">
              <w:rPr>
                <w:rStyle w:val="Lienhypertexte"/>
                <w:rPrChange w:id="332" w:author="Arthur Parmentier" w:date="2020-06-07T15:27:00Z">
                  <w:rPr>
                    <w:rStyle w:val="Lienhypertexte"/>
                    <w:noProof/>
                  </w:rPr>
                </w:rPrChange>
              </w:rPr>
              <w:fldChar w:fldCharType="end"/>
            </w:r>
          </w:ins>
        </w:p>
        <w:p w:rsidR="00BF73B1" w:rsidRPr="007C437A" w:rsidRDefault="00BF73B1">
          <w:pPr>
            <w:pStyle w:val="TM3"/>
            <w:tabs>
              <w:tab w:val="left" w:pos="880"/>
              <w:tab w:val="right" w:leader="dot" w:pos="9736"/>
            </w:tabs>
            <w:rPr>
              <w:ins w:id="333" w:author="Arthur Parmentier" w:date="2020-06-05T14:15:00Z"/>
              <w:rFonts w:eastAsiaTheme="minorEastAsia" w:cstheme="minorBidi"/>
              <w:sz w:val="22"/>
              <w:szCs w:val="22"/>
              <w:rPrChange w:id="334" w:author="Arthur Parmentier" w:date="2020-06-07T15:27:00Z">
                <w:rPr>
                  <w:ins w:id="335" w:author="Arthur Parmentier" w:date="2020-06-05T14:15:00Z"/>
                  <w:rFonts w:eastAsiaTheme="minorEastAsia" w:cstheme="minorBidi"/>
                  <w:noProof/>
                  <w:sz w:val="22"/>
                  <w:szCs w:val="22"/>
                  <w:lang w:val="fr-FR"/>
                </w:rPr>
              </w:rPrChange>
            </w:rPr>
          </w:pPr>
          <w:ins w:id="336" w:author="Arthur Parmentier" w:date="2020-06-05T14:15:00Z">
            <w:r w:rsidRPr="007C437A">
              <w:rPr>
                <w:rStyle w:val="Lienhypertexte"/>
                <w:rPrChange w:id="337" w:author="Arthur Parmentier" w:date="2020-06-07T15:27:00Z">
                  <w:rPr>
                    <w:rStyle w:val="Lienhypertexte"/>
                    <w:noProof/>
                  </w:rPr>
                </w:rPrChange>
              </w:rPr>
              <w:fldChar w:fldCharType="begin"/>
            </w:r>
            <w:r w:rsidRPr="007C437A">
              <w:rPr>
                <w:rStyle w:val="Lienhypertexte"/>
                <w:rPrChange w:id="338" w:author="Arthur Parmentier" w:date="2020-06-07T15:27:00Z">
                  <w:rPr>
                    <w:rStyle w:val="Lienhypertexte"/>
                    <w:noProof/>
                  </w:rPr>
                </w:rPrChange>
              </w:rPr>
              <w:instrText xml:space="preserve"> </w:instrText>
            </w:r>
            <w:r w:rsidRPr="007C437A">
              <w:rPr>
                <w:rPrChange w:id="339" w:author="Arthur Parmentier" w:date="2020-06-07T15:27:00Z">
                  <w:rPr>
                    <w:noProof/>
                  </w:rPr>
                </w:rPrChange>
              </w:rPr>
              <w:instrText>HYPERLINK \l "_Toc42259061"</w:instrText>
            </w:r>
            <w:r w:rsidRPr="007C437A">
              <w:rPr>
                <w:rStyle w:val="Lienhypertexte"/>
                <w:rPrChange w:id="340" w:author="Arthur Parmentier" w:date="2020-06-07T15:27:00Z">
                  <w:rPr>
                    <w:rStyle w:val="Lienhypertexte"/>
                    <w:noProof/>
                  </w:rPr>
                </w:rPrChange>
              </w:rPr>
              <w:instrText xml:space="preserve"> </w:instrText>
            </w:r>
            <w:r w:rsidRPr="007C437A">
              <w:rPr>
                <w:rStyle w:val="Lienhypertexte"/>
                <w:rPrChange w:id="341" w:author="Arthur Parmentier" w:date="2020-06-07T15:27:00Z">
                  <w:rPr>
                    <w:rStyle w:val="Lienhypertexte"/>
                    <w:noProof/>
                  </w:rPr>
                </w:rPrChange>
              </w:rPr>
              <w:fldChar w:fldCharType="separate"/>
            </w:r>
            <w:r w:rsidRPr="007C437A">
              <w:rPr>
                <w:rStyle w:val="Lienhypertexte"/>
                <w:rPrChange w:id="342" w:author="Arthur Parmentier" w:date="2020-06-07T15:27:00Z">
                  <w:rPr>
                    <w:rStyle w:val="Lienhypertexte"/>
                    <w:noProof/>
                  </w:rPr>
                </w:rPrChange>
              </w:rPr>
              <w:t>1.</w:t>
            </w:r>
            <w:r w:rsidRPr="007C437A">
              <w:rPr>
                <w:rFonts w:eastAsiaTheme="minorEastAsia" w:cstheme="minorBidi"/>
                <w:sz w:val="22"/>
                <w:szCs w:val="22"/>
                <w:rPrChange w:id="343" w:author="Arthur Parmentier" w:date="2020-06-07T15:27:00Z">
                  <w:rPr>
                    <w:rFonts w:eastAsiaTheme="minorEastAsia" w:cstheme="minorBidi"/>
                    <w:noProof/>
                    <w:sz w:val="22"/>
                    <w:szCs w:val="22"/>
                    <w:lang w:val="fr-FR"/>
                  </w:rPr>
                </w:rPrChange>
              </w:rPr>
              <w:tab/>
            </w:r>
            <w:r w:rsidRPr="007C437A">
              <w:rPr>
                <w:rStyle w:val="Lienhypertexte"/>
                <w:rPrChange w:id="344" w:author="Arthur Parmentier" w:date="2020-06-07T15:27:00Z">
                  <w:rPr>
                    <w:rStyle w:val="Lienhypertexte"/>
                    <w:noProof/>
                  </w:rPr>
                </w:rPrChange>
              </w:rPr>
              <w:t>Cage &amp; co</w:t>
            </w:r>
            <w:r w:rsidRPr="007C437A">
              <w:rPr>
                <w:webHidden/>
                <w:rPrChange w:id="345" w:author="Arthur Parmentier" w:date="2020-06-07T15:27:00Z">
                  <w:rPr>
                    <w:noProof/>
                    <w:webHidden/>
                  </w:rPr>
                </w:rPrChange>
              </w:rPr>
              <w:tab/>
            </w:r>
            <w:r w:rsidRPr="007C437A">
              <w:rPr>
                <w:webHidden/>
                <w:rPrChange w:id="346" w:author="Arthur Parmentier" w:date="2020-06-07T15:27:00Z">
                  <w:rPr>
                    <w:noProof/>
                    <w:webHidden/>
                  </w:rPr>
                </w:rPrChange>
              </w:rPr>
              <w:fldChar w:fldCharType="begin"/>
            </w:r>
            <w:r w:rsidRPr="007C437A">
              <w:rPr>
                <w:webHidden/>
                <w:rPrChange w:id="347" w:author="Arthur Parmentier" w:date="2020-06-07T15:27:00Z">
                  <w:rPr>
                    <w:noProof/>
                    <w:webHidden/>
                  </w:rPr>
                </w:rPrChange>
              </w:rPr>
              <w:instrText xml:space="preserve"> PAGEREF _Toc42259061 \h </w:instrText>
            </w:r>
          </w:ins>
          <w:r w:rsidRPr="007C437A">
            <w:rPr>
              <w:webHidden/>
              <w:rPrChange w:id="348" w:author="Arthur Parmentier" w:date="2020-06-07T15:27:00Z">
                <w:rPr>
                  <w:noProof/>
                  <w:webHidden/>
                </w:rPr>
              </w:rPrChange>
            </w:rPr>
          </w:r>
          <w:r w:rsidRPr="007C437A">
            <w:rPr>
              <w:webHidden/>
              <w:rPrChange w:id="349" w:author="Arthur Parmentier" w:date="2020-06-07T15:27:00Z">
                <w:rPr>
                  <w:noProof/>
                  <w:webHidden/>
                </w:rPr>
              </w:rPrChange>
            </w:rPr>
            <w:fldChar w:fldCharType="separate"/>
          </w:r>
          <w:ins w:id="350" w:author="Arthur Parmentier" w:date="2020-06-05T14:15:00Z">
            <w:r w:rsidRPr="007C437A">
              <w:rPr>
                <w:webHidden/>
                <w:rPrChange w:id="351" w:author="Arthur Parmentier" w:date="2020-06-07T15:27:00Z">
                  <w:rPr>
                    <w:noProof/>
                    <w:webHidden/>
                  </w:rPr>
                </w:rPrChange>
              </w:rPr>
              <w:t>5</w:t>
            </w:r>
            <w:r w:rsidRPr="007C437A">
              <w:rPr>
                <w:webHidden/>
                <w:rPrChange w:id="352" w:author="Arthur Parmentier" w:date="2020-06-07T15:27:00Z">
                  <w:rPr>
                    <w:noProof/>
                    <w:webHidden/>
                  </w:rPr>
                </w:rPrChange>
              </w:rPr>
              <w:fldChar w:fldCharType="end"/>
            </w:r>
            <w:r w:rsidRPr="007C437A">
              <w:rPr>
                <w:rStyle w:val="Lienhypertexte"/>
                <w:rPrChange w:id="353" w:author="Arthur Parmentier" w:date="2020-06-07T15:27:00Z">
                  <w:rPr>
                    <w:rStyle w:val="Lienhypertexte"/>
                    <w:noProof/>
                  </w:rPr>
                </w:rPrChange>
              </w:rPr>
              <w:fldChar w:fldCharType="end"/>
            </w:r>
          </w:ins>
        </w:p>
        <w:p w:rsidR="00BF73B1" w:rsidRPr="007C437A" w:rsidRDefault="00BF73B1">
          <w:pPr>
            <w:pStyle w:val="TM3"/>
            <w:tabs>
              <w:tab w:val="left" w:pos="880"/>
              <w:tab w:val="right" w:leader="dot" w:pos="9736"/>
            </w:tabs>
            <w:rPr>
              <w:ins w:id="354" w:author="Arthur Parmentier" w:date="2020-06-05T14:15:00Z"/>
              <w:rFonts w:eastAsiaTheme="minorEastAsia" w:cstheme="minorBidi"/>
              <w:sz w:val="22"/>
              <w:szCs w:val="22"/>
              <w:rPrChange w:id="355" w:author="Arthur Parmentier" w:date="2020-06-07T15:27:00Z">
                <w:rPr>
                  <w:ins w:id="356" w:author="Arthur Parmentier" w:date="2020-06-05T14:15:00Z"/>
                  <w:rFonts w:eastAsiaTheme="minorEastAsia" w:cstheme="minorBidi"/>
                  <w:noProof/>
                  <w:sz w:val="22"/>
                  <w:szCs w:val="22"/>
                  <w:lang w:val="fr-FR"/>
                </w:rPr>
              </w:rPrChange>
            </w:rPr>
          </w:pPr>
          <w:ins w:id="357" w:author="Arthur Parmentier" w:date="2020-06-05T14:15:00Z">
            <w:r w:rsidRPr="007C437A">
              <w:rPr>
                <w:rStyle w:val="Lienhypertexte"/>
                <w:rPrChange w:id="358" w:author="Arthur Parmentier" w:date="2020-06-07T15:27:00Z">
                  <w:rPr>
                    <w:rStyle w:val="Lienhypertexte"/>
                    <w:noProof/>
                  </w:rPr>
                </w:rPrChange>
              </w:rPr>
              <w:fldChar w:fldCharType="begin"/>
            </w:r>
            <w:r w:rsidRPr="007C437A">
              <w:rPr>
                <w:rStyle w:val="Lienhypertexte"/>
                <w:rPrChange w:id="359" w:author="Arthur Parmentier" w:date="2020-06-07T15:27:00Z">
                  <w:rPr>
                    <w:rStyle w:val="Lienhypertexte"/>
                    <w:noProof/>
                  </w:rPr>
                </w:rPrChange>
              </w:rPr>
              <w:instrText xml:space="preserve"> </w:instrText>
            </w:r>
            <w:r w:rsidRPr="007C437A">
              <w:rPr>
                <w:rPrChange w:id="360" w:author="Arthur Parmentier" w:date="2020-06-07T15:27:00Z">
                  <w:rPr>
                    <w:noProof/>
                  </w:rPr>
                </w:rPrChange>
              </w:rPr>
              <w:instrText>HYPERLINK \l "_Toc42259062"</w:instrText>
            </w:r>
            <w:r w:rsidRPr="007C437A">
              <w:rPr>
                <w:rStyle w:val="Lienhypertexte"/>
                <w:rPrChange w:id="361" w:author="Arthur Parmentier" w:date="2020-06-07T15:27:00Z">
                  <w:rPr>
                    <w:rStyle w:val="Lienhypertexte"/>
                    <w:noProof/>
                  </w:rPr>
                </w:rPrChange>
              </w:rPr>
              <w:instrText xml:space="preserve"> </w:instrText>
            </w:r>
            <w:r w:rsidRPr="007C437A">
              <w:rPr>
                <w:rStyle w:val="Lienhypertexte"/>
                <w:rPrChange w:id="362" w:author="Arthur Parmentier" w:date="2020-06-07T15:27:00Z">
                  <w:rPr>
                    <w:rStyle w:val="Lienhypertexte"/>
                    <w:noProof/>
                  </w:rPr>
                </w:rPrChange>
              </w:rPr>
              <w:fldChar w:fldCharType="separate"/>
            </w:r>
            <w:r w:rsidRPr="007C437A">
              <w:rPr>
                <w:rStyle w:val="Lienhypertexte"/>
                <w:rPrChange w:id="363" w:author="Arthur Parmentier" w:date="2020-06-07T15:27:00Z">
                  <w:rPr>
                    <w:rStyle w:val="Lienhypertexte"/>
                    <w:noProof/>
                  </w:rPr>
                </w:rPrChange>
              </w:rPr>
              <w:t>2.</w:t>
            </w:r>
            <w:r w:rsidRPr="007C437A">
              <w:rPr>
                <w:rFonts w:eastAsiaTheme="minorEastAsia" w:cstheme="minorBidi"/>
                <w:sz w:val="22"/>
                <w:szCs w:val="22"/>
                <w:rPrChange w:id="364" w:author="Arthur Parmentier" w:date="2020-06-07T15:27:00Z">
                  <w:rPr>
                    <w:rFonts w:eastAsiaTheme="minorEastAsia" w:cstheme="minorBidi"/>
                    <w:noProof/>
                    <w:sz w:val="22"/>
                    <w:szCs w:val="22"/>
                    <w:lang w:val="fr-FR"/>
                  </w:rPr>
                </w:rPrChange>
              </w:rPr>
              <w:tab/>
            </w:r>
            <w:r w:rsidRPr="007C437A">
              <w:rPr>
                <w:rStyle w:val="Lienhypertexte"/>
                <w:rPrChange w:id="365" w:author="Arthur Parmentier" w:date="2020-06-07T15:27:00Z">
                  <w:rPr>
                    <w:rStyle w:val="Lienhypertexte"/>
                    <w:noProof/>
                  </w:rPr>
                </w:rPrChange>
              </w:rPr>
              <w:t>Algorithmic music</w:t>
            </w:r>
            <w:r w:rsidRPr="007C437A">
              <w:rPr>
                <w:webHidden/>
                <w:rPrChange w:id="366" w:author="Arthur Parmentier" w:date="2020-06-07T15:27:00Z">
                  <w:rPr>
                    <w:noProof/>
                    <w:webHidden/>
                  </w:rPr>
                </w:rPrChange>
              </w:rPr>
              <w:tab/>
            </w:r>
            <w:r w:rsidRPr="007C437A">
              <w:rPr>
                <w:webHidden/>
                <w:rPrChange w:id="367" w:author="Arthur Parmentier" w:date="2020-06-07T15:27:00Z">
                  <w:rPr>
                    <w:noProof/>
                    <w:webHidden/>
                  </w:rPr>
                </w:rPrChange>
              </w:rPr>
              <w:fldChar w:fldCharType="begin"/>
            </w:r>
            <w:r w:rsidRPr="007C437A">
              <w:rPr>
                <w:webHidden/>
                <w:rPrChange w:id="368" w:author="Arthur Parmentier" w:date="2020-06-07T15:27:00Z">
                  <w:rPr>
                    <w:noProof/>
                    <w:webHidden/>
                  </w:rPr>
                </w:rPrChange>
              </w:rPr>
              <w:instrText xml:space="preserve"> PAGEREF _Toc42259062 \h </w:instrText>
            </w:r>
          </w:ins>
          <w:r w:rsidRPr="007C437A">
            <w:rPr>
              <w:webHidden/>
              <w:rPrChange w:id="369" w:author="Arthur Parmentier" w:date="2020-06-07T15:27:00Z">
                <w:rPr>
                  <w:noProof/>
                  <w:webHidden/>
                </w:rPr>
              </w:rPrChange>
            </w:rPr>
          </w:r>
          <w:r w:rsidRPr="007C437A">
            <w:rPr>
              <w:webHidden/>
              <w:rPrChange w:id="370" w:author="Arthur Parmentier" w:date="2020-06-07T15:27:00Z">
                <w:rPr>
                  <w:noProof/>
                  <w:webHidden/>
                </w:rPr>
              </w:rPrChange>
            </w:rPr>
            <w:fldChar w:fldCharType="separate"/>
          </w:r>
          <w:ins w:id="371" w:author="Arthur Parmentier" w:date="2020-06-05T14:15:00Z">
            <w:r w:rsidRPr="007C437A">
              <w:rPr>
                <w:webHidden/>
                <w:rPrChange w:id="372" w:author="Arthur Parmentier" w:date="2020-06-07T15:27:00Z">
                  <w:rPr>
                    <w:noProof/>
                    <w:webHidden/>
                  </w:rPr>
                </w:rPrChange>
              </w:rPr>
              <w:t>5</w:t>
            </w:r>
            <w:r w:rsidRPr="007C437A">
              <w:rPr>
                <w:webHidden/>
                <w:rPrChange w:id="373" w:author="Arthur Parmentier" w:date="2020-06-07T15:27:00Z">
                  <w:rPr>
                    <w:noProof/>
                    <w:webHidden/>
                  </w:rPr>
                </w:rPrChange>
              </w:rPr>
              <w:fldChar w:fldCharType="end"/>
            </w:r>
            <w:r w:rsidRPr="007C437A">
              <w:rPr>
                <w:rStyle w:val="Lienhypertexte"/>
                <w:rPrChange w:id="374" w:author="Arthur Parmentier" w:date="2020-06-07T15:27:00Z">
                  <w:rPr>
                    <w:rStyle w:val="Lienhypertexte"/>
                    <w:noProof/>
                  </w:rPr>
                </w:rPrChange>
              </w:rPr>
              <w:fldChar w:fldCharType="end"/>
            </w:r>
          </w:ins>
        </w:p>
        <w:p w:rsidR="00BF73B1" w:rsidRPr="007C437A" w:rsidRDefault="00BF73B1">
          <w:pPr>
            <w:pStyle w:val="TM2"/>
            <w:tabs>
              <w:tab w:val="left" w:pos="660"/>
              <w:tab w:val="right" w:leader="dot" w:pos="9736"/>
            </w:tabs>
            <w:rPr>
              <w:ins w:id="375" w:author="Arthur Parmentier" w:date="2020-06-05T14:15:00Z"/>
              <w:rFonts w:eastAsiaTheme="minorEastAsia" w:cstheme="minorBidi"/>
              <w:b w:val="0"/>
              <w:bCs w:val="0"/>
              <w:rPrChange w:id="376" w:author="Arthur Parmentier" w:date="2020-06-07T15:27:00Z">
                <w:rPr>
                  <w:ins w:id="377" w:author="Arthur Parmentier" w:date="2020-06-05T14:15:00Z"/>
                  <w:rFonts w:eastAsiaTheme="minorEastAsia" w:cstheme="minorBidi"/>
                  <w:b w:val="0"/>
                  <w:bCs w:val="0"/>
                  <w:noProof/>
                  <w:lang w:val="fr-FR"/>
                </w:rPr>
              </w:rPrChange>
            </w:rPr>
          </w:pPr>
          <w:ins w:id="378" w:author="Arthur Parmentier" w:date="2020-06-05T14:15:00Z">
            <w:r w:rsidRPr="007C437A">
              <w:rPr>
                <w:rStyle w:val="Lienhypertexte"/>
                <w:rPrChange w:id="379" w:author="Arthur Parmentier" w:date="2020-06-07T15:27:00Z">
                  <w:rPr>
                    <w:rStyle w:val="Lienhypertexte"/>
                    <w:noProof/>
                  </w:rPr>
                </w:rPrChange>
              </w:rPr>
              <w:fldChar w:fldCharType="begin"/>
            </w:r>
            <w:r w:rsidRPr="007C437A">
              <w:rPr>
                <w:rStyle w:val="Lienhypertexte"/>
                <w:rPrChange w:id="380" w:author="Arthur Parmentier" w:date="2020-06-07T15:27:00Z">
                  <w:rPr>
                    <w:rStyle w:val="Lienhypertexte"/>
                    <w:noProof/>
                  </w:rPr>
                </w:rPrChange>
              </w:rPr>
              <w:instrText xml:space="preserve"> </w:instrText>
            </w:r>
            <w:r w:rsidRPr="007C437A">
              <w:rPr>
                <w:rPrChange w:id="381" w:author="Arthur Parmentier" w:date="2020-06-07T15:27:00Z">
                  <w:rPr>
                    <w:noProof/>
                  </w:rPr>
                </w:rPrChange>
              </w:rPr>
              <w:instrText>HYPERLINK \l "_Toc42259063"</w:instrText>
            </w:r>
            <w:r w:rsidRPr="007C437A">
              <w:rPr>
                <w:rStyle w:val="Lienhypertexte"/>
                <w:rPrChange w:id="382" w:author="Arthur Parmentier" w:date="2020-06-07T15:27:00Z">
                  <w:rPr>
                    <w:rStyle w:val="Lienhypertexte"/>
                    <w:noProof/>
                  </w:rPr>
                </w:rPrChange>
              </w:rPr>
              <w:instrText xml:space="preserve"> </w:instrText>
            </w:r>
            <w:r w:rsidRPr="007C437A">
              <w:rPr>
                <w:rStyle w:val="Lienhypertexte"/>
                <w:rPrChange w:id="383" w:author="Arthur Parmentier" w:date="2020-06-07T15:27:00Z">
                  <w:rPr>
                    <w:rStyle w:val="Lienhypertexte"/>
                    <w:noProof/>
                  </w:rPr>
                </w:rPrChange>
              </w:rPr>
              <w:fldChar w:fldCharType="separate"/>
            </w:r>
            <w:r w:rsidRPr="007C437A">
              <w:rPr>
                <w:rStyle w:val="Lienhypertexte"/>
                <w:rPrChange w:id="384" w:author="Arthur Parmentier" w:date="2020-06-07T15:27:00Z">
                  <w:rPr>
                    <w:rStyle w:val="Lienhypertexte"/>
                    <w:noProof/>
                  </w:rPr>
                </w:rPrChange>
              </w:rPr>
              <w:t>C.</w:t>
            </w:r>
            <w:r w:rsidRPr="007C437A">
              <w:rPr>
                <w:rFonts w:eastAsiaTheme="minorEastAsia" w:cstheme="minorBidi"/>
                <w:b w:val="0"/>
                <w:bCs w:val="0"/>
                <w:rPrChange w:id="385" w:author="Arthur Parmentier" w:date="2020-06-07T15:27:00Z">
                  <w:rPr>
                    <w:rFonts w:eastAsiaTheme="minorEastAsia" w:cstheme="minorBidi"/>
                    <w:b w:val="0"/>
                    <w:bCs w:val="0"/>
                    <w:noProof/>
                    <w:lang w:val="fr-FR"/>
                  </w:rPr>
                </w:rPrChange>
              </w:rPr>
              <w:tab/>
            </w:r>
            <w:r w:rsidRPr="007C437A">
              <w:rPr>
                <w:rStyle w:val="Lienhypertexte"/>
                <w:rPrChange w:id="386" w:author="Arthur Parmentier" w:date="2020-06-07T15:27:00Z">
                  <w:rPr>
                    <w:rStyle w:val="Lienhypertexte"/>
                    <w:noProof/>
                  </w:rPr>
                </w:rPrChange>
              </w:rPr>
              <w:t>Linguistics</w:t>
            </w:r>
            <w:r w:rsidRPr="007C437A">
              <w:rPr>
                <w:webHidden/>
                <w:rPrChange w:id="387" w:author="Arthur Parmentier" w:date="2020-06-07T15:27:00Z">
                  <w:rPr>
                    <w:noProof/>
                    <w:webHidden/>
                  </w:rPr>
                </w:rPrChange>
              </w:rPr>
              <w:tab/>
            </w:r>
            <w:r w:rsidRPr="007C437A">
              <w:rPr>
                <w:webHidden/>
                <w:rPrChange w:id="388" w:author="Arthur Parmentier" w:date="2020-06-07T15:27:00Z">
                  <w:rPr>
                    <w:noProof/>
                    <w:webHidden/>
                  </w:rPr>
                </w:rPrChange>
              </w:rPr>
              <w:fldChar w:fldCharType="begin"/>
            </w:r>
            <w:r w:rsidRPr="007C437A">
              <w:rPr>
                <w:webHidden/>
                <w:rPrChange w:id="389" w:author="Arthur Parmentier" w:date="2020-06-07T15:27:00Z">
                  <w:rPr>
                    <w:noProof/>
                    <w:webHidden/>
                  </w:rPr>
                </w:rPrChange>
              </w:rPr>
              <w:instrText xml:space="preserve"> PAGEREF _Toc42259063 \h </w:instrText>
            </w:r>
          </w:ins>
          <w:r w:rsidRPr="007C437A">
            <w:rPr>
              <w:webHidden/>
              <w:rPrChange w:id="390" w:author="Arthur Parmentier" w:date="2020-06-07T15:27:00Z">
                <w:rPr>
                  <w:noProof/>
                  <w:webHidden/>
                </w:rPr>
              </w:rPrChange>
            </w:rPr>
          </w:r>
          <w:r w:rsidRPr="007C437A">
            <w:rPr>
              <w:webHidden/>
              <w:rPrChange w:id="391" w:author="Arthur Parmentier" w:date="2020-06-07T15:27:00Z">
                <w:rPr>
                  <w:noProof/>
                  <w:webHidden/>
                </w:rPr>
              </w:rPrChange>
            </w:rPr>
            <w:fldChar w:fldCharType="separate"/>
          </w:r>
          <w:ins w:id="392" w:author="Arthur Parmentier" w:date="2020-06-05T14:15:00Z">
            <w:r w:rsidRPr="007C437A">
              <w:rPr>
                <w:webHidden/>
                <w:rPrChange w:id="393" w:author="Arthur Parmentier" w:date="2020-06-07T15:27:00Z">
                  <w:rPr>
                    <w:noProof/>
                    <w:webHidden/>
                  </w:rPr>
                </w:rPrChange>
              </w:rPr>
              <w:t>5</w:t>
            </w:r>
            <w:r w:rsidRPr="007C437A">
              <w:rPr>
                <w:webHidden/>
                <w:rPrChange w:id="394" w:author="Arthur Parmentier" w:date="2020-06-07T15:27:00Z">
                  <w:rPr>
                    <w:noProof/>
                    <w:webHidden/>
                  </w:rPr>
                </w:rPrChange>
              </w:rPr>
              <w:fldChar w:fldCharType="end"/>
            </w:r>
            <w:r w:rsidRPr="007C437A">
              <w:rPr>
                <w:rStyle w:val="Lienhypertexte"/>
                <w:rPrChange w:id="395" w:author="Arthur Parmentier" w:date="2020-06-07T15:27:00Z">
                  <w:rPr>
                    <w:rStyle w:val="Lienhypertexte"/>
                    <w:noProof/>
                  </w:rPr>
                </w:rPrChange>
              </w:rPr>
              <w:fldChar w:fldCharType="end"/>
            </w:r>
          </w:ins>
        </w:p>
        <w:p w:rsidR="00BF73B1" w:rsidRPr="007C437A" w:rsidRDefault="00BF73B1">
          <w:pPr>
            <w:pStyle w:val="TM3"/>
            <w:tabs>
              <w:tab w:val="right" w:leader="dot" w:pos="9736"/>
            </w:tabs>
            <w:rPr>
              <w:ins w:id="396" w:author="Arthur Parmentier" w:date="2020-06-05T14:15:00Z"/>
              <w:rFonts w:eastAsiaTheme="minorEastAsia" w:cstheme="minorBidi"/>
              <w:sz w:val="22"/>
              <w:szCs w:val="22"/>
              <w:rPrChange w:id="397" w:author="Arthur Parmentier" w:date="2020-06-07T15:27:00Z">
                <w:rPr>
                  <w:ins w:id="398" w:author="Arthur Parmentier" w:date="2020-06-05T14:15:00Z"/>
                  <w:rFonts w:eastAsiaTheme="minorEastAsia" w:cstheme="minorBidi"/>
                  <w:noProof/>
                  <w:sz w:val="22"/>
                  <w:szCs w:val="22"/>
                  <w:lang w:val="fr-FR"/>
                </w:rPr>
              </w:rPrChange>
            </w:rPr>
          </w:pPr>
          <w:ins w:id="399" w:author="Arthur Parmentier" w:date="2020-06-05T14:15:00Z">
            <w:r w:rsidRPr="007C437A">
              <w:rPr>
                <w:rStyle w:val="Lienhypertexte"/>
                <w:rPrChange w:id="400" w:author="Arthur Parmentier" w:date="2020-06-07T15:27:00Z">
                  <w:rPr>
                    <w:rStyle w:val="Lienhypertexte"/>
                    <w:noProof/>
                  </w:rPr>
                </w:rPrChange>
              </w:rPr>
              <w:fldChar w:fldCharType="begin"/>
            </w:r>
            <w:r w:rsidRPr="007C437A">
              <w:rPr>
                <w:rStyle w:val="Lienhypertexte"/>
                <w:rPrChange w:id="401" w:author="Arthur Parmentier" w:date="2020-06-07T15:27:00Z">
                  <w:rPr>
                    <w:rStyle w:val="Lienhypertexte"/>
                    <w:noProof/>
                  </w:rPr>
                </w:rPrChange>
              </w:rPr>
              <w:instrText xml:space="preserve"> </w:instrText>
            </w:r>
            <w:r w:rsidRPr="007C437A">
              <w:rPr>
                <w:rPrChange w:id="402" w:author="Arthur Parmentier" w:date="2020-06-07T15:27:00Z">
                  <w:rPr>
                    <w:noProof/>
                  </w:rPr>
                </w:rPrChange>
              </w:rPr>
              <w:instrText>HYPERLINK \l "_Toc42259064"</w:instrText>
            </w:r>
            <w:r w:rsidRPr="007C437A">
              <w:rPr>
                <w:rStyle w:val="Lienhypertexte"/>
                <w:rPrChange w:id="403" w:author="Arthur Parmentier" w:date="2020-06-07T15:27:00Z">
                  <w:rPr>
                    <w:rStyle w:val="Lienhypertexte"/>
                    <w:noProof/>
                  </w:rPr>
                </w:rPrChange>
              </w:rPr>
              <w:instrText xml:space="preserve"> </w:instrText>
            </w:r>
            <w:r w:rsidRPr="007C437A">
              <w:rPr>
                <w:rStyle w:val="Lienhypertexte"/>
                <w:rPrChange w:id="404" w:author="Arthur Parmentier" w:date="2020-06-07T15:27:00Z">
                  <w:rPr>
                    <w:rStyle w:val="Lienhypertexte"/>
                    <w:noProof/>
                  </w:rPr>
                </w:rPrChange>
              </w:rPr>
              <w:fldChar w:fldCharType="separate"/>
            </w:r>
            <w:r w:rsidRPr="007C437A">
              <w:rPr>
                <w:rStyle w:val="Lienhypertexte"/>
                <w:rPrChange w:id="405" w:author="Arthur Parmentier" w:date="2020-06-07T15:27:00Z">
                  <w:rPr>
                    <w:rStyle w:val="Lienhypertexte"/>
                    <w:noProof/>
                  </w:rPr>
                </w:rPrChange>
              </w:rPr>
              <w:t>Rousseau, Wittgenstein.. theory of signs: De Saussure (sign theory)</w:t>
            </w:r>
            <w:r w:rsidRPr="007C437A">
              <w:rPr>
                <w:webHidden/>
                <w:rPrChange w:id="406" w:author="Arthur Parmentier" w:date="2020-06-07T15:27:00Z">
                  <w:rPr>
                    <w:noProof/>
                    <w:webHidden/>
                  </w:rPr>
                </w:rPrChange>
              </w:rPr>
              <w:tab/>
            </w:r>
            <w:r w:rsidRPr="007C437A">
              <w:rPr>
                <w:webHidden/>
                <w:rPrChange w:id="407" w:author="Arthur Parmentier" w:date="2020-06-07T15:27:00Z">
                  <w:rPr>
                    <w:noProof/>
                    <w:webHidden/>
                  </w:rPr>
                </w:rPrChange>
              </w:rPr>
              <w:fldChar w:fldCharType="begin"/>
            </w:r>
            <w:r w:rsidRPr="007C437A">
              <w:rPr>
                <w:webHidden/>
                <w:rPrChange w:id="408" w:author="Arthur Parmentier" w:date="2020-06-07T15:27:00Z">
                  <w:rPr>
                    <w:noProof/>
                    <w:webHidden/>
                  </w:rPr>
                </w:rPrChange>
              </w:rPr>
              <w:instrText xml:space="preserve"> PAGEREF _Toc42259064 \h </w:instrText>
            </w:r>
          </w:ins>
          <w:r w:rsidRPr="007C437A">
            <w:rPr>
              <w:webHidden/>
              <w:rPrChange w:id="409" w:author="Arthur Parmentier" w:date="2020-06-07T15:27:00Z">
                <w:rPr>
                  <w:noProof/>
                  <w:webHidden/>
                </w:rPr>
              </w:rPrChange>
            </w:rPr>
          </w:r>
          <w:r w:rsidRPr="007C437A">
            <w:rPr>
              <w:webHidden/>
              <w:rPrChange w:id="410" w:author="Arthur Parmentier" w:date="2020-06-07T15:27:00Z">
                <w:rPr>
                  <w:noProof/>
                  <w:webHidden/>
                </w:rPr>
              </w:rPrChange>
            </w:rPr>
            <w:fldChar w:fldCharType="separate"/>
          </w:r>
          <w:ins w:id="411" w:author="Arthur Parmentier" w:date="2020-06-05T14:15:00Z">
            <w:r w:rsidRPr="007C437A">
              <w:rPr>
                <w:webHidden/>
                <w:rPrChange w:id="412" w:author="Arthur Parmentier" w:date="2020-06-07T15:27:00Z">
                  <w:rPr>
                    <w:noProof/>
                    <w:webHidden/>
                  </w:rPr>
                </w:rPrChange>
              </w:rPr>
              <w:t>5</w:t>
            </w:r>
            <w:r w:rsidRPr="007C437A">
              <w:rPr>
                <w:webHidden/>
                <w:rPrChange w:id="413" w:author="Arthur Parmentier" w:date="2020-06-07T15:27:00Z">
                  <w:rPr>
                    <w:noProof/>
                    <w:webHidden/>
                  </w:rPr>
                </w:rPrChange>
              </w:rPr>
              <w:fldChar w:fldCharType="end"/>
            </w:r>
            <w:r w:rsidRPr="007C437A">
              <w:rPr>
                <w:rStyle w:val="Lienhypertexte"/>
                <w:rPrChange w:id="414" w:author="Arthur Parmentier" w:date="2020-06-07T15:27:00Z">
                  <w:rPr>
                    <w:rStyle w:val="Lienhypertexte"/>
                    <w:noProof/>
                  </w:rPr>
                </w:rPrChange>
              </w:rPr>
              <w:fldChar w:fldCharType="end"/>
            </w:r>
          </w:ins>
        </w:p>
        <w:p w:rsidR="00BF73B1" w:rsidRPr="007C437A" w:rsidRDefault="00BF73B1">
          <w:pPr>
            <w:pStyle w:val="TM3"/>
            <w:tabs>
              <w:tab w:val="left" w:pos="880"/>
              <w:tab w:val="right" w:leader="dot" w:pos="9736"/>
            </w:tabs>
            <w:rPr>
              <w:ins w:id="415" w:author="Arthur Parmentier" w:date="2020-06-05T14:15:00Z"/>
              <w:rFonts w:eastAsiaTheme="minorEastAsia" w:cstheme="minorBidi"/>
              <w:sz w:val="22"/>
              <w:szCs w:val="22"/>
              <w:rPrChange w:id="416" w:author="Arthur Parmentier" w:date="2020-06-07T15:27:00Z">
                <w:rPr>
                  <w:ins w:id="417" w:author="Arthur Parmentier" w:date="2020-06-05T14:15:00Z"/>
                  <w:rFonts w:eastAsiaTheme="minorEastAsia" w:cstheme="minorBidi"/>
                  <w:noProof/>
                  <w:sz w:val="22"/>
                  <w:szCs w:val="22"/>
                  <w:lang w:val="fr-FR"/>
                </w:rPr>
              </w:rPrChange>
            </w:rPr>
          </w:pPr>
          <w:ins w:id="418" w:author="Arthur Parmentier" w:date="2020-06-05T14:15:00Z">
            <w:r w:rsidRPr="007C437A">
              <w:rPr>
                <w:rStyle w:val="Lienhypertexte"/>
                <w:rPrChange w:id="419" w:author="Arthur Parmentier" w:date="2020-06-07T15:27:00Z">
                  <w:rPr>
                    <w:rStyle w:val="Lienhypertexte"/>
                    <w:noProof/>
                  </w:rPr>
                </w:rPrChange>
              </w:rPr>
              <w:fldChar w:fldCharType="begin"/>
            </w:r>
            <w:r w:rsidRPr="007C437A">
              <w:rPr>
                <w:rStyle w:val="Lienhypertexte"/>
                <w:rPrChange w:id="420" w:author="Arthur Parmentier" w:date="2020-06-07T15:27:00Z">
                  <w:rPr>
                    <w:rStyle w:val="Lienhypertexte"/>
                    <w:noProof/>
                  </w:rPr>
                </w:rPrChange>
              </w:rPr>
              <w:instrText xml:space="preserve"> </w:instrText>
            </w:r>
            <w:r w:rsidRPr="007C437A">
              <w:rPr>
                <w:rPrChange w:id="421" w:author="Arthur Parmentier" w:date="2020-06-07T15:27:00Z">
                  <w:rPr>
                    <w:noProof/>
                  </w:rPr>
                </w:rPrChange>
              </w:rPr>
              <w:instrText>HYPERLINK \l "_Toc42259065"</w:instrText>
            </w:r>
            <w:r w:rsidRPr="007C437A">
              <w:rPr>
                <w:rStyle w:val="Lienhypertexte"/>
                <w:rPrChange w:id="422" w:author="Arthur Parmentier" w:date="2020-06-07T15:27:00Z">
                  <w:rPr>
                    <w:rStyle w:val="Lienhypertexte"/>
                    <w:noProof/>
                  </w:rPr>
                </w:rPrChange>
              </w:rPr>
              <w:instrText xml:space="preserve"> </w:instrText>
            </w:r>
            <w:r w:rsidRPr="007C437A">
              <w:rPr>
                <w:rStyle w:val="Lienhypertexte"/>
                <w:rPrChange w:id="423" w:author="Arthur Parmentier" w:date="2020-06-07T15:27:00Z">
                  <w:rPr>
                    <w:rStyle w:val="Lienhypertexte"/>
                    <w:noProof/>
                  </w:rPr>
                </w:rPrChange>
              </w:rPr>
              <w:fldChar w:fldCharType="separate"/>
            </w:r>
            <w:r w:rsidRPr="007C437A">
              <w:rPr>
                <w:rStyle w:val="Lienhypertexte"/>
                <w:rPrChange w:id="424" w:author="Arthur Parmentier" w:date="2020-06-07T15:27:00Z">
                  <w:rPr>
                    <w:rStyle w:val="Lienhypertexte"/>
                    <w:noProof/>
                  </w:rPr>
                </w:rPrChange>
              </w:rPr>
              <w:t>1.</w:t>
            </w:r>
            <w:r w:rsidRPr="007C437A">
              <w:rPr>
                <w:rFonts w:eastAsiaTheme="minorEastAsia" w:cstheme="minorBidi"/>
                <w:sz w:val="22"/>
                <w:szCs w:val="22"/>
                <w:rPrChange w:id="425" w:author="Arthur Parmentier" w:date="2020-06-07T15:27:00Z">
                  <w:rPr>
                    <w:rFonts w:eastAsiaTheme="minorEastAsia" w:cstheme="minorBidi"/>
                    <w:noProof/>
                    <w:sz w:val="22"/>
                    <w:szCs w:val="22"/>
                    <w:lang w:val="fr-FR"/>
                  </w:rPr>
                </w:rPrChange>
              </w:rPr>
              <w:tab/>
            </w:r>
            <w:r w:rsidRPr="007C437A">
              <w:rPr>
                <w:rStyle w:val="Lienhypertexte"/>
                <w:rPrChange w:id="426" w:author="Arthur Parmentier" w:date="2020-06-07T15:27:00Z">
                  <w:rPr>
                    <w:rStyle w:val="Lienhypertexte"/>
                    <w:noProof/>
                  </w:rPr>
                </w:rPrChange>
              </w:rPr>
              <w:t>Regular languages</w:t>
            </w:r>
            <w:r w:rsidRPr="007C437A">
              <w:rPr>
                <w:webHidden/>
                <w:rPrChange w:id="427" w:author="Arthur Parmentier" w:date="2020-06-07T15:27:00Z">
                  <w:rPr>
                    <w:noProof/>
                    <w:webHidden/>
                  </w:rPr>
                </w:rPrChange>
              </w:rPr>
              <w:tab/>
            </w:r>
            <w:r w:rsidRPr="007C437A">
              <w:rPr>
                <w:webHidden/>
                <w:rPrChange w:id="428" w:author="Arthur Parmentier" w:date="2020-06-07T15:27:00Z">
                  <w:rPr>
                    <w:noProof/>
                    <w:webHidden/>
                  </w:rPr>
                </w:rPrChange>
              </w:rPr>
              <w:fldChar w:fldCharType="begin"/>
            </w:r>
            <w:r w:rsidRPr="007C437A">
              <w:rPr>
                <w:webHidden/>
                <w:rPrChange w:id="429" w:author="Arthur Parmentier" w:date="2020-06-07T15:27:00Z">
                  <w:rPr>
                    <w:noProof/>
                    <w:webHidden/>
                  </w:rPr>
                </w:rPrChange>
              </w:rPr>
              <w:instrText xml:space="preserve"> PAGEREF _Toc42259065 \h </w:instrText>
            </w:r>
          </w:ins>
          <w:r w:rsidRPr="007C437A">
            <w:rPr>
              <w:webHidden/>
              <w:rPrChange w:id="430" w:author="Arthur Parmentier" w:date="2020-06-07T15:27:00Z">
                <w:rPr>
                  <w:noProof/>
                  <w:webHidden/>
                </w:rPr>
              </w:rPrChange>
            </w:rPr>
          </w:r>
          <w:r w:rsidRPr="007C437A">
            <w:rPr>
              <w:webHidden/>
              <w:rPrChange w:id="431" w:author="Arthur Parmentier" w:date="2020-06-07T15:27:00Z">
                <w:rPr>
                  <w:noProof/>
                  <w:webHidden/>
                </w:rPr>
              </w:rPrChange>
            </w:rPr>
            <w:fldChar w:fldCharType="separate"/>
          </w:r>
          <w:ins w:id="432" w:author="Arthur Parmentier" w:date="2020-06-05T14:15:00Z">
            <w:r w:rsidRPr="007C437A">
              <w:rPr>
                <w:webHidden/>
                <w:rPrChange w:id="433" w:author="Arthur Parmentier" w:date="2020-06-07T15:27:00Z">
                  <w:rPr>
                    <w:noProof/>
                    <w:webHidden/>
                  </w:rPr>
                </w:rPrChange>
              </w:rPr>
              <w:t>6</w:t>
            </w:r>
            <w:r w:rsidRPr="007C437A">
              <w:rPr>
                <w:webHidden/>
                <w:rPrChange w:id="434" w:author="Arthur Parmentier" w:date="2020-06-07T15:27:00Z">
                  <w:rPr>
                    <w:noProof/>
                    <w:webHidden/>
                  </w:rPr>
                </w:rPrChange>
              </w:rPr>
              <w:fldChar w:fldCharType="end"/>
            </w:r>
            <w:r w:rsidRPr="007C437A">
              <w:rPr>
                <w:rStyle w:val="Lienhypertexte"/>
                <w:rPrChange w:id="435" w:author="Arthur Parmentier" w:date="2020-06-07T15:27:00Z">
                  <w:rPr>
                    <w:rStyle w:val="Lienhypertexte"/>
                    <w:noProof/>
                  </w:rPr>
                </w:rPrChange>
              </w:rPr>
              <w:fldChar w:fldCharType="end"/>
            </w:r>
          </w:ins>
        </w:p>
        <w:p w:rsidR="00BF73B1" w:rsidRPr="007C437A" w:rsidRDefault="00BF73B1">
          <w:pPr>
            <w:pStyle w:val="TM3"/>
            <w:tabs>
              <w:tab w:val="left" w:pos="880"/>
              <w:tab w:val="right" w:leader="dot" w:pos="9736"/>
            </w:tabs>
            <w:rPr>
              <w:ins w:id="436" w:author="Arthur Parmentier" w:date="2020-06-05T14:15:00Z"/>
              <w:rFonts w:eastAsiaTheme="minorEastAsia" w:cstheme="minorBidi"/>
              <w:sz w:val="22"/>
              <w:szCs w:val="22"/>
              <w:rPrChange w:id="437" w:author="Arthur Parmentier" w:date="2020-06-07T15:27:00Z">
                <w:rPr>
                  <w:ins w:id="438" w:author="Arthur Parmentier" w:date="2020-06-05T14:15:00Z"/>
                  <w:rFonts w:eastAsiaTheme="minorEastAsia" w:cstheme="minorBidi"/>
                  <w:noProof/>
                  <w:sz w:val="22"/>
                  <w:szCs w:val="22"/>
                  <w:lang w:val="fr-FR"/>
                </w:rPr>
              </w:rPrChange>
            </w:rPr>
          </w:pPr>
          <w:ins w:id="439" w:author="Arthur Parmentier" w:date="2020-06-05T14:15:00Z">
            <w:r w:rsidRPr="007C437A">
              <w:rPr>
                <w:rStyle w:val="Lienhypertexte"/>
                <w:rPrChange w:id="440" w:author="Arthur Parmentier" w:date="2020-06-07T15:27:00Z">
                  <w:rPr>
                    <w:rStyle w:val="Lienhypertexte"/>
                    <w:noProof/>
                  </w:rPr>
                </w:rPrChange>
              </w:rPr>
              <w:fldChar w:fldCharType="begin"/>
            </w:r>
            <w:r w:rsidRPr="007C437A">
              <w:rPr>
                <w:rStyle w:val="Lienhypertexte"/>
                <w:rPrChange w:id="441" w:author="Arthur Parmentier" w:date="2020-06-07T15:27:00Z">
                  <w:rPr>
                    <w:rStyle w:val="Lienhypertexte"/>
                    <w:noProof/>
                  </w:rPr>
                </w:rPrChange>
              </w:rPr>
              <w:instrText xml:space="preserve"> </w:instrText>
            </w:r>
            <w:r w:rsidRPr="007C437A">
              <w:rPr>
                <w:rPrChange w:id="442" w:author="Arthur Parmentier" w:date="2020-06-07T15:27:00Z">
                  <w:rPr>
                    <w:noProof/>
                  </w:rPr>
                </w:rPrChange>
              </w:rPr>
              <w:instrText>HYPERLINK \l "_Toc42259066"</w:instrText>
            </w:r>
            <w:r w:rsidRPr="007C437A">
              <w:rPr>
                <w:rStyle w:val="Lienhypertexte"/>
                <w:rPrChange w:id="443" w:author="Arthur Parmentier" w:date="2020-06-07T15:27:00Z">
                  <w:rPr>
                    <w:rStyle w:val="Lienhypertexte"/>
                    <w:noProof/>
                  </w:rPr>
                </w:rPrChange>
              </w:rPr>
              <w:instrText xml:space="preserve"> </w:instrText>
            </w:r>
            <w:r w:rsidRPr="007C437A">
              <w:rPr>
                <w:rStyle w:val="Lienhypertexte"/>
                <w:rPrChange w:id="444" w:author="Arthur Parmentier" w:date="2020-06-07T15:27:00Z">
                  <w:rPr>
                    <w:rStyle w:val="Lienhypertexte"/>
                    <w:noProof/>
                  </w:rPr>
                </w:rPrChange>
              </w:rPr>
              <w:fldChar w:fldCharType="separate"/>
            </w:r>
            <w:r w:rsidRPr="007C437A">
              <w:rPr>
                <w:rStyle w:val="Lienhypertexte"/>
                <w:rPrChange w:id="445" w:author="Arthur Parmentier" w:date="2020-06-07T15:27:00Z">
                  <w:rPr>
                    <w:rStyle w:val="Lienhypertexte"/>
                    <w:noProof/>
                  </w:rPr>
                </w:rPrChange>
              </w:rPr>
              <w:t>2.</w:t>
            </w:r>
            <w:r w:rsidRPr="007C437A">
              <w:rPr>
                <w:rFonts w:eastAsiaTheme="minorEastAsia" w:cstheme="minorBidi"/>
                <w:sz w:val="22"/>
                <w:szCs w:val="22"/>
                <w:rPrChange w:id="446" w:author="Arthur Parmentier" w:date="2020-06-07T15:27:00Z">
                  <w:rPr>
                    <w:rFonts w:eastAsiaTheme="minorEastAsia" w:cstheme="minorBidi"/>
                    <w:noProof/>
                    <w:sz w:val="22"/>
                    <w:szCs w:val="22"/>
                    <w:lang w:val="fr-FR"/>
                  </w:rPr>
                </w:rPrChange>
              </w:rPr>
              <w:tab/>
            </w:r>
            <w:r w:rsidRPr="007C437A">
              <w:rPr>
                <w:rStyle w:val="Lienhypertexte"/>
                <w:rPrChange w:id="447" w:author="Arthur Parmentier" w:date="2020-06-07T15:27:00Z">
                  <w:rPr>
                    <w:rStyle w:val="Lienhypertexte"/>
                    <w:noProof/>
                  </w:rPr>
                </w:rPrChange>
              </w:rPr>
              <w:t>… link with generative music?</w:t>
            </w:r>
            <w:r w:rsidRPr="007C437A">
              <w:rPr>
                <w:webHidden/>
                <w:rPrChange w:id="448" w:author="Arthur Parmentier" w:date="2020-06-07T15:27:00Z">
                  <w:rPr>
                    <w:noProof/>
                    <w:webHidden/>
                  </w:rPr>
                </w:rPrChange>
              </w:rPr>
              <w:tab/>
            </w:r>
            <w:r w:rsidRPr="007C437A">
              <w:rPr>
                <w:webHidden/>
                <w:rPrChange w:id="449" w:author="Arthur Parmentier" w:date="2020-06-07T15:27:00Z">
                  <w:rPr>
                    <w:noProof/>
                    <w:webHidden/>
                  </w:rPr>
                </w:rPrChange>
              </w:rPr>
              <w:fldChar w:fldCharType="begin"/>
            </w:r>
            <w:r w:rsidRPr="007C437A">
              <w:rPr>
                <w:webHidden/>
                <w:rPrChange w:id="450" w:author="Arthur Parmentier" w:date="2020-06-07T15:27:00Z">
                  <w:rPr>
                    <w:noProof/>
                    <w:webHidden/>
                  </w:rPr>
                </w:rPrChange>
              </w:rPr>
              <w:instrText xml:space="preserve"> PAGEREF _Toc42259066 \h </w:instrText>
            </w:r>
          </w:ins>
          <w:r w:rsidRPr="007C437A">
            <w:rPr>
              <w:webHidden/>
              <w:rPrChange w:id="451" w:author="Arthur Parmentier" w:date="2020-06-07T15:27:00Z">
                <w:rPr>
                  <w:noProof/>
                  <w:webHidden/>
                </w:rPr>
              </w:rPrChange>
            </w:rPr>
          </w:r>
          <w:r w:rsidRPr="007C437A">
            <w:rPr>
              <w:webHidden/>
              <w:rPrChange w:id="452" w:author="Arthur Parmentier" w:date="2020-06-07T15:27:00Z">
                <w:rPr>
                  <w:noProof/>
                  <w:webHidden/>
                </w:rPr>
              </w:rPrChange>
            </w:rPr>
            <w:fldChar w:fldCharType="separate"/>
          </w:r>
          <w:ins w:id="453" w:author="Arthur Parmentier" w:date="2020-06-05T14:15:00Z">
            <w:r w:rsidRPr="007C437A">
              <w:rPr>
                <w:webHidden/>
                <w:rPrChange w:id="454" w:author="Arthur Parmentier" w:date="2020-06-07T15:27:00Z">
                  <w:rPr>
                    <w:noProof/>
                    <w:webHidden/>
                  </w:rPr>
                </w:rPrChange>
              </w:rPr>
              <w:t>6</w:t>
            </w:r>
            <w:r w:rsidRPr="007C437A">
              <w:rPr>
                <w:webHidden/>
                <w:rPrChange w:id="455" w:author="Arthur Parmentier" w:date="2020-06-07T15:27:00Z">
                  <w:rPr>
                    <w:noProof/>
                    <w:webHidden/>
                  </w:rPr>
                </w:rPrChange>
              </w:rPr>
              <w:fldChar w:fldCharType="end"/>
            </w:r>
            <w:r w:rsidRPr="007C437A">
              <w:rPr>
                <w:rStyle w:val="Lienhypertexte"/>
                <w:rPrChange w:id="456" w:author="Arthur Parmentier" w:date="2020-06-07T15:27:00Z">
                  <w:rPr>
                    <w:rStyle w:val="Lienhypertexte"/>
                    <w:noProof/>
                  </w:rPr>
                </w:rPrChange>
              </w:rPr>
              <w:fldChar w:fldCharType="end"/>
            </w:r>
          </w:ins>
        </w:p>
        <w:p w:rsidR="00BF73B1" w:rsidRPr="007C437A" w:rsidRDefault="00BF73B1">
          <w:pPr>
            <w:pStyle w:val="TM1"/>
            <w:tabs>
              <w:tab w:val="left" w:pos="440"/>
              <w:tab w:val="right" w:leader="dot" w:pos="9736"/>
            </w:tabs>
            <w:rPr>
              <w:ins w:id="457" w:author="Arthur Parmentier" w:date="2020-06-05T14:15:00Z"/>
              <w:rFonts w:eastAsiaTheme="minorEastAsia" w:cstheme="minorBidi"/>
              <w:b w:val="0"/>
              <w:bCs w:val="0"/>
              <w:i w:val="0"/>
              <w:iCs w:val="0"/>
              <w:sz w:val="22"/>
              <w:szCs w:val="22"/>
              <w:rPrChange w:id="458" w:author="Arthur Parmentier" w:date="2020-06-07T15:27:00Z">
                <w:rPr>
                  <w:ins w:id="459" w:author="Arthur Parmentier" w:date="2020-06-05T14:15:00Z"/>
                  <w:rFonts w:eastAsiaTheme="minorEastAsia" w:cstheme="minorBidi"/>
                  <w:b w:val="0"/>
                  <w:bCs w:val="0"/>
                  <w:i w:val="0"/>
                  <w:iCs w:val="0"/>
                  <w:noProof/>
                  <w:sz w:val="22"/>
                  <w:szCs w:val="22"/>
                  <w:lang w:val="fr-FR"/>
                </w:rPr>
              </w:rPrChange>
            </w:rPr>
          </w:pPr>
          <w:ins w:id="460" w:author="Arthur Parmentier" w:date="2020-06-05T14:15:00Z">
            <w:r w:rsidRPr="007C437A">
              <w:rPr>
                <w:rStyle w:val="Lienhypertexte"/>
                <w:rPrChange w:id="461" w:author="Arthur Parmentier" w:date="2020-06-07T15:27:00Z">
                  <w:rPr>
                    <w:rStyle w:val="Lienhypertexte"/>
                    <w:noProof/>
                  </w:rPr>
                </w:rPrChange>
              </w:rPr>
              <w:fldChar w:fldCharType="begin"/>
            </w:r>
            <w:r w:rsidRPr="007C437A">
              <w:rPr>
                <w:rStyle w:val="Lienhypertexte"/>
                <w:rPrChange w:id="462" w:author="Arthur Parmentier" w:date="2020-06-07T15:27:00Z">
                  <w:rPr>
                    <w:rStyle w:val="Lienhypertexte"/>
                    <w:noProof/>
                  </w:rPr>
                </w:rPrChange>
              </w:rPr>
              <w:instrText xml:space="preserve"> </w:instrText>
            </w:r>
            <w:r w:rsidRPr="007C437A">
              <w:rPr>
                <w:rPrChange w:id="463" w:author="Arthur Parmentier" w:date="2020-06-07T15:27:00Z">
                  <w:rPr>
                    <w:noProof/>
                  </w:rPr>
                </w:rPrChange>
              </w:rPr>
              <w:instrText>HYPERLINK \l "_Toc42259067"</w:instrText>
            </w:r>
            <w:r w:rsidRPr="007C437A">
              <w:rPr>
                <w:rStyle w:val="Lienhypertexte"/>
                <w:rPrChange w:id="464" w:author="Arthur Parmentier" w:date="2020-06-07T15:27:00Z">
                  <w:rPr>
                    <w:rStyle w:val="Lienhypertexte"/>
                    <w:noProof/>
                  </w:rPr>
                </w:rPrChange>
              </w:rPr>
              <w:instrText xml:space="preserve"> </w:instrText>
            </w:r>
            <w:r w:rsidRPr="007C437A">
              <w:rPr>
                <w:rStyle w:val="Lienhypertexte"/>
                <w:rPrChange w:id="465" w:author="Arthur Parmentier" w:date="2020-06-07T15:27:00Z">
                  <w:rPr>
                    <w:rStyle w:val="Lienhypertexte"/>
                    <w:noProof/>
                  </w:rPr>
                </w:rPrChange>
              </w:rPr>
              <w:fldChar w:fldCharType="separate"/>
            </w:r>
            <w:r w:rsidRPr="007C437A">
              <w:rPr>
                <w:rStyle w:val="Lienhypertexte"/>
                <w:rPrChange w:id="466" w:author="Arthur Parmentier" w:date="2020-06-07T15:27:00Z">
                  <w:rPr>
                    <w:rStyle w:val="Lienhypertexte"/>
                    <w:noProof/>
                  </w:rPr>
                </w:rPrChange>
              </w:rPr>
              <w:t>V.</w:t>
            </w:r>
            <w:r w:rsidRPr="007C437A">
              <w:rPr>
                <w:rFonts w:eastAsiaTheme="minorEastAsia" w:cstheme="minorBidi"/>
                <w:b w:val="0"/>
                <w:bCs w:val="0"/>
                <w:i w:val="0"/>
                <w:iCs w:val="0"/>
                <w:sz w:val="22"/>
                <w:szCs w:val="22"/>
                <w:rPrChange w:id="467" w:author="Arthur Parmentier" w:date="2020-06-07T15:27:00Z">
                  <w:rPr>
                    <w:rFonts w:eastAsiaTheme="minorEastAsia" w:cstheme="minorBidi"/>
                    <w:b w:val="0"/>
                    <w:bCs w:val="0"/>
                    <w:i w:val="0"/>
                    <w:iCs w:val="0"/>
                    <w:noProof/>
                    <w:sz w:val="22"/>
                    <w:szCs w:val="22"/>
                    <w:lang w:val="fr-FR"/>
                  </w:rPr>
                </w:rPrChange>
              </w:rPr>
              <w:tab/>
            </w:r>
            <w:r w:rsidRPr="007C437A">
              <w:rPr>
                <w:rStyle w:val="Lienhypertexte"/>
                <w:rPrChange w:id="468" w:author="Arthur Parmentier" w:date="2020-06-07T15:27:00Z">
                  <w:rPr>
                    <w:rStyle w:val="Lienhypertexte"/>
                    <w:noProof/>
                  </w:rPr>
                </w:rPrChange>
              </w:rPr>
              <w:t>(abstract) Mechanisms and concepts of Soundpainting (a theoretical model of SP)</w:t>
            </w:r>
            <w:r w:rsidRPr="007C437A">
              <w:rPr>
                <w:webHidden/>
                <w:rPrChange w:id="469" w:author="Arthur Parmentier" w:date="2020-06-07T15:27:00Z">
                  <w:rPr>
                    <w:noProof/>
                    <w:webHidden/>
                  </w:rPr>
                </w:rPrChange>
              </w:rPr>
              <w:tab/>
            </w:r>
            <w:r w:rsidRPr="007C437A">
              <w:rPr>
                <w:webHidden/>
                <w:rPrChange w:id="470" w:author="Arthur Parmentier" w:date="2020-06-07T15:27:00Z">
                  <w:rPr>
                    <w:noProof/>
                    <w:webHidden/>
                  </w:rPr>
                </w:rPrChange>
              </w:rPr>
              <w:fldChar w:fldCharType="begin"/>
            </w:r>
            <w:r w:rsidRPr="007C437A">
              <w:rPr>
                <w:webHidden/>
                <w:rPrChange w:id="471" w:author="Arthur Parmentier" w:date="2020-06-07T15:27:00Z">
                  <w:rPr>
                    <w:noProof/>
                    <w:webHidden/>
                  </w:rPr>
                </w:rPrChange>
              </w:rPr>
              <w:instrText xml:space="preserve"> PAGEREF _Toc42259067 \h </w:instrText>
            </w:r>
          </w:ins>
          <w:r w:rsidRPr="007C437A">
            <w:rPr>
              <w:webHidden/>
              <w:rPrChange w:id="472" w:author="Arthur Parmentier" w:date="2020-06-07T15:27:00Z">
                <w:rPr>
                  <w:noProof/>
                  <w:webHidden/>
                </w:rPr>
              </w:rPrChange>
            </w:rPr>
          </w:r>
          <w:r w:rsidRPr="007C437A">
            <w:rPr>
              <w:webHidden/>
              <w:rPrChange w:id="473" w:author="Arthur Parmentier" w:date="2020-06-07T15:27:00Z">
                <w:rPr>
                  <w:noProof/>
                  <w:webHidden/>
                </w:rPr>
              </w:rPrChange>
            </w:rPr>
            <w:fldChar w:fldCharType="separate"/>
          </w:r>
          <w:ins w:id="474" w:author="Arthur Parmentier" w:date="2020-06-05T14:15:00Z">
            <w:r w:rsidRPr="007C437A">
              <w:rPr>
                <w:webHidden/>
                <w:rPrChange w:id="475" w:author="Arthur Parmentier" w:date="2020-06-07T15:27:00Z">
                  <w:rPr>
                    <w:noProof/>
                    <w:webHidden/>
                  </w:rPr>
                </w:rPrChange>
              </w:rPr>
              <w:t>6</w:t>
            </w:r>
            <w:r w:rsidRPr="007C437A">
              <w:rPr>
                <w:webHidden/>
                <w:rPrChange w:id="476" w:author="Arthur Parmentier" w:date="2020-06-07T15:27:00Z">
                  <w:rPr>
                    <w:noProof/>
                    <w:webHidden/>
                  </w:rPr>
                </w:rPrChange>
              </w:rPr>
              <w:fldChar w:fldCharType="end"/>
            </w:r>
            <w:r w:rsidRPr="007C437A">
              <w:rPr>
                <w:rStyle w:val="Lienhypertexte"/>
                <w:rPrChange w:id="477" w:author="Arthur Parmentier" w:date="2020-06-07T15:27:00Z">
                  <w:rPr>
                    <w:rStyle w:val="Lienhypertexte"/>
                    <w:noProof/>
                  </w:rPr>
                </w:rPrChange>
              </w:rPr>
              <w:fldChar w:fldCharType="end"/>
            </w:r>
          </w:ins>
        </w:p>
        <w:p w:rsidR="00BF73B1" w:rsidRPr="007C437A" w:rsidRDefault="00BF73B1">
          <w:pPr>
            <w:pStyle w:val="TM2"/>
            <w:tabs>
              <w:tab w:val="left" w:pos="660"/>
              <w:tab w:val="right" w:leader="dot" w:pos="9736"/>
            </w:tabs>
            <w:rPr>
              <w:ins w:id="478" w:author="Arthur Parmentier" w:date="2020-06-05T14:15:00Z"/>
              <w:rFonts w:eastAsiaTheme="minorEastAsia" w:cstheme="minorBidi"/>
              <w:b w:val="0"/>
              <w:bCs w:val="0"/>
              <w:rPrChange w:id="479" w:author="Arthur Parmentier" w:date="2020-06-07T15:27:00Z">
                <w:rPr>
                  <w:ins w:id="480" w:author="Arthur Parmentier" w:date="2020-06-05T14:15:00Z"/>
                  <w:rFonts w:eastAsiaTheme="minorEastAsia" w:cstheme="minorBidi"/>
                  <w:b w:val="0"/>
                  <w:bCs w:val="0"/>
                  <w:noProof/>
                  <w:lang w:val="fr-FR"/>
                </w:rPr>
              </w:rPrChange>
            </w:rPr>
          </w:pPr>
          <w:ins w:id="481" w:author="Arthur Parmentier" w:date="2020-06-05T14:15:00Z">
            <w:r w:rsidRPr="007C437A">
              <w:rPr>
                <w:rStyle w:val="Lienhypertexte"/>
                <w:rPrChange w:id="482" w:author="Arthur Parmentier" w:date="2020-06-07T15:27:00Z">
                  <w:rPr>
                    <w:rStyle w:val="Lienhypertexte"/>
                    <w:noProof/>
                  </w:rPr>
                </w:rPrChange>
              </w:rPr>
              <w:fldChar w:fldCharType="begin"/>
            </w:r>
            <w:r w:rsidRPr="007C437A">
              <w:rPr>
                <w:rStyle w:val="Lienhypertexte"/>
                <w:rPrChange w:id="483" w:author="Arthur Parmentier" w:date="2020-06-07T15:27:00Z">
                  <w:rPr>
                    <w:rStyle w:val="Lienhypertexte"/>
                    <w:noProof/>
                  </w:rPr>
                </w:rPrChange>
              </w:rPr>
              <w:instrText xml:space="preserve"> </w:instrText>
            </w:r>
            <w:r w:rsidRPr="007C437A">
              <w:rPr>
                <w:rPrChange w:id="484" w:author="Arthur Parmentier" w:date="2020-06-07T15:27:00Z">
                  <w:rPr>
                    <w:noProof/>
                  </w:rPr>
                </w:rPrChange>
              </w:rPr>
              <w:instrText>HYPERLINK \l "_Toc42259068"</w:instrText>
            </w:r>
            <w:r w:rsidRPr="007C437A">
              <w:rPr>
                <w:rStyle w:val="Lienhypertexte"/>
                <w:rPrChange w:id="485" w:author="Arthur Parmentier" w:date="2020-06-07T15:27:00Z">
                  <w:rPr>
                    <w:rStyle w:val="Lienhypertexte"/>
                    <w:noProof/>
                  </w:rPr>
                </w:rPrChange>
              </w:rPr>
              <w:instrText xml:space="preserve"> </w:instrText>
            </w:r>
            <w:r w:rsidRPr="007C437A">
              <w:rPr>
                <w:rStyle w:val="Lienhypertexte"/>
                <w:rPrChange w:id="486" w:author="Arthur Parmentier" w:date="2020-06-07T15:27:00Z">
                  <w:rPr>
                    <w:rStyle w:val="Lienhypertexte"/>
                    <w:noProof/>
                  </w:rPr>
                </w:rPrChange>
              </w:rPr>
              <w:fldChar w:fldCharType="separate"/>
            </w:r>
            <w:r w:rsidRPr="007C437A">
              <w:rPr>
                <w:rStyle w:val="Lienhypertexte"/>
                <w:rPrChange w:id="487" w:author="Arthur Parmentier" w:date="2020-06-07T15:27:00Z">
                  <w:rPr>
                    <w:rStyle w:val="Lienhypertexte"/>
                    <w:noProof/>
                  </w:rPr>
                </w:rPrChange>
              </w:rPr>
              <w:t>A.</w:t>
            </w:r>
            <w:r w:rsidRPr="007C437A">
              <w:rPr>
                <w:rFonts w:eastAsiaTheme="minorEastAsia" w:cstheme="minorBidi"/>
                <w:b w:val="0"/>
                <w:bCs w:val="0"/>
                <w:rPrChange w:id="488" w:author="Arthur Parmentier" w:date="2020-06-07T15:27:00Z">
                  <w:rPr>
                    <w:rFonts w:eastAsiaTheme="minorEastAsia" w:cstheme="minorBidi"/>
                    <w:b w:val="0"/>
                    <w:bCs w:val="0"/>
                    <w:noProof/>
                    <w:lang w:val="fr-FR"/>
                  </w:rPr>
                </w:rPrChange>
              </w:rPr>
              <w:tab/>
            </w:r>
            <w:r w:rsidRPr="007C437A">
              <w:rPr>
                <w:rStyle w:val="Lienhypertexte"/>
                <w:rPrChange w:id="489" w:author="Arthur Parmentier" w:date="2020-06-07T15:27:00Z">
                  <w:rPr>
                    <w:rStyle w:val="Lienhypertexte"/>
                    <w:noProof/>
                  </w:rPr>
                </w:rPrChange>
              </w:rPr>
              <w:t>Preliminary remarks</w:t>
            </w:r>
            <w:r w:rsidRPr="007C437A">
              <w:rPr>
                <w:webHidden/>
                <w:rPrChange w:id="490" w:author="Arthur Parmentier" w:date="2020-06-07T15:27:00Z">
                  <w:rPr>
                    <w:noProof/>
                    <w:webHidden/>
                  </w:rPr>
                </w:rPrChange>
              </w:rPr>
              <w:tab/>
            </w:r>
            <w:r w:rsidRPr="007C437A">
              <w:rPr>
                <w:webHidden/>
                <w:rPrChange w:id="491" w:author="Arthur Parmentier" w:date="2020-06-07T15:27:00Z">
                  <w:rPr>
                    <w:noProof/>
                    <w:webHidden/>
                  </w:rPr>
                </w:rPrChange>
              </w:rPr>
              <w:fldChar w:fldCharType="begin"/>
            </w:r>
            <w:r w:rsidRPr="007C437A">
              <w:rPr>
                <w:webHidden/>
                <w:rPrChange w:id="492" w:author="Arthur Parmentier" w:date="2020-06-07T15:27:00Z">
                  <w:rPr>
                    <w:noProof/>
                    <w:webHidden/>
                  </w:rPr>
                </w:rPrChange>
              </w:rPr>
              <w:instrText xml:space="preserve"> PAGEREF _Toc42259068 \h </w:instrText>
            </w:r>
          </w:ins>
          <w:r w:rsidRPr="007C437A">
            <w:rPr>
              <w:webHidden/>
              <w:rPrChange w:id="493" w:author="Arthur Parmentier" w:date="2020-06-07T15:27:00Z">
                <w:rPr>
                  <w:noProof/>
                  <w:webHidden/>
                </w:rPr>
              </w:rPrChange>
            </w:rPr>
          </w:r>
          <w:r w:rsidRPr="007C437A">
            <w:rPr>
              <w:webHidden/>
              <w:rPrChange w:id="494" w:author="Arthur Parmentier" w:date="2020-06-07T15:27:00Z">
                <w:rPr>
                  <w:noProof/>
                  <w:webHidden/>
                </w:rPr>
              </w:rPrChange>
            </w:rPr>
            <w:fldChar w:fldCharType="separate"/>
          </w:r>
          <w:ins w:id="495" w:author="Arthur Parmentier" w:date="2020-06-05T14:15:00Z">
            <w:r w:rsidRPr="007C437A">
              <w:rPr>
                <w:webHidden/>
                <w:rPrChange w:id="496" w:author="Arthur Parmentier" w:date="2020-06-07T15:27:00Z">
                  <w:rPr>
                    <w:noProof/>
                    <w:webHidden/>
                  </w:rPr>
                </w:rPrChange>
              </w:rPr>
              <w:t>6</w:t>
            </w:r>
            <w:r w:rsidRPr="007C437A">
              <w:rPr>
                <w:webHidden/>
                <w:rPrChange w:id="497" w:author="Arthur Parmentier" w:date="2020-06-07T15:27:00Z">
                  <w:rPr>
                    <w:noProof/>
                    <w:webHidden/>
                  </w:rPr>
                </w:rPrChange>
              </w:rPr>
              <w:fldChar w:fldCharType="end"/>
            </w:r>
            <w:r w:rsidRPr="007C437A">
              <w:rPr>
                <w:rStyle w:val="Lienhypertexte"/>
                <w:rPrChange w:id="498" w:author="Arthur Parmentier" w:date="2020-06-07T15:27:00Z">
                  <w:rPr>
                    <w:rStyle w:val="Lienhypertexte"/>
                    <w:noProof/>
                  </w:rPr>
                </w:rPrChange>
              </w:rPr>
              <w:fldChar w:fldCharType="end"/>
            </w:r>
          </w:ins>
        </w:p>
        <w:p w:rsidR="00BF73B1" w:rsidRPr="007C437A" w:rsidRDefault="00BF73B1">
          <w:pPr>
            <w:pStyle w:val="TM3"/>
            <w:tabs>
              <w:tab w:val="left" w:pos="880"/>
              <w:tab w:val="right" w:leader="dot" w:pos="9736"/>
            </w:tabs>
            <w:rPr>
              <w:ins w:id="499" w:author="Arthur Parmentier" w:date="2020-06-05T14:15:00Z"/>
              <w:rFonts w:eastAsiaTheme="minorEastAsia" w:cstheme="minorBidi"/>
              <w:sz w:val="22"/>
              <w:szCs w:val="22"/>
              <w:rPrChange w:id="500" w:author="Arthur Parmentier" w:date="2020-06-07T15:27:00Z">
                <w:rPr>
                  <w:ins w:id="501" w:author="Arthur Parmentier" w:date="2020-06-05T14:15:00Z"/>
                  <w:rFonts w:eastAsiaTheme="minorEastAsia" w:cstheme="minorBidi"/>
                  <w:noProof/>
                  <w:sz w:val="22"/>
                  <w:szCs w:val="22"/>
                  <w:lang w:val="fr-FR"/>
                </w:rPr>
              </w:rPrChange>
            </w:rPr>
          </w:pPr>
          <w:ins w:id="502" w:author="Arthur Parmentier" w:date="2020-06-05T14:15:00Z">
            <w:r w:rsidRPr="007C437A">
              <w:rPr>
                <w:rStyle w:val="Lienhypertexte"/>
                <w:rPrChange w:id="503" w:author="Arthur Parmentier" w:date="2020-06-07T15:27:00Z">
                  <w:rPr>
                    <w:rStyle w:val="Lienhypertexte"/>
                    <w:noProof/>
                  </w:rPr>
                </w:rPrChange>
              </w:rPr>
              <w:fldChar w:fldCharType="begin"/>
            </w:r>
            <w:r w:rsidRPr="007C437A">
              <w:rPr>
                <w:rStyle w:val="Lienhypertexte"/>
                <w:rPrChange w:id="504" w:author="Arthur Parmentier" w:date="2020-06-07T15:27:00Z">
                  <w:rPr>
                    <w:rStyle w:val="Lienhypertexte"/>
                    <w:noProof/>
                  </w:rPr>
                </w:rPrChange>
              </w:rPr>
              <w:instrText xml:space="preserve"> </w:instrText>
            </w:r>
            <w:r w:rsidRPr="007C437A">
              <w:rPr>
                <w:rPrChange w:id="505" w:author="Arthur Parmentier" w:date="2020-06-07T15:27:00Z">
                  <w:rPr>
                    <w:noProof/>
                  </w:rPr>
                </w:rPrChange>
              </w:rPr>
              <w:instrText>HYPERLINK \l "_Toc42259069"</w:instrText>
            </w:r>
            <w:r w:rsidRPr="007C437A">
              <w:rPr>
                <w:rStyle w:val="Lienhypertexte"/>
                <w:rPrChange w:id="506" w:author="Arthur Parmentier" w:date="2020-06-07T15:27:00Z">
                  <w:rPr>
                    <w:rStyle w:val="Lienhypertexte"/>
                    <w:noProof/>
                  </w:rPr>
                </w:rPrChange>
              </w:rPr>
              <w:instrText xml:space="preserve"> </w:instrText>
            </w:r>
            <w:r w:rsidRPr="007C437A">
              <w:rPr>
                <w:rStyle w:val="Lienhypertexte"/>
                <w:rPrChange w:id="507" w:author="Arthur Parmentier" w:date="2020-06-07T15:27:00Z">
                  <w:rPr>
                    <w:rStyle w:val="Lienhypertexte"/>
                    <w:noProof/>
                  </w:rPr>
                </w:rPrChange>
              </w:rPr>
              <w:fldChar w:fldCharType="separate"/>
            </w:r>
            <w:r w:rsidRPr="007C437A">
              <w:rPr>
                <w:rStyle w:val="Lienhypertexte"/>
                <w:rPrChange w:id="508" w:author="Arthur Parmentier" w:date="2020-06-07T15:27:00Z">
                  <w:rPr>
                    <w:rStyle w:val="Lienhypertexte"/>
                    <w:noProof/>
                  </w:rPr>
                </w:rPrChange>
              </w:rPr>
              <w:t>1.</w:t>
            </w:r>
            <w:r w:rsidRPr="007C437A">
              <w:rPr>
                <w:rFonts w:eastAsiaTheme="minorEastAsia" w:cstheme="minorBidi"/>
                <w:sz w:val="22"/>
                <w:szCs w:val="22"/>
                <w:rPrChange w:id="509" w:author="Arthur Parmentier" w:date="2020-06-07T15:27:00Z">
                  <w:rPr>
                    <w:rFonts w:eastAsiaTheme="minorEastAsia" w:cstheme="minorBidi"/>
                    <w:noProof/>
                    <w:sz w:val="22"/>
                    <w:szCs w:val="22"/>
                    <w:lang w:val="fr-FR"/>
                  </w:rPr>
                </w:rPrChange>
              </w:rPr>
              <w:tab/>
            </w:r>
            <w:r w:rsidRPr="007C437A">
              <w:rPr>
                <w:rStyle w:val="Lienhypertexte"/>
                <w:rPrChange w:id="510" w:author="Arthur Parmentier" w:date="2020-06-07T15:27:00Z">
                  <w:rPr>
                    <w:rStyle w:val="Lienhypertexte"/>
                    <w:noProof/>
                  </w:rPr>
                </w:rPrChange>
              </w:rPr>
              <w:t>Context and scope of my personal observations</w:t>
            </w:r>
            <w:r w:rsidRPr="007C437A">
              <w:rPr>
                <w:webHidden/>
                <w:rPrChange w:id="511" w:author="Arthur Parmentier" w:date="2020-06-07T15:27:00Z">
                  <w:rPr>
                    <w:noProof/>
                    <w:webHidden/>
                  </w:rPr>
                </w:rPrChange>
              </w:rPr>
              <w:tab/>
            </w:r>
            <w:r w:rsidRPr="007C437A">
              <w:rPr>
                <w:webHidden/>
                <w:rPrChange w:id="512" w:author="Arthur Parmentier" w:date="2020-06-07T15:27:00Z">
                  <w:rPr>
                    <w:noProof/>
                    <w:webHidden/>
                  </w:rPr>
                </w:rPrChange>
              </w:rPr>
              <w:fldChar w:fldCharType="begin"/>
            </w:r>
            <w:r w:rsidRPr="007C437A">
              <w:rPr>
                <w:webHidden/>
                <w:rPrChange w:id="513" w:author="Arthur Parmentier" w:date="2020-06-07T15:27:00Z">
                  <w:rPr>
                    <w:noProof/>
                    <w:webHidden/>
                  </w:rPr>
                </w:rPrChange>
              </w:rPr>
              <w:instrText xml:space="preserve"> PAGEREF _Toc42259069 \h </w:instrText>
            </w:r>
          </w:ins>
          <w:r w:rsidRPr="007C437A">
            <w:rPr>
              <w:webHidden/>
              <w:rPrChange w:id="514" w:author="Arthur Parmentier" w:date="2020-06-07T15:27:00Z">
                <w:rPr>
                  <w:noProof/>
                  <w:webHidden/>
                </w:rPr>
              </w:rPrChange>
            </w:rPr>
          </w:r>
          <w:r w:rsidRPr="007C437A">
            <w:rPr>
              <w:webHidden/>
              <w:rPrChange w:id="515" w:author="Arthur Parmentier" w:date="2020-06-07T15:27:00Z">
                <w:rPr>
                  <w:noProof/>
                  <w:webHidden/>
                </w:rPr>
              </w:rPrChange>
            </w:rPr>
            <w:fldChar w:fldCharType="separate"/>
          </w:r>
          <w:ins w:id="516" w:author="Arthur Parmentier" w:date="2020-06-05T14:15:00Z">
            <w:r w:rsidRPr="007C437A">
              <w:rPr>
                <w:webHidden/>
                <w:rPrChange w:id="517" w:author="Arthur Parmentier" w:date="2020-06-07T15:27:00Z">
                  <w:rPr>
                    <w:noProof/>
                    <w:webHidden/>
                  </w:rPr>
                </w:rPrChange>
              </w:rPr>
              <w:t>6</w:t>
            </w:r>
            <w:r w:rsidRPr="007C437A">
              <w:rPr>
                <w:webHidden/>
                <w:rPrChange w:id="518" w:author="Arthur Parmentier" w:date="2020-06-07T15:27:00Z">
                  <w:rPr>
                    <w:noProof/>
                    <w:webHidden/>
                  </w:rPr>
                </w:rPrChange>
              </w:rPr>
              <w:fldChar w:fldCharType="end"/>
            </w:r>
            <w:r w:rsidRPr="007C437A">
              <w:rPr>
                <w:rStyle w:val="Lienhypertexte"/>
                <w:rPrChange w:id="519" w:author="Arthur Parmentier" w:date="2020-06-07T15:27:00Z">
                  <w:rPr>
                    <w:rStyle w:val="Lienhypertexte"/>
                    <w:noProof/>
                  </w:rPr>
                </w:rPrChange>
              </w:rPr>
              <w:fldChar w:fldCharType="end"/>
            </w:r>
          </w:ins>
        </w:p>
        <w:p w:rsidR="00BF73B1" w:rsidRPr="007C437A" w:rsidRDefault="00BF73B1">
          <w:pPr>
            <w:pStyle w:val="TM3"/>
            <w:tabs>
              <w:tab w:val="left" w:pos="880"/>
              <w:tab w:val="right" w:leader="dot" w:pos="9736"/>
            </w:tabs>
            <w:rPr>
              <w:ins w:id="520" w:author="Arthur Parmentier" w:date="2020-06-05T14:15:00Z"/>
              <w:rFonts w:eastAsiaTheme="minorEastAsia" w:cstheme="minorBidi"/>
              <w:sz w:val="22"/>
              <w:szCs w:val="22"/>
              <w:rPrChange w:id="521" w:author="Arthur Parmentier" w:date="2020-06-07T15:27:00Z">
                <w:rPr>
                  <w:ins w:id="522" w:author="Arthur Parmentier" w:date="2020-06-05T14:15:00Z"/>
                  <w:rFonts w:eastAsiaTheme="minorEastAsia" w:cstheme="minorBidi"/>
                  <w:noProof/>
                  <w:sz w:val="22"/>
                  <w:szCs w:val="22"/>
                  <w:lang w:val="fr-FR"/>
                </w:rPr>
              </w:rPrChange>
            </w:rPr>
          </w:pPr>
          <w:ins w:id="523" w:author="Arthur Parmentier" w:date="2020-06-05T14:15:00Z">
            <w:r w:rsidRPr="007C437A">
              <w:rPr>
                <w:rStyle w:val="Lienhypertexte"/>
                <w:rPrChange w:id="524" w:author="Arthur Parmentier" w:date="2020-06-07T15:27:00Z">
                  <w:rPr>
                    <w:rStyle w:val="Lienhypertexte"/>
                    <w:noProof/>
                  </w:rPr>
                </w:rPrChange>
              </w:rPr>
              <w:fldChar w:fldCharType="begin"/>
            </w:r>
            <w:r w:rsidRPr="007C437A">
              <w:rPr>
                <w:rStyle w:val="Lienhypertexte"/>
                <w:rPrChange w:id="525" w:author="Arthur Parmentier" w:date="2020-06-07T15:27:00Z">
                  <w:rPr>
                    <w:rStyle w:val="Lienhypertexte"/>
                    <w:noProof/>
                  </w:rPr>
                </w:rPrChange>
              </w:rPr>
              <w:instrText xml:space="preserve"> </w:instrText>
            </w:r>
            <w:r w:rsidRPr="007C437A">
              <w:rPr>
                <w:rPrChange w:id="526" w:author="Arthur Parmentier" w:date="2020-06-07T15:27:00Z">
                  <w:rPr>
                    <w:noProof/>
                  </w:rPr>
                </w:rPrChange>
              </w:rPr>
              <w:instrText>HYPERLINK \l "_Toc42259070"</w:instrText>
            </w:r>
            <w:r w:rsidRPr="007C437A">
              <w:rPr>
                <w:rStyle w:val="Lienhypertexte"/>
                <w:rPrChange w:id="527" w:author="Arthur Parmentier" w:date="2020-06-07T15:27:00Z">
                  <w:rPr>
                    <w:rStyle w:val="Lienhypertexte"/>
                    <w:noProof/>
                  </w:rPr>
                </w:rPrChange>
              </w:rPr>
              <w:instrText xml:space="preserve"> </w:instrText>
            </w:r>
            <w:r w:rsidRPr="007C437A">
              <w:rPr>
                <w:rStyle w:val="Lienhypertexte"/>
                <w:rPrChange w:id="528" w:author="Arthur Parmentier" w:date="2020-06-07T15:27:00Z">
                  <w:rPr>
                    <w:rStyle w:val="Lienhypertexte"/>
                    <w:noProof/>
                  </w:rPr>
                </w:rPrChange>
              </w:rPr>
              <w:fldChar w:fldCharType="separate"/>
            </w:r>
            <w:r w:rsidRPr="007C437A">
              <w:rPr>
                <w:rStyle w:val="Lienhypertexte"/>
                <w:rPrChange w:id="529" w:author="Arthur Parmentier" w:date="2020-06-07T15:27:00Z">
                  <w:rPr>
                    <w:rStyle w:val="Lienhypertexte"/>
                    <w:noProof/>
                  </w:rPr>
                </w:rPrChange>
              </w:rPr>
              <w:t>1.</w:t>
            </w:r>
            <w:r w:rsidRPr="007C437A">
              <w:rPr>
                <w:rFonts w:eastAsiaTheme="minorEastAsia" w:cstheme="minorBidi"/>
                <w:sz w:val="22"/>
                <w:szCs w:val="22"/>
                <w:rPrChange w:id="530" w:author="Arthur Parmentier" w:date="2020-06-07T15:27:00Z">
                  <w:rPr>
                    <w:rFonts w:eastAsiaTheme="minorEastAsia" w:cstheme="minorBidi"/>
                    <w:noProof/>
                    <w:sz w:val="22"/>
                    <w:szCs w:val="22"/>
                    <w:lang w:val="fr-FR"/>
                  </w:rPr>
                </w:rPrChange>
              </w:rPr>
              <w:tab/>
            </w:r>
            <w:r w:rsidRPr="007C437A">
              <w:rPr>
                <w:rStyle w:val="Lienhypertexte"/>
                <w:rPrChange w:id="531" w:author="Arthur Parmentier" w:date="2020-06-07T15:27:00Z">
                  <w:rPr>
                    <w:rStyle w:val="Lienhypertexte"/>
                    <w:noProof/>
                  </w:rPr>
                </w:rPrChange>
              </w:rPr>
              <w:t>The categorical and prototypical perception of concepts</w:t>
            </w:r>
            <w:r w:rsidRPr="007C437A">
              <w:rPr>
                <w:webHidden/>
                <w:rPrChange w:id="532" w:author="Arthur Parmentier" w:date="2020-06-07T15:27:00Z">
                  <w:rPr>
                    <w:noProof/>
                    <w:webHidden/>
                  </w:rPr>
                </w:rPrChange>
              </w:rPr>
              <w:tab/>
            </w:r>
            <w:r w:rsidRPr="007C437A">
              <w:rPr>
                <w:webHidden/>
                <w:rPrChange w:id="533" w:author="Arthur Parmentier" w:date="2020-06-07T15:27:00Z">
                  <w:rPr>
                    <w:noProof/>
                    <w:webHidden/>
                  </w:rPr>
                </w:rPrChange>
              </w:rPr>
              <w:fldChar w:fldCharType="begin"/>
            </w:r>
            <w:r w:rsidRPr="007C437A">
              <w:rPr>
                <w:webHidden/>
                <w:rPrChange w:id="534" w:author="Arthur Parmentier" w:date="2020-06-07T15:27:00Z">
                  <w:rPr>
                    <w:noProof/>
                    <w:webHidden/>
                  </w:rPr>
                </w:rPrChange>
              </w:rPr>
              <w:instrText xml:space="preserve"> PAGEREF _Toc42259070 \h </w:instrText>
            </w:r>
          </w:ins>
          <w:r w:rsidRPr="007C437A">
            <w:rPr>
              <w:webHidden/>
              <w:rPrChange w:id="535" w:author="Arthur Parmentier" w:date="2020-06-07T15:27:00Z">
                <w:rPr>
                  <w:noProof/>
                  <w:webHidden/>
                </w:rPr>
              </w:rPrChange>
            </w:rPr>
          </w:r>
          <w:r w:rsidRPr="007C437A">
            <w:rPr>
              <w:webHidden/>
              <w:rPrChange w:id="536" w:author="Arthur Parmentier" w:date="2020-06-07T15:27:00Z">
                <w:rPr>
                  <w:noProof/>
                  <w:webHidden/>
                </w:rPr>
              </w:rPrChange>
            </w:rPr>
            <w:fldChar w:fldCharType="separate"/>
          </w:r>
          <w:ins w:id="537" w:author="Arthur Parmentier" w:date="2020-06-05T14:15:00Z">
            <w:r w:rsidRPr="007C437A">
              <w:rPr>
                <w:webHidden/>
                <w:rPrChange w:id="538" w:author="Arthur Parmentier" w:date="2020-06-07T15:27:00Z">
                  <w:rPr>
                    <w:noProof/>
                    <w:webHidden/>
                  </w:rPr>
                </w:rPrChange>
              </w:rPr>
              <w:t>6</w:t>
            </w:r>
            <w:r w:rsidRPr="007C437A">
              <w:rPr>
                <w:webHidden/>
                <w:rPrChange w:id="539" w:author="Arthur Parmentier" w:date="2020-06-07T15:27:00Z">
                  <w:rPr>
                    <w:noProof/>
                    <w:webHidden/>
                  </w:rPr>
                </w:rPrChange>
              </w:rPr>
              <w:fldChar w:fldCharType="end"/>
            </w:r>
            <w:r w:rsidRPr="007C437A">
              <w:rPr>
                <w:rStyle w:val="Lienhypertexte"/>
                <w:rPrChange w:id="540" w:author="Arthur Parmentier" w:date="2020-06-07T15:27:00Z">
                  <w:rPr>
                    <w:rStyle w:val="Lienhypertexte"/>
                    <w:noProof/>
                  </w:rPr>
                </w:rPrChange>
              </w:rPr>
              <w:fldChar w:fldCharType="end"/>
            </w:r>
          </w:ins>
        </w:p>
        <w:p w:rsidR="00BF73B1" w:rsidRPr="007C437A" w:rsidRDefault="00BF73B1">
          <w:pPr>
            <w:pStyle w:val="TM2"/>
            <w:tabs>
              <w:tab w:val="left" w:pos="660"/>
              <w:tab w:val="right" w:leader="dot" w:pos="9736"/>
            </w:tabs>
            <w:rPr>
              <w:ins w:id="541" w:author="Arthur Parmentier" w:date="2020-06-05T14:15:00Z"/>
              <w:rFonts w:eastAsiaTheme="minorEastAsia" w:cstheme="minorBidi"/>
              <w:b w:val="0"/>
              <w:bCs w:val="0"/>
              <w:rPrChange w:id="542" w:author="Arthur Parmentier" w:date="2020-06-07T15:27:00Z">
                <w:rPr>
                  <w:ins w:id="543" w:author="Arthur Parmentier" w:date="2020-06-05T14:15:00Z"/>
                  <w:rFonts w:eastAsiaTheme="minorEastAsia" w:cstheme="minorBidi"/>
                  <w:b w:val="0"/>
                  <w:bCs w:val="0"/>
                  <w:noProof/>
                  <w:lang w:val="fr-FR"/>
                </w:rPr>
              </w:rPrChange>
            </w:rPr>
          </w:pPr>
          <w:ins w:id="544" w:author="Arthur Parmentier" w:date="2020-06-05T14:15:00Z">
            <w:r w:rsidRPr="007C437A">
              <w:rPr>
                <w:rStyle w:val="Lienhypertexte"/>
                <w:rPrChange w:id="545" w:author="Arthur Parmentier" w:date="2020-06-07T15:27:00Z">
                  <w:rPr>
                    <w:rStyle w:val="Lienhypertexte"/>
                    <w:noProof/>
                  </w:rPr>
                </w:rPrChange>
              </w:rPr>
              <w:fldChar w:fldCharType="begin"/>
            </w:r>
            <w:r w:rsidRPr="007C437A">
              <w:rPr>
                <w:rStyle w:val="Lienhypertexte"/>
                <w:rPrChange w:id="546" w:author="Arthur Parmentier" w:date="2020-06-07T15:27:00Z">
                  <w:rPr>
                    <w:rStyle w:val="Lienhypertexte"/>
                    <w:noProof/>
                  </w:rPr>
                </w:rPrChange>
              </w:rPr>
              <w:instrText xml:space="preserve"> </w:instrText>
            </w:r>
            <w:r w:rsidRPr="007C437A">
              <w:rPr>
                <w:rPrChange w:id="547" w:author="Arthur Parmentier" w:date="2020-06-07T15:27:00Z">
                  <w:rPr>
                    <w:noProof/>
                  </w:rPr>
                </w:rPrChange>
              </w:rPr>
              <w:instrText>HYPERLINK \l "_Toc42259071"</w:instrText>
            </w:r>
            <w:r w:rsidRPr="007C437A">
              <w:rPr>
                <w:rStyle w:val="Lienhypertexte"/>
                <w:rPrChange w:id="548" w:author="Arthur Parmentier" w:date="2020-06-07T15:27:00Z">
                  <w:rPr>
                    <w:rStyle w:val="Lienhypertexte"/>
                    <w:noProof/>
                  </w:rPr>
                </w:rPrChange>
              </w:rPr>
              <w:instrText xml:space="preserve"> </w:instrText>
            </w:r>
            <w:r w:rsidRPr="007C437A">
              <w:rPr>
                <w:rStyle w:val="Lienhypertexte"/>
                <w:rPrChange w:id="549" w:author="Arthur Parmentier" w:date="2020-06-07T15:27:00Z">
                  <w:rPr>
                    <w:rStyle w:val="Lienhypertexte"/>
                    <w:noProof/>
                  </w:rPr>
                </w:rPrChange>
              </w:rPr>
              <w:fldChar w:fldCharType="separate"/>
            </w:r>
            <w:r w:rsidRPr="007C437A">
              <w:rPr>
                <w:rStyle w:val="Lienhypertexte"/>
                <w:rPrChange w:id="550" w:author="Arthur Parmentier" w:date="2020-06-07T15:27:00Z">
                  <w:rPr>
                    <w:rStyle w:val="Lienhypertexte"/>
                    <w:noProof/>
                  </w:rPr>
                </w:rPrChange>
              </w:rPr>
              <w:t>A.</w:t>
            </w:r>
            <w:r w:rsidRPr="007C437A">
              <w:rPr>
                <w:rFonts w:eastAsiaTheme="minorEastAsia" w:cstheme="minorBidi"/>
                <w:b w:val="0"/>
                <w:bCs w:val="0"/>
                <w:rPrChange w:id="551" w:author="Arthur Parmentier" w:date="2020-06-07T15:27:00Z">
                  <w:rPr>
                    <w:rFonts w:eastAsiaTheme="minorEastAsia" w:cstheme="minorBidi"/>
                    <w:b w:val="0"/>
                    <w:bCs w:val="0"/>
                    <w:noProof/>
                    <w:lang w:val="fr-FR"/>
                  </w:rPr>
                </w:rPrChange>
              </w:rPr>
              <w:tab/>
            </w:r>
            <w:r w:rsidRPr="007C437A">
              <w:rPr>
                <w:rStyle w:val="Lienhypertexte"/>
                <w:rPrChange w:id="552" w:author="Arthur Parmentier" w:date="2020-06-07T15:27:00Z">
                  <w:rPr>
                    <w:rStyle w:val="Lienhypertexte"/>
                    <w:noProof/>
                  </w:rPr>
                </w:rPrChange>
              </w:rPr>
              <w:t>Mechanism 1: transformations (projections?) of concepts into signs on the physical space of the body</w:t>
            </w:r>
            <w:r w:rsidRPr="007C437A">
              <w:rPr>
                <w:webHidden/>
                <w:rPrChange w:id="553" w:author="Arthur Parmentier" w:date="2020-06-07T15:27:00Z">
                  <w:rPr>
                    <w:noProof/>
                    <w:webHidden/>
                  </w:rPr>
                </w:rPrChange>
              </w:rPr>
              <w:tab/>
            </w:r>
            <w:r w:rsidRPr="007C437A">
              <w:rPr>
                <w:webHidden/>
                <w:rPrChange w:id="554" w:author="Arthur Parmentier" w:date="2020-06-07T15:27:00Z">
                  <w:rPr>
                    <w:noProof/>
                    <w:webHidden/>
                  </w:rPr>
                </w:rPrChange>
              </w:rPr>
              <w:fldChar w:fldCharType="begin"/>
            </w:r>
            <w:r w:rsidRPr="007C437A">
              <w:rPr>
                <w:webHidden/>
                <w:rPrChange w:id="555" w:author="Arthur Parmentier" w:date="2020-06-07T15:27:00Z">
                  <w:rPr>
                    <w:noProof/>
                    <w:webHidden/>
                  </w:rPr>
                </w:rPrChange>
              </w:rPr>
              <w:instrText xml:space="preserve"> PAGEREF _Toc42259071 \h </w:instrText>
            </w:r>
          </w:ins>
          <w:r w:rsidRPr="007C437A">
            <w:rPr>
              <w:webHidden/>
              <w:rPrChange w:id="556" w:author="Arthur Parmentier" w:date="2020-06-07T15:27:00Z">
                <w:rPr>
                  <w:noProof/>
                  <w:webHidden/>
                </w:rPr>
              </w:rPrChange>
            </w:rPr>
          </w:r>
          <w:r w:rsidRPr="007C437A">
            <w:rPr>
              <w:webHidden/>
              <w:rPrChange w:id="557" w:author="Arthur Parmentier" w:date="2020-06-07T15:27:00Z">
                <w:rPr>
                  <w:noProof/>
                  <w:webHidden/>
                </w:rPr>
              </w:rPrChange>
            </w:rPr>
            <w:fldChar w:fldCharType="separate"/>
          </w:r>
          <w:ins w:id="558" w:author="Arthur Parmentier" w:date="2020-06-05T14:15:00Z">
            <w:r w:rsidRPr="007C437A">
              <w:rPr>
                <w:webHidden/>
                <w:rPrChange w:id="559" w:author="Arthur Parmentier" w:date="2020-06-07T15:27:00Z">
                  <w:rPr>
                    <w:noProof/>
                    <w:webHidden/>
                  </w:rPr>
                </w:rPrChange>
              </w:rPr>
              <w:t>7</w:t>
            </w:r>
            <w:r w:rsidRPr="007C437A">
              <w:rPr>
                <w:webHidden/>
                <w:rPrChange w:id="560" w:author="Arthur Parmentier" w:date="2020-06-07T15:27:00Z">
                  <w:rPr>
                    <w:noProof/>
                    <w:webHidden/>
                  </w:rPr>
                </w:rPrChange>
              </w:rPr>
              <w:fldChar w:fldCharType="end"/>
            </w:r>
            <w:r w:rsidRPr="007C437A">
              <w:rPr>
                <w:rStyle w:val="Lienhypertexte"/>
                <w:rPrChange w:id="561" w:author="Arthur Parmentier" w:date="2020-06-07T15:27:00Z">
                  <w:rPr>
                    <w:rStyle w:val="Lienhypertexte"/>
                    <w:noProof/>
                  </w:rPr>
                </w:rPrChange>
              </w:rPr>
              <w:fldChar w:fldCharType="end"/>
            </w:r>
          </w:ins>
        </w:p>
        <w:p w:rsidR="00BF73B1" w:rsidRPr="007C437A" w:rsidRDefault="00BF73B1">
          <w:pPr>
            <w:pStyle w:val="TM3"/>
            <w:tabs>
              <w:tab w:val="left" w:pos="880"/>
              <w:tab w:val="right" w:leader="dot" w:pos="9736"/>
            </w:tabs>
            <w:rPr>
              <w:ins w:id="562" w:author="Arthur Parmentier" w:date="2020-06-05T14:15:00Z"/>
              <w:rFonts w:eastAsiaTheme="minorEastAsia" w:cstheme="minorBidi"/>
              <w:sz w:val="22"/>
              <w:szCs w:val="22"/>
              <w:rPrChange w:id="563" w:author="Arthur Parmentier" w:date="2020-06-07T15:27:00Z">
                <w:rPr>
                  <w:ins w:id="564" w:author="Arthur Parmentier" w:date="2020-06-05T14:15:00Z"/>
                  <w:rFonts w:eastAsiaTheme="minorEastAsia" w:cstheme="minorBidi"/>
                  <w:noProof/>
                  <w:sz w:val="22"/>
                  <w:szCs w:val="22"/>
                  <w:lang w:val="fr-FR"/>
                </w:rPr>
              </w:rPrChange>
            </w:rPr>
          </w:pPr>
          <w:ins w:id="565" w:author="Arthur Parmentier" w:date="2020-06-05T14:15:00Z">
            <w:r w:rsidRPr="007C437A">
              <w:rPr>
                <w:rStyle w:val="Lienhypertexte"/>
                <w:rPrChange w:id="566" w:author="Arthur Parmentier" w:date="2020-06-07T15:27:00Z">
                  <w:rPr>
                    <w:rStyle w:val="Lienhypertexte"/>
                    <w:noProof/>
                  </w:rPr>
                </w:rPrChange>
              </w:rPr>
              <w:fldChar w:fldCharType="begin"/>
            </w:r>
            <w:r w:rsidRPr="007C437A">
              <w:rPr>
                <w:rStyle w:val="Lienhypertexte"/>
                <w:rPrChange w:id="567" w:author="Arthur Parmentier" w:date="2020-06-07T15:27:00Z">
                  <w:rPr>
                    <w:rStyle w:val="Lienhypertexte"/>
                    <w:noProof/>
                  </w:rPr>
                </w:rPrChange>
              </w:rPr>
              <w:instrText xml:space="preserve"> </w:instrText>
            </w:r>
            <w:r w:rsidRPr="007C437A">
              <w:rPr>
                <w:rPrChange w:id="568" w:author="Arthur Parmentier" w:date="2020-06-07T15:27:00Z">
                  <w:rPr>
                    <w:noProof/>
                  </w:rPr>
                </w:rPrChange>
              </w:rPr>
              <w:instrText>HYPERLINK \l "_Toc42259072"</w:instrText>
            </w:r>
            <w:r w:rsidRPr="007C437A">
              <w:rPr>
                <w:rStyle w:val="Lienhypertexte"/>
                <w:rPrChange w:id="569" w:author="Arthur Parmentier" w:date="2020-06-07T15:27:00Z">
                  <w:rPr>
                    <w:rStyle w:val="Lienhypertexte"/>
                    <w:noProof/>
                  </w:rPr>
                </w:rPrChange>
              </w:rPr>
              <w:instrText xml:space="preserve"> </w:instrText>
            </w:r>
            <w:r w:rsidRPr="007C437A">
              <w:rPr>
                <w:rStyle w:val="Lienhypertexte"/>
                <w:rPrChange w:id="570" w:author="Arthur Parmentier" w:date="2020-06-07T15:27:00Z">
                  <w:rPr>
                    <w:rStyle w:val="Lienhypertexte"/>
                    <w:noProof/>
                  </w:rPr>
                </w:rPrChange>
              </w:rPr>
              <w:fldChar w:fldCharType="separate"/>
            </w:r>
            <w:r w:rsidRPr="007C437A">
              <w:rPr>
                <w:rStyle w:val="Lienhypertexte"/>
                <w:rPrChange w:id="571" w:author="Arthur Parmentier" w:date="2020-06-07T15:27:00Z">
                  <w:rPr>
                    <w:rStyle w:val="Lienhypertexte"/>
                    <w:noProof/>
                  </w:rPr>
                </w:rPrChange>
              </w:rPr>
              <w:t>1.</w:t>
            </w:r>
            <w:r w:rsidRPr="007C437A">
              <w:rPr>
                <w:rFonts w:eastAsiaTheme="minorEastAsia" w:cstheme="minorBidi"/>
                <w:sz w:val="22"/>
                <w:szCs w:val="22"/>
                <w:rPrChange w:id="572" w:author="Arthur Parmentier" w:date="2020-06-07T15:27:00Z">
                  <w:rPr>
                    <w:rFonts w:eastAsiaTheme="minorEastAsia" w:cstheme="minorBidi"/>
                    <w:noProof/>
                    <w:sz w:val="22"/>
                    <w:szCs w:val="22"/>
                    <w:lang w:val="fr-FR"/>
                  </w:rPr>
                </w:rPrChange>
              </w:rPr>
              <w:tab/>
            </w:r>
            <w:r w:rsidRPr="007C437A">
              <w:rPr>
                <w:rStyle w:val="Lienhypertexte"/>
                <w:rPrChange w:id="573" w:author="Arthur Parmentier" w:date="2020-06-07T15:27:00Z">
                  <w:rPr>
                    <w:rStyle w:val="Lienhypertexte"/>
                    <w:noProof/>
                  </w:rPr>
                </w:rPrChange>
              </w:rPr>
              <w:t>Input space</w:t>
            </w:r>
            <w:r w:rsidRPr="007C437A">
              <w:rPr>
                <w:webHidden/>
                <w:rPrChange w:id="574" w:author="Arthur Parmentier" w:date="2020-06-07T15:27:00Z">
                  <w:rPr>
                    <w:noProof/>
                    <w:webHidden/>
                  </w:rPr>
                </w:rPrChange>
              </w:rPr>
              <w:tab/>
            </w:r>
            <w:r w:rsidRPr="007C437A">
              <w:rPr>
                <w:webHidden/>
                <w:rPrChange w:id="575" w:author="Arthur Parmentier" w:date="2020-06-07T15:27:00Z">
                  <w:rPr>
                    <w:noProof/>
                    <w:webHidden/>
                  </w:rPr>
                </w:rPrChange>
              </w:rPr>
              <w:fldChar w:fldCharType="begin"/>
            </w:r>
            <w:r w:rsidRPr="007C437A">
              <w:rPr>
                <w:webHidden/>
                <w:rPrChange w:id="576" w:author="Arthur Parmentier" w:date="2020-06-07T15:27:00Z">
                  <w:rPr>
                    <w:noProof/>
                    <w:webHidden/>
                  </w:rPr>
                </w:rPrChange>
              </w:rPr>
              <w:instrText xml:space="preserve"> PAGEREF _Toc42259072 \h </w:instrText>
            </w:r>
          </w:ins>
          <w:r w:rsidRPr="007C437A">
            <w:rPr>
              <w:webHidden/>
              <w:rPrChange w:id="577" w:author="Arthur Parmentier" w:date="2020-06-07T15:27:00Z">
                <w:rPr>
                  <w:noProof/>
                  <w:webHidden/>
                </w:rPr>
              </w:rPrChange>
            </w:rPr>
          </w:r>
          <w:r w:rsidRPr="007C437A">
            <w:rPr>
              <w:webHidden/>
              <w:rPrChange w:id="578" w:author="Arthur Parmentier" w:date="2020-06-07T15:27:00Z">
                <w:rPr>
                  <w:noProof/>
                  <w:webHidden/>
                </w:rPr>
              </w:rPrChange>
            </w:rPr>
            <w:fldChar w:fldCharType="separate"/>
          </w:r>
          <w:ins w:id="579" w:author="Arthur Parmentier" w:date="2020-06-05T14:15:00Z">
            <w:r w:rsidRPr="007C437A">
              <w:rPr>
                <w:webHidden/>
                <w:rPrChange w:id="580" w:author="Arthur Parmentier" w:date="2020-06-07T15:27:00Z">
                  <w:rPr>
                    <w:noProof/>
                    <w:webHidden/>
                  </w:rPr>
                </w:rPrChange>
              </w:rPr>
              <w:t>7</w:t>
            </w:r>
            <w:r w:rsidRPr="007C437A">
              <w:rPr>
                <w:webHidden/>
                <w:rPrChange w:id="581" w:author="Arthur Parmentier" w:date="2020-06-07T15:27:00Z">
                  <w:rPr>
                    <w:noProof/>
                    <w:webHidden/>
                  </w:rPr>
                </w:rPrChange>
              </w:rPr>
              <w:fldChar w:fldCharType="end"/>
            </w:r>
            <w:r w:rsidRPr="007C437A">
              <w:rPr>
                <w:rStyle w:val="Lienhypertexte"/>
                <w:rPrChange w:id="582" w:author="Arthur Parmentier" w:date="2020-06-07T15:27:00Z">
                  <w:rPr>
                    <w:rStyle w:val="Lienhypertexte"/>
                    <w:noProof/>
                  </w:rPr>
                </w:rPrChange>
              </w:rPr>
              <w:fldChar w:fldCharType="end"/>
            </w:r>
          </w:ins>
        </w:p>
        <w:p w:rsidR="00BF73B1" w:rsidRPr="007C437A" w:rsidRDefault="00BF73B1">
          <w:pPr>
            <w:pStyle w:val="TM3"/>
            <w:tabs>
              <w:tab w:val="left" w:pos="880"/>
              <w:tab w:val="right" w:leader="dot" w:pos="9736"/>
            </w:tabs>
            <w:rPr>
              <w:ins w:id="583" w:author="Arthur Parmentier" w:date="2020-06-05T14:15:00Z"/>
              <w:rFonts w:eastAsiaTheme="minorEastAsia" w:cstheme="minorBidi"/>
              <w:sz w:val="22"/>
              <w:szCs w:val="22"/>
              <w:rPrChange w:id="584" w:author="Arthur Parmentier" w:date="2020-06-07T15:27:00Z">
                <w:rPr>
                  <w:ins w:id="585" w:author="Arthur Parmentier" w:date="2020-06-05T14:15:00Z"/>
                  <w:rFonts w:eastAsiaTheme="minorEastAsia" w:cstheme="minorBidi"/>
                  <w:noProof/>
                  <w:sz w:val="22"/>
                  <w:szCs w:val="22"/>
                  <w:lang w:val="fr-FR"/>
                </w:rPr>
              </w:rPrChange>
            </w:rPr>
          </w:pPr>
          <w:ins w:id="586" w:author="Arthur Parmentier" w:date="2020-06-05T14:15:00Z">
            <w:r w:rsidRPr="007C437A">
              <w:rPr>
                <w:rStyle w:val="Lienhypertexte"/>
                <w:rPrChange w:id="587" w:author="Arthur Parmentier" w:date="2020-06-07T15:27:00Z">
                  <w:rPr>
                    <w:rStyle w:val="Lienhypertexte"/>
                    <w:noProof/>
                  </w:rPr>
                </w:rPrChange>
              </w:rPr>
              <w:fldChar w:fldCharType="begin"/>
            </w:r>
            <w:r w:rsidRPr="007C437A">
              <w:rPr>
                <w:rStyle w:val="Lienhypertexte"/>
                <w:rPrChange w:id="588" w:author="Arthur Parmentier" w:date="2020-06-07T15:27:00Z">
                  <w:rPr>
                    <w:rStyle w:val="Lienhypertexte"/>
                    <w:noProof/>
                  </w:rPr>
                </w:rPrChange>
              </w:rPr>
              <w:instrText xml:space="preserve"> </w:instrText>
            </w:r>
            <w:r w:rsidRPr="007C437A">
              <w:rPr>
                <w:rPrChange w:id="589" w:author="Arthur Parmentier" w:date="2020-06-07T15:27:00Z">
                  <w:rPr>
                    <w:noProof/>
                  </w:rPr>
                </w:rPrChange>
              </w:rPr>
              <w:instrText>HYPERLINK \l "_Toc42259073"</w:instrText>
            </w:r>
            <w:r w:rsidRPr="007C437A">
              <w:rPr>
                <w:rStyle w:val="Lienhypertexte"/>
                <w:rPrChange w:id="590" w:author="Arthur Parmentier" w:date="2020-06-07T15:27:00Z">
                  <w:rPr>
                    <w:rStyle w:val="Lienhypertexte"/>
                    <w:noProof/>
                  </w:rPr>
                </w:rPrChange>
              </w:rPr>
              <w:instrText xml:space="preserve"> </w:instrText>
            </w:r>
            <w:r w:rsidRPr="007C437A">
              <w:rPr>
                <w:rStyle w:val="Lienhypertexte"/>
                <w:rPrChange w:id="591" w:author="Arthur Parmentier" w:date="2020-06-07T15:27:00Z">
                  <w:rPr>
                    <w:rStyle w:val="Lienhypertexte"/>
                    <w:noProof/>
                  </w:rPr>
                </w:rPrChange>
              </w:rPr>
              <w:fldChar w:fldCharType="separate"/>
            </w:r>
            <w:r w:rsidRPr="007C437A">
              <w:rPr>
                <w:rStyle w:val="Lienhypertexte"/>
                <w:rPrChange w:id="592" w:author="Arthur Parmentier" w:date="2020-06-07T15:27:00Z">
                  <w:rPr>
                    <w:rStyle w:val="Lienhypertexte"/>
                    <w:noProof/>
                  </w:rPr>
                </w:rPrChange>
              </w:rPr>
              <w:t>2.</w:t>
            </w:r>
            <w:r w:rsidRPr="007C437A">
              <w:rPr>
                <w:rFonts w:eastAsiaTheme="minorEastAsia" w:cstheme="minorBidi"/>
                <w:sz w:val="22"/>
                <w:szCs w:val="22"/>
                <w:rPrChange w:id="593" w:author="Arthur Parmentier" w:date="2020-06-07T15:27:00Z">
                  <w:rPr>
                    <w:rFonts w:eastAsiaTheme="minorEastAsia" w:cstheme="minorBidi"/>
                    <w:noProof/>
                    <w:sz w:val="22"/>
                    <w:szCs w:val="22"/>
                    <w:lang w:val="fr-FR"/>
                  </w:rPr>
                </w:rPrChange>
              </w:rPr>
              <w:tab/>
            </w:r>
            <w:r w:rsidRPr="007C437A">
              <w:rPr>
                <w:rStyle w:val="Lienhypertexte"/>
                <w:rPrChange w:id="594" w:author="Arthur Parmentier" w:date="2020-06-07T15:27:00Z">
                  <w:rPr>
                    <w:rStyle w:val="Lienhypertexte"/>
                    <w:noProof/>
                  </w:rPr>
                </w:rPrChange>
              </w:rPr>
              <w:t>Transformations and output spaces</w:t>
            </w:r>
            <w:r w:rsidRPr="007C437A">
              <w:rPr>
                <w:webHidden/>
                <w:rPrChange w:id="595" w:author="Arthur Parmentier" w:date="2020-06-07T15:27:00Z">
                  <w:rPr>
                    <w:noProof/>
                    <w:webHidden/>
                  </w:rPr>
                </w:rPrChange>
              </w:rPr>
              <w:tab/>
            </w:r>
            <w:r w:rsidRPr="007C437A">
              <w:rPr>
                <w:webHidden/>
                <w:rPrChange w:id="596" w:author="Arthur Parmentier" w:date="2020-06-07T15:27:00Z">
                  <w:rPr>
                    <w:noProof/>
                    <w:webHidden/>
                  </w:rPr>
                </w:rPrChange>
              </w:rPr>
              <w:fldChar w:fldCharType="begin"/>
            </w:r>
            <w:r w:rsidRPr="007C437A">
              <w:rPr>
                <w:webHidden/>
                <w:rPrChange w:id="597" w:author="Arthur Parmentier" w:date="2020-06-07T15:27:00Z">
                  <w:rPr>
                    <w:noProof/>
                    <w:webHidden/>
                  </w:rPr>
                </w:rPrChange>
              </w:rPr>
              <w:instrText xml:space="preserve"> PAGEREF _Toc42259073 \h </w:instrText>
            </w:r>
          </w:ins>
          <w:r w:rsidRPr="007C437A">
            <w:rPr>
              <w:webHidden/>
              <w:rPrChange w:id="598" w:author="Arthur Parmentier" w:date="2020-06-07T15:27:00Z">
                <w:rPr>
                  <w:noProof/>
                  <w:webHidden/>
                </w:rPr>
              </w:rPrChange>
            </w:rPr>
          </w:r>
          <w:r w:rsidRPr="007C437A">
            <w:rPr>
              <w:webHidden/>
              <w:rPrChange w:id="599" w:author="Arthur Parmentier" w:date="2020-06-07T15:27:00Z">
                <w:rPr>
                  <w:noProof/>
                  <w:webHidden/>
                </w:rPr>
              </w:rPrChange>
            </w:rPr>
            <w:fldChar w:fldCharType="separate"/>
          </w:r>
          <w:ins w:id="600" w:author="Arthur Parmentier" w:date="2020-06-05T14:15:00Z">
            <w:r w:rsidRPr="007C437A">
              <w:rPr>
                <w:webHidden/>
                <w:rPrChange w:id="601" w:author="Arthur Parmentier" w:date="2020-06-07T15:27:00Z">
                  <w:rPr>
                    <w:noProof/>
                    <w:webHidden/>
                  </w:rPr>
                </w:rPrChange>
              </w:rPr>
              <w:t>7</w:t>
            </w:r>
            <w:r w:rsidRPr="007C437A">
              <w:rPr>
                <w:webHidden/>
                <w:rPrChange w:id="602" w:author="Arthur Parmentier" w:date="2020-06-07T15:27:00Z">
                  <w:rPr>
                    <w:noProof/>
                    <w:webHidden/>
                  </w:rPr>
                </w:rPrChange>
              </w:rPr>
              <w:fldChar w:fldCharType="end"/>
            </w:r>
            <w:r w:rsidRPr="007C437A">
              <w:rPr>
                <w:rStyle w:val="Lienhypertexte"/>
                <w:rPrChange w:id="603" w:author="Arthur Parmentier" w:date="2020-06-07T15:27:00Z">
                  <w:rPr>
                    <w:rStyle w:val="Lienhypertexte"/>
                    <w:noProof/>
                  </w:rPr>
                </w:rPrChange>
              </w:rPr>
              <w:fldChar w:fldCharType="end"/>
            </w:r>
          </w:ins>
        </w:p>
        <w:p w:rsidR="00BF73B1" w:rsidRPr="007C437A" w:rsidRDefault="00BF73B1">
          <w:pPr>
            <w:pStyle w:val="TM2"/>
            <w:tabs>
              <w:tab w:val="left" w:pos="660"/>
              <w:tab w:val="right" w:leader="dot" w:pos="9736"/>
            </w:tabs>
            <w:rPr>
              <w:ins w:id="604" w:author="Arthur Parmentier" w:date="2020-06-05T14:15:00Z"/>
              <w:rFonts w:eastAsiaTheme="minorEastAsia" w:cstheme="minorBidi"/>
              <w:b w:val="0"/>
              <w:bCs w:val="0"/>
              <w:rPrChange w:id="605" w:author="Arthur Parmentier" w:date="2020-06-07T15:27:00Z">
                <w:rPr>
                  <w:ins w:id="606" w:author="Arthur Parmentier" w:date="2020-06-05T14:15:00Z"/>
                  <w:rFonts w:eastAsiaTheme="minorEastAsia" w:cstheme="minorBidi"/>
                  <w:b w:val="0"/>
                  <w:bCs w:val="0"/>
                  <w:noProof/>
                  <w:lang w:val="fr-FR"/>
                </w:rPr>
              </w:rPrChange>
            </w:rPr>
          </w:pPr>
          <w:ins w:id="607" w:author="Arthur Parmentier" w:date="2020-06-05T14:15:00Z">
            <w:r w:rsidRPr="007C437A">
              <w:rPr>
                <w:rStyle w:val="Lienhypertexte"/>
                <w:rPrChange w:id="608" w:author="Arthur Parmentier" w:date="2020-06-07T15:27:00Z">
                  <w:rPr>
                    <w:rStyle w:val="Lienhypertexte"/>
                    <w:noProof/>
                  </w:rPr>
                </w:rPrChange>
              </w:rPr>
              <w:fldChar w:fldCharType="begin"/>
            </w:r>
            <w:r w:rsidRPr="007C437A">
              <w:rPr>
                <w:rStyle w:val="Lienhypertexte"/>
                <w:rPrChange w:id="609" w:author="Arthur Parmentier" w:date="2020-06-07T15:27:00Z">
                  <w:rPr>
                    <w:rStyle w:val="Lienhypertexte"/>
                    <w:noProof/>
                  </w:rPr>
                </w:rPrChange>
              </w:rPr>
              <w:instrText xml:space="preserve"> </w:instrText>
            </w:r>
            <w:r w:rsidRPr="007C437A">
              <w:rPr>
                <w:rPrChange w:id="610" w:author="Arthur Parmentier" w:date="2020-06-07T15:27:00Z">
                  <w:rPr>
                    <w:noProof/>
                  </w:rPr>
                </w:rPrChange>
              </w:rPr>
              <w:instrText>HYPERLINK \l "_Toc42259074"</w:instrText>
            </w:r>
            <w:r w:rsidRPr="007C437A">
              <w:rPr>
                <w:rStyle w:val="Lienhypertexte"/>
                <w:rPrChange w:id="611" w:author="Arthur Parmentier" w:date="2020-06-07T15:27:00Z">
                  <w:rPr>
                    <w:rStyle w:val="Lienhypertexte"/>
                    <w:noProof/>
                  </w:rPr>
                </w:rPrChange>
              </w:rPr>
              <w:instrText xml:space="preserve"> </w:instrText>
            </w:r>
            <w:r w:rsidRPr="007C437A">
              <w:rPr>
                <w:rStyle w:val="Lienhypertexte"/>
                <w:rPrChange w:id="612" w:author="Arthur Parmentier" w:date="2020-06-07T15:27:00Z">
                  <w:rPr>
                    <w:rStyle w:val="Lienhypertexte"/>
                    <w:noProof/>
                  </w:rPr>
                </w:rPrChange>
              </w:rPr>
              <w:fldChar w:fldCharType="separate"/>
            </w:r>
            <w:r w:rsidRPr="007C437A">
              <w:rPr>
                <w:rFonts w:eastAsiaTheme="minorEastAsia" w:cstheme="minorBidi"/>
                <w:b w:val="0"/>
                <w:bCs w:val="0"/>
                <w:rPrChange w:id="613" w:author="Arthur Parmentier" w:date="2020-06-07T15:27:00Z">
                  <w:rPr>
                    <w:rFonts w:eastAsiaTheme="minorEastAsia" w:cstheme="minorBidi"/>
                    <w:b w:val="0"/>
                    <w:bCs w:val="0"/>
                    <w:noProof/>
                    <w:lang w:val="fr-FR"/>
                  </w:rPr>
                </w:rPrChange>
              </w:rPr>
              <w:tab/>
            </w:r>
            <w:r w:rsidRPr="007C437A">
              <w:rPr>
                <w:rStyle w:val="Lienhypertexte"/>
                <w:rPrChange w:id="614" w:author="Arthur Parmentier" w:date="2020-06-07T15:27:00Z">
                  <w:rPr>
                    <w:rStyle w:val="Lienhypertexte"/>
                    <w:noProof/>
                  </w:rPr>
                </w:rPrChange>
              </w:rPr>
              <w:t>Mechanism 2:</w:t>
            </w:r>
            <w:r w:rsidRPr="007C437A">
              <w:rPr>
                <w:webHidden/>
                <w:rPrChange w:id="615" w:author="Arthur Parmentier" w:date="2020-06-07T15:27:00Z">
                  <w:rPr>
                    <w:noProof/>
                    <w:webHidden/>
                  </w:rPr>
                </w:rPrChange>
              </w:rPr>
              <w:tab/>
            </w:r>
            <w:r w:rsidRPr="007C437A">
              <w:rPr>
                <w:webHidden/>
                <w:rPrChange w:id="616" w:author="Arthur Parmentier" w:date="2020-06-07T15:27:00Z">
                  <w:rPr>
                    <w:noProof/>
                    <w:webHidden/>
                  </w:rPr>
                </w:rPrChange>
              </w:rPr>
              <w:fldChar w:fldCharType="begin"/>
            </w:r>
            <w:r w:rsidRPr="007C437A">
              <w:rPr>
                <w:webHidden/>
                <w:rPrChange w:id="617" w:author="Arthur Parmentier" w:date="2020-06-07T15:27:00Z">
                  <w:rPr>
                    <w:noProof/>
                    <w:webHidden/>
                  </w:rPr>
                </w:rPrChange>
              </w:rPr>
              <w:instrText xml:space="preserve"> PAGEREF _Toc42259074 \h </w:instrText>
            </w:r>
          </w:ins>
          <w:r w:rsidRPr="007C437A">
            <w:rPr>
              <w:webHidden/>
              <w:rPrChange w:id="618" w:author="Arthur Parmentier" w:date="2020-06-07T15:27:00Z">
                <w:rPr>
                  <w:noProof/>
                  <w:webHidden/>
                </w:rPr>
              </w:rPrChange>
            </w:rPr>
          </w:r>
          <w:r w:rsidRPr="007C437A">
            <w:rPr>
              <w:webHidden/>
              <w:rPrChange w:id="619" w:author="Arthur Parmentier" w:date="2020-06-07T15:27:00Z">
                <w:rPr>
                  <w:noProof/>
                  <w:webHidden/>
                </w:rPr>
              </w:rPrChange>
            </w:rPr>
            <w:fldChar w:fldCharType="separate"/>
          </w:r>
          <w:ins w:id="620" w:author="Arthur Parmentier" w:date="2020-06-05T14:15:00Z">
            <w:r w:rsidRPr="007C437A">
              <w:rPr>
                <w:webHidden/>
                <w:rPrChange w:id="621" w:author="Arthur Parmentier" w:date="2020-06-07T15:27:00Z">
                  <w:rPr>
                    <w:noProof/>
                    <w:webHidden/>
                  </w:rPr>
                </w:rPrChange>
              </w:rPr>
              <w:t>8</w:t>
            </w:r>
            <w:r w:rsidRPr="007C437A">
              <w:rPr>
                <w:webHidden/>
                <w:rPrChange w:id="622" w:author="Arthur Parmentier" w:date="2020-06-07T15:27:00Z">
                  <w:rPr>
                    <w:noProof/>
                    <w:webHidden/>
                  </w:rPr>
                </w:rPrChange>
              </w:rPr>
              <w:fldChar w:fldCharType="end"/>
            </w:r>
            <w:r w:rsidRPr="007C437A">
              <w:rPr>
                <w:rStyle w:val="Lienhypertexte"/>
                <w:rPrChange w:id="623" w:author="Arthur Parmentier" w:date="2020-06-07T15:27:00Z">
                  <w:rPr>
                    <w:rStyle w:val="Lienhypertexte"/>
                    <w:noProof/>
                  </w:rPr>
                </w:rPrChange>
              </w:rPr>
              <w:fldChar w:fldCharType="end"/>
            </w:r>
          </w:ins>
        </w:p>
        <w:p w:rsidR="00BF73B1" w:rsidRPr="007C437A" w:rsidRDefault="00BF73B1">
          <w:pPr>
            <w:pStyle w:val="TM2"/>
            <w:tabs>
              <w:tab w:val="left" w:pos="660"/>
              <w:tab w:val="right" w:leader="dot" w:pos="9736"/>
            </w:tabs>
            <w:rPr>
              <w:ins w:id="624" w:author="Arthur Parmentier" w:date="2020-06-05T14:15:00Z"/>
              <w:rFonts w:eastAsiaTheme="minorEastAsia" w:cstheme="minorBidi"/>
              <w:b w:val="0"/>
              <w:bCs w:val="0"/>
              <w:rPrChange w:id="625" w:author="Arthur Parmentier" w:date="2020-06-07T15:27:00Z">
                <w:rPr>
                  <w:ins w:id="626" w:author="Arthur Parmentier" w:date="2020-06-05T14:15:00Z"/>
                  <w:rFonts w:eastAsiaTheme="minorEastAsia" w:cstheme="minorBidi"/>
                  <w:b w:val="0"/>
                  <w:bCs w:val="0"/>
                  <w:noProof/>
                  <w:lang w:val="fr-FR"/>
                </w:rPr>
              </w:rPrChange>
            </w:rPr>
          </w:pPr>
          <w:ins w:id="627" w:author="Arthur Parmentier" w:date="2020-06-05T14:15:00Z">
            <w:r w:rsidRPr="007C437A">
              <w:rPr>
                <w:rStyle w:val="Lienhypertexte"/>
                <w:rPrChange w:id="628" w:author="Arthur Parmentier" w:date="2020-06-07T15:27:00Z">
                  <w:rPr>
                    <w:rStyle w:val="Lienhypertexte"/>
                    <w:noProof/>
                  </w:rPr>
                </w:rPrChange>
              </w:rPr>
              <w:fldChar w:fldCharType="begin"/>
            </w:r>
            <w:r w:rsidRPr="007C437A">
              <w:rPr>
                <w:rStyle w:val="Lienhypertexte"/>
                <w:rPrChange w:id="629" w:author="Arthur Parmentier" w:date="2020-06-07T15:27:00Z">
                  <w:rPr>
                    <w:rStyle w:val="Lienhypertexte"/>
                    <w:noProof/>
                  </w:rPr>
                </w:rPrChange>
              </w:rPr>
              <w:instrText xml:space="preserve"> </w:instrText>
            </w:r>
            <w:r w:rsidRPr="007C437A">
              <w:rPr>
                <w:rPrChange w:id="630" w:author="Arthur Parmentier" w:date="2020-06-07T15:27:00Z">
                  <w:rPr>
                    <w:noProof/>
                  </w:rPr>
                </w:rPrChange>
              </w:rPr>
              <w:instrText>HYPERLINK \l "_Toc42259075"</w:instrText>
            </w:r>
            <w:r w:rsidRPr="007C437A">
              <w:rPr>
                <w:rStyle w:val="Lienhypertexte"/>
                <w:rPrChange w:id="631" w:author="Arthur Parmentier" w:date="2020-06-07T15:27:00Z">
                  <w:rPr>
                    <w:rStyle w:val="Lienhypertexte"/>
                    <w:noProof/>
                  </w:rPr>
                </w:rPrChange>
              </w:rPr>
              <w:instrText xml:space="preserve"> </w:instrText>
            </w:r>
            <w:r w:rsidRPr="007C437A">
              <w:rPr>
                <w:rStyle w:val="Lienhypertexte"/>
                <w:rPrChange w:id="632" w:author="Arthur Parmentier" w:date="2020-06-07T15:27:00Z">
                  <w:rPr>
                    <w:rStyle w:val="Lienhypertexte"/>
                    <w:noProof/>
                  </w:rPr>
                </w:rPrChange>
              </w:rPr>
              <w:fldChar w:fldCharType="separate"/>
            </w:r>
            <w:r w:rsidRPr="007C437A">
              <w:rPr>
                <w:rStyle w:val="Lienhypertexte"/>
                <w:rPrChange w:id="633" w:author="Arthur Parmentier" w:date="2020-06-07T15:27:00Z">
                  <w:rPr>
                    <w:rStyle w:val="Lienhypertexte"/>
                    <w:noProof/>
                  </w:rPr>
                </w:rPrChange>
              </w:rPr>
              <w:t>B.</w:t>
            </w:r>
            <w:r w:rsidRPr="007C437A">
              <w:rPr>
                <w:rFonts w:eastAsiaTheme="minorEastAsia" w:cstheme="minorBidi"/>
                <w:b w:val="0"/>
                <w:bCs w:val="0"/>
                <w:rPrChange w:id="634" w:author="Arthur Parmentier" w:date="2020-06-07T15:27:00Z">
                  <w:rPr>
                    <w:rFonts w:eastAsiaTheme="minorEastAsia" w:cstheme="minorBidi"/>
                    <w:b w:val="0"/>
                    <w:bCs w:val="0"/>
                    <w:noProof/>
                    <w:lang w:val="fr-FR"/>
                  </w:rPr>
                </w:rPrChange>
              </w:rPr>
              <w:tab/>
            </w:r>
            <w:r w:rsidRPr="007C437A">
              <w:rPr>
                <w:rStyle w:val="Lienhypertexte"/>
                <w:rPrChange w:id="635" w:author="Arthur Parmentier" w:date="2020-06-07T15:27:00Z">
                  <w:rPr>
                    <w:rStyle w:val="Lienhypertexte"/>
                    <w:noProof/>
                  </w:rPr>
                </w:rPrChange>
              </w:rPr>
              <w:t>Sign “overloading”</w:t>
            </w:r>
            <w:r w:rsidRPr="007C437A">
              <w:rPr>
                <w:webHidden/>
                <w:rPrChange w:id="636" w:author="Arthur Parmentier" w:date="2020-06-07T15:27:00Z">
                  <w:rPr>
                    <w:noProof/>
                    <w:webHidden/>
                  </w:rPr>
                </w:rPrChange>
              </w:rPr>
              <w:tab/>
            </w:r>
            <w:r w:rsidRPr="007C437A">
              <w:rPr>
                <w:webHidden/>
                <w:rPrChange w:id="637" w:author="Arthur Parmentier" w:date="2020-06-07T15:27:00Z">
                  <w:rPr>
                    <w:noProof/>
                    <w:webHidden/>
                  </w:rPr>
                </w:rPrChange>
              </w:rPr>
              <w:fldChar w:fldCharType="begin"/>
            </w:r>
            <w:r w:rsidRPr="007C437A">
              <w:rPr>
                <w:webHidden/>
                <w:rPrChange w:id="638" w:author="Arthur Parmentier" w:date="2020-06-07T15:27:00Z">
                  <w:rPr>
                    <w:noProof/>
                    <w:webHidden/>
                  </w:rPr>
                </w:rPrChange>
              </w:rPr>
              <w:instrText xml:space="preserve"> PAGEREF _Toc42259075 \h </w:instrText>
            </w:r>
          </w:ins>
          <w:r w:rsidRPr="007C437A">
            <w:rPr>
              <w:webHidden/>
              <w:rPrChange w:id="639" w:author="Arthur Parmentier" w:date="2020-06-07T15:27:00Z">
                <w:rPr>
                  <w:noProof/>
                  <w:webHidden/>
                </w:rPr>
              </w:rPrChange>
            </w:rPr>
          </w:r>
          <w:r w:rsidRPr="007C437A">
            <w:rPr>
              <w:webHidden/>
              <w:rPrChange w:id="640" w:author="Arthur Parmentier" w:date="2020-06-07T15:27:00Z">
                <w:rPr>
                  <w:noProof/>
                  <w:webHidden/>
                </w:rPr>
              </w:rPrChange>
            </w:rPr>
            <w:fldChar w:fldCharType="separate"/>
          </w:r>
          <w:ins w:id="641" w:author="Arthur Parmentier" w:date="2020-06-05T14:15:00Z">
            <w:r w:rsidRPr="007C437A">
              <w:rPr>
                <w:webHidden/>
                <w:rPrChange w:id="642" w:author="Arthur Parmentier" w:date="2020-06-07T15:27:00Z">
                  <w:rPr>
                    <w:noProof/>
                    <w:webHidden/>
                  </w:rPr>
                </w:rPrChange>
              </w:rPr>
              <w:t>8</w:t>
            </w:r>
            <w:r w:rsidRPr="007C437A">
              <w:rPr>
                <w:webHidden/>
                <w:rPrChange w:id="643" w:author="Arthur Parmentier" w:date="2020-06-07T15:27:00Z">
                  <w:rPr>
                    <w:noProof/>
                    <w:webHidden/>
                  </w:rPr>
                </w:rPrChange>
              </w:rPr>
              <w:fldChar w:fldCharType="end"/>
            </w:r>
            <w:r w:rsidRPr="007C437A">
              <w:rPr>
                <w:rStyle w:val="Lienhypertexte"/>
                <w:rPrChange w:id="644" w:author="Arthur Parmentier" w:date="2020-06-07T15:27:00Z">
                  <w:rPr>
                    <w:rStyle w:val="Lienhypertexte"/>
                    <w:noProof/>
                  </w:rPr>
                </w:rPrChange>
              </w:rPr>
              <w:fldChar w:fldCharType="end"/>
            </w:r>
          </w:ins>
        </w:p>
        <w:p w:rsidR="00BF73B1" w:rsidRPr="007C437A" w:rsidRDefault="00BF73B1">
          <w:pPr>
            <w:pStyle w:val="TM3"/>
            <w:tabs>
              <w:tab w:val="left" w:pos="880"/>
              <w:tab w:val="right" w:leader="dot" w:pos="9736"/>
            </w:tabs>
            <w:rPr>
              <w:ins w:id="645" w:author="Arthur Parmentier" w:date="2020-06-05T14:15:00Z"/>
              <w:rFonts w:eastAsiaTheme="minorEastAsia" w:cstheme="minorBidi"/>
              <w:sz w:val="22"/>
              <w:szCs w:val="22"/>
              <w:rPrChange w:id="646" w:author="Arthur Parmentier" w:date="2020-06-07T15:27:00Z">
                <w:rPr>
                  <w:ins w:id="647" w:author="Arthur Parmentier" w:date="2020-06-05T14:15:00Z"/>
                  <w:rFonts w:eastAsiaTheme="minorEastAsia" w:cstheme="minorBidi"/>
                  <w:noProof/>
                  <w:sz w:val="22"/>
                  <w:szCs w:val="22"/>
                  <w:lang w:val="fr-FR"/>
                </w:rPr>
              </w:rPrChange>
            </w:rPr>
          </w:pPr>
          <w:ins w:id="648" w:author="Arthur Parmentier" w:date="2020-06-05T14:15:00Z">
            <w:r w:rsidRPr="007C437A">
              <w:rPr>
                <w:rStyle w:val="Lienhypertexte"/>
                <w:rPrChange w:id="649" w:author="Arthur Parmentier" w:date="2020-06-07T15:27:00Z">
                  <w:rPr>
                    <w:rStyle w:val="Lienhypertexte"/>
                    <w:noProof/>
                  </w:rPr>
                </w:rPrChange>
              </w:rPr>
              <w:fldChar w:fldCharType="begin"/>
            </w:r>
            <w:r w:rsidRPr="007C437A">
              <w:rPr>
                <w:rStyle w:val="Lienhypertexte"/>
                <w:rPrChange w:id="650" w:author="Arthur Parmentier" w:date="2020-06-07T15:27:00Z">
                  <w:rPr>
                    <w:rStyle w:val="Lienhypertexte"/>
                    <w:noProof/>
                  </w:rPr>
                </w:rPrChange>
              </w:rPr>
              <w:instrText xml:space="preserve"> </w:instrText>
            </w:r>
            <w:r w:rsidRPr="007C437A">
              <w:rPr>
                <w:rPrChange w:id="651" w:author="Arthur Parmentier" w:date="2020-06-07T15:27:00Z">
                  <w:rPr>
                    <w:noProof/>
                  </w:rPr>
                </w:rPrChange>
              </w:rPr>
              <w:instrText>HYPERLINK \l "_Toc42259076"</w:instrText>
            </w:r>
            <w:r w:rsidRPr="007C437A">
              <w:rPr>
                <w:rStyle w:val="Lienhypertexte"/>
                <w:rPrChange w:id="652" w:author="Arthur Parmentier" w:date="2020-06-07T15:27:00Z">
                  <w:rPr>
                    <w:rStyle w:val="Lienhypertexte"/>
                    <w:noProof/>
                  </w:rPr>
                </w:rPrChange>
              </w:rPr>
              <w:instrText xml:space="preserve"> </w:instrText>
            </w:r>
            <w:r w:rsidRPr="007C437A">
              <w:rPr>
                <w:rStyle w:val="Lienhypertexte"/>
                <w:rPrChange w:id="653" w:author="Arthur Parmentier" w:date="2020-06-07T15:27:00Z">
                  <w:rPr>
                    <w:rStyle w:val="Lienhypertexte"/>
                    <w:noProof/>
                  </w:rPr>
                </w:rPrChange>
              </w:rPr>
              <w:fldChar w:fldCharType="separate"/>
            </w:r>
            <w:r w:rsidRPr="007C437A">
              <w:rPr>
                <w:rStyle w:val="Lienhypertexte"/>
                <w:rPrChange w:id="654" w:author="Arthur Parmentier" w:date="2020-06-07T15:27:00Z">
                  <w:rPr>
                    <w:rStyle w:val="Lienhypertexte"/>
                    <w:noProof/>
                  </w:rPr>
                </w:rPrChange>
              </w:rPr>
              <w:t>1.</w:t>
            </w:r>
            <w:r w:rsidRPr="007C437A">
              <w:rPr>
                <w:rFonts w:eastAsiaTheme="minorEastAsia" w:cstheme="minorBidi"/>
                <w:sz w:val="22"/>
                <w:szCs w:val="22"/>
                <w:rPrChange w:id="655" w:author="Arthur Parmentier" w:date="2020-06-07T15:27:00Z">
                  <w:rPr>
                    <w:rFonts w:eastAsiaTheme="minorEastAsia" w:cstheme="minorBidi"/>
                    <w:noProof/>
                    <w:sz w:val="22"/>
                    <w:szCs w:val="22"/>
                    <w:lang w:val="fr-FR"/>
                  </w:rPr>
                </w:rPrChange>
              </w:rPr>
              <w:tab/>
            </w:r>
            <w:r w:rsidRPr="007C437A">
              <w:rPr>
                <w:rStyle w:val="Lienhypertexte"/>
                <w:rPrChange w:id="656" w:author="Arthur Parmentier" w:date="2020-06-07T15:27:00Z">
                  <w:rPr>
                    <w:rStyle w:val="Lienhypertexte"/>
                    <w:noProof/>
                  </w:rPr>
                </w:rPrChange>
              </w:rPr>
              <w:t>Motivation</w:t>
            </w:r>
            <w:r w:rsidRPr="007C437A">
              <w:rPr>
                <w:webHidden/>
                <w:rPrChange w:id="657" w:author="Arthur Parmentier" w:date="2020-06-07T15:27:00Z">
                  <w:rPr>
                    <w:noProof/>
                    <w:webHidden/>
                  </w:rPr>
                </w:rPrChange>
              </w:rPr>
              <w:tab/>
            </w:r>
            <w:r w:rsidRPr="007C437A">
              <w:rPr>
                <w:webHidden/>
                <w:rPrChange w:id="658" w:author="Arthur Parmentier" w:date="2020-06-07T15:27:00Z">
                  <w:rPr>
                    <w:noProof/>
                    <w:webHidden/>
                  </w:rPr>
                </w:rPrChange>
              </w:rPr>
              <w:fldChar w:fldCharType="begin"/>
            </w:r>
            <w:r w:rsidRPr="007C437A">
              <w:rPr>
                <w:webHidden/>
                <w:rPrChange w:id="659" w:author="Arthur Parmentier" w:date="2020-06-07T15:27:00Z">
                  <w:rPr>
                    <w:noProof/>
                    <w:webHidden/>
                  </w:rPr>
                </w:rPrChange>
              </w:rPr>
              <w:instrText xml:space="preserve"> PAGEREF _Toc42259076 \h </w:instrText>
            </w:r>
          </w:ins>
          <w:r w:rsidRPr="007C437A">
            <w:rPr>
              <w:webHidden/>
              <w:rPrChange w:id="660" w:author="Arthur Parmentier" w:date="2020-06-07T15:27:00Z">
                <w:rPr>
                  <w:noProof/>
                  <w:webHidden/>
                </w:rPr>
              </w:rPrChange>
            </w:rPr>
          </w:r>
          <w:r w:rsidRPr="007C437A">
            <w:rPr>
              <w:webHidden/>
              <w:rPrChange w:id="661" w:author="Arthur Parmentier" w:date="2020-06-07T15:27:00Z">
                <w:rPr>
                  <w:noProof/>
                  <w:webHidden/>
                </w:rPr>
              </w:rPrChange>
            </w:rPr>
            <w:fldChar w:fldCharType="separate"/>
          </w:r>
          <w:ins w:id="662" w:author="Arthur Parmentier" w:date="2020-06-05T14:15:00Z">
            <w:r w:rsidRPr="007C437A">
              <w:rPr>
                <w:webHidden/>
                <w:rPrChange w:id="663" w:author="Arthur Parmentier" w:date="2020-06-07T15:27:00Z">
                  <w:rPr>
                    <w:noProof/>
                    <w:webHidden/>
                  </w:rPr>
                </w:rPrChange>
              </w:rPr>
              <w:t>8</w:t>
            </w:r>
            <w:r w:rsidRPr="007C437A">
              <w:rPr>
                <w:webHidden/>
                <w:rPrChange w:id="664" w:author="Arthur Parmentier" w:date="2020-06-07T15:27:00Z">
                  <w:rPr>
                    <w:noProof/>
                    <w:webHidden/>
                  </w:rPr>
                </w:rPrChange>
              </w:rPr>
              <w:fldChar w:fldCharType="end"/>
            </w:r>
            <w:r w:rsidRPr="007C437A">
              <w:rPr>
                <w:rStyle w:val="Lienhypertexte"/>
                <w:rPrChange w:id="665" w:author="Arthur Parmentier" w:date="2020-06-07T15:27:00Z">
                  <w:rPr>
                    <w:rStyle w:val="Lienhypertexte"/>
                    <w:noProof/>
                  </w:rPr>
                </w:rPrChange>
              </w:rPr>
              <w:fldChar w:fldCharType="end"/>
            </w:r>
          </w:ins>
        </w:p>
        <w:p w:rsidR="00BF73B1" w:rsidRPr="007C437A" w:rsidRDefault="00BF73B1">
          <w:pPr>
            <w:pStyle w:val="TM3"/>
            <w:tabs>
              <w:tab w:val="left" w:pos="880"/>
              <w:tab w:val="right" w:leader="dot" w:pos="9736"/>
            </w:tabs>
            <w:rPr>
              <w:ins w:id="666" w:author="Arthur Parmentier" w:date="2020-06-05T14:15:00Z"/>
              <w:rFonts w:eastAsiaTheme="minorEastAsia" w:cstheme="minorBidi"/>
              <w:sz w:val="22"/>
              <w:szCs w:val="22"/>
              <w:rPrChange w:id="667" w:author="Arthur Parmentier" w:date="2020-06-07T15:27:00Z">
                <w:rPr>
                  <w:ins w:id="668" w:author="Arthur Parmentier" w:date="2020-06-05T14:15:00Z"/>
                  <w:rFonts w:eastAsiaTheme="minorEastAsia" w:cstheme="minorBidi"/>
                  <w:noProof/>
                  <w:sz w:val="22"/>
                  <w:szCs w:val="22"/>
                  <w:lang w:val="fr-FR"/>
                </w:rPr>
              </w:rPrChange>
            </w:rPr>
          </w:pPr>
          <w:ins w:id="669" w:author="Arthur Parmentier" w:date="2020-06-05T14:15:00Z">
            <w:r w:rsidRPr="007C437A">
              <w:rPr>
                <w:rStyle w:val="Lienhypertexte"/>
                <w:rPrChange w:id="670" w:author="Arthur Parmentier" w:date="2020-06-07T15:27:00Z">
                  <w:rPr>
                    <w:rStyle w:val="Lienhypertexte"/>
                    <w:noProof/>
                  </w:rPr>
                </w:rPrChange>
              </w:rPr>
              <w:fldChar w:fldCharType="begin"/>
            </w:r>
            <w:r w:rsidRPr="007C437A">
              <w:rPr>
                <w:rStyle w:val="Lienhypertexte"/>
                <w:rPrChange w:id="671" w:author="Arthur Parmentier" w:date="2020-06-07T15:27:00Z">
                  <w:rPr>
                    <w:rStyle w:val="Lienhypertexte"/>
                    <w:noProof/>
                  </w:rPr>
                </w:rPrChange>
              </w:rPr>
              <w:instrText xml:space="preserve"> </w:instrText>
            </w:r>
            <w:r w:rsidRPr="007C437A">
              <w:rPr>
                <w:rPrChange w:id="672" w:author="Arthur Parmentier" w:date="2020-06-07T15:27:00Z">
                  <w:rPr>
                    <w:noProof/>
                  </w:rPr>
                </w:rPrChange>
              </w:rPr>
              <w:instrText>HYPERLINK \l "_Toc42259077"</w:instrText>
            </w:r>
            <w:r w:rsidRPr="007C437A">
              <w:rPr>
                <w:rStyle w:val="Lienhypertexte"/>
                <w:rPrChange w:id="673" w:author="Arthur Parmentier" w:date="2020-06-07T15:27:00Z">
                  <w:rPr>
                    <w:rStyle w:val="Lienhypertexte"/>
                    <w:noProof/>
                  </w:rPr>
                </w:rPrChange>
              </w:rPr>
              <w:instrText xml:space="preserve"> </w:instrText>
            </w:r>
            <w:r w:rsidRPr="007C437A">
              <w:rPr>
                <w:rStyle w:val="Lienhypertexte"/>
                <w:rPrChange w:id="674" w:author="Arthur Parmentier" w:date="2020-06-07T15:27:00Z">
                  <w:rPr>
                    <w:rStyle w:val="Lienhypertexte"/>
                    <w:noProof/>
                  </w:rPr>
                </w:rPrChange>
              </w:rPr>
              <w:fldChar w:fldCharType="separate"/>
            </w:r>
            <w:r w:rsidRPr="007C437A">
              <w:rPr>
                <w:rStyle w:val="Lienhypertexte"/>
                <w:rPrChange w:id="675" w:author="Arthur Parmentier" w:date="2020-06-07T15:27:00Z">
                  <w:rPr>
                    <w:rStyle w:val="Lienhypertexte"/>
                    <w:noProof/>
                  </w:rPr>
                </w:rPrChange>
              </w:rPr>
              <w:t>2.</w:t>
            </w:r>
            <w:r w:rsidRPr="007C437A">
              <w:rPr>
                <w:rFonts w:eastAsiaTheme="minorEastAsia" w:cstheme="minorBidi"/>
                <w:sz w:val="22"/>
                <w:szCs w:val="22"/>
                <w:rPrChange w:id="676" w:author="Arthur Parmentier" w:date="2020-06-07T15:27:00Z">
                  <w:rPr>
                    <w:rFonts w:eastAsiaTheme="minorEastAsia" w:cstheme="minorBidi"/>
                    <w:noProof/>
                    <w:sz w:val="22"/>
                    <w:szCs w:val="22"/>
                    <w:lang w:val="fr-FR"/>
                  </w:rPr>
                </w:rPrChange>
              </w:rPr>
              <w:tab/>
            </w:r>
            <w:r w:rsidRPr="007C437A">
              <w:rPr>
                <w:rStyle w:val="Lienhypertexte"/>
                <w:rPrChange w:id="677" w:author="Arthur Parmentier" w:date="2020-06-07T15:27:00Z">
                  <w:rPr>
                    <w:rStyle w:val="Lienhypertexte"/>
                    <w:noProof/>
                  </w:rPr>
                </w:rPrChange>
              </w:rPr>
              <w:t>Differentiation of signified across disciplines</w:t>
            </w:r>
            <w:r w:rsidRPr="007C437A">
              <w:rPr>
                <w:webHidden/>
                <w:rPrChange w:id="678" w:author="Arthur Parmentier" w:date="2020-06-07T15:27:00Z">
                  <w:rPr>
                    <w:noProof/>
                    <w:webHidden/>
                  </w:rPr>
                </w:rPrChange>
              </w:rPr>
              <w:tab/>
            </w:r>
            <w:r w:rsidRPr="007C437A">
              <w:rPr>
                <w:webHidden/>
                <w:rPrChange w:id="679" w:author="Arthur Parmentier" w:date="2020-06-07T15:27:00Z">
                  <w:rPr>
                    <w:noProof/>
                    <w:webHidden/>
                  </w:rPr>
                </w:rPrChange>
              </w:rPr>
              <w:fldChar w:fldCharType="begin"/>
            </w:r>
            <w:r w:rsidRPr="007C437A">
              <w:rPr>
                <w:webHidden/>
                <w:rPrChange w:id="680" w:author="Arthur Parmentier" w:date="2020-06-07T15:27:00Z">
                  <w:rPr>
                    <w:noProof/>
                    <w:webHidden/>
                  </w:rPr>
                </w:rPrChange>
              </w:rPr>
              <w:instrText xml:space="preserve"> PAGEREF _Toc42259077 \h </w:instrText>
            </w:r>
          </w:ins>
          <w:r w:rsidRPr="007C437A">
            <w:rPr>
              <w:webHidden/>
              <w:rPrChange w:id="681" w:author="Arthur Parmentier" w:date="2020-06-07T15:27:00Z">
                <w:rPr>
                  <w:noProof/>
                  <w:webHidden/>
                </w:rPr>
              </w:rPrChange>
            </w:rPr>
          </w:r>
          <w:r w:rsidRPr="007C437A">
            <w:rPr>
              <w:webHidden/>
              <w:rPrChange w:id="682" w:author="Arthur Parmentier" w:date="2020-06-07T15:27:00Z">
                <w:rPr>
                  <w:noProof/>
                  <w:webHidden/>
                </w:rPr>
              </w:rPrChange>
            </w:rPr>
            <w:fldChar w:fldCharType="separate"/>
          </w:r>
          <w:ins w:id="683" w:author="Arthur Parmentier" w:date="2020-06-05T14:15:00Z">
            <w:r w:rsidRPr="007C437A">
              <w:rPr>
                <w:webHidden/>
                <w:rPrChange w:id="684" w:author="Arthur Parmentier" w:date="2020-06-07T15:27:00Z">
                  <w:rPr>
                    <w:noProof/>
                    <w:webHidden/>
                  </w:rPr>
                </w:rPrChange>
              </w:rPr>
              <w:t>8</w:t>
            </w:r>
            <w:r w:rsidRPr="007C437A">
              <w:rPr>
                <w:webHidden/>
                <w:rPrChange w:id="685" w:author="Arthur Parmentier" w:date="2020-06-07T15:27:00Z">
                  <w:rPr>
                    <w:noProof/>
                    <w:webHidden/>
                  </w:rPr>
                </w:rPrChange>
              </w:rPr>
              <w:fldChar w:fldCharType="end"/>
            </w:r>
            <w:r w:rsidRPr="007C437A">
              <w:rPr>
                <w:rStyle w:val="Lienhypertexte"/>
                <w:rPrChange w:id="686" w:author="Arthur Parmentier" w:date="2020-06-07T15:27:00Z">
                  <w:rPr>
                    <w:rStyle w:val="Lienhypertexte"/>
                    <w:noProof/>
                  </w:rPr>
                </w:rPrChange>
              </w:rPr>
              <w:fldChar w:fldCharType="end"/>
            </w:r>
          </w:ins>
        </w:p>
        <w:p w:rsidR="00BF73B1" w:rsidRPr="007C437A" w:rsidRDefault="00BF73B1">
          <w:pPr>
            <w:pStyle w:val="TM3"/>
            <w:tabs>
              <w:tab w:val="left" w:pos="880"/>
              <w:tab w:val="right" w:leader="dot" w:pos="9736"/>
            </w:tabs>
            <w:rPr>
              <w:ins w:id="687" w:author="Arthur Parmentier" w:date="2020-06-05T14:15:00Z"/>
              <w:rFonts w:eastAsiaTheme="minorEastAsia" w:cstheme="minorBidi"/>
              <w:sz w:val="22"/>
              <w:szCs w:val="22"/>
              <w:rPrChange w:id="688" w:author="Arthur Parmentier" w:date="2020-06-07T15:27:00Z">
                <w:rPr>
                  <w:ins w:id="689" w:author="Arthur Parmentier" w:date="2020-06-05T14:15:00Z"/>
                  <w:rFonts w:eastAsiaTheme="minorEastAsia" w:cstheme="minorBidi"/>
                  <w:noProof/>
                  <w:sz w:val="22"/>
                  <w:szCs w:val="22"/>
                  <w:lang w:val="fr-FR"/>
                </w:rPr>
              </w:rPrChange>
            </w:rPr>
          </w:pPr>
          <w:ins w:id="690" w:author="Arthur Parmentier" w:date="2020-06-05T14:15:00Z">
            <w:r w:rsidRPr="007C437A">
              <w:rPr>
                <w:rStyle w:val="Lienhypertexte"/>
                <w:rPrChange w:id="691" w:author="Arthur Parmentier" w:date="2020-06-07T15:27:00Z">
                  <w:rPr>
                    <w:rStyle w:val="Lienhypertexte"/>
                    <w:noProof/>
                  </w:rPr>
                </w:rPrChange>
              </w:rPr>
              <w:lastRenderedPageBreak/>
              <w:fldChar w:fldCharType="begin"/>
            </w:r>
            <w:r w:rsidRPr="007C437A">
              <w:rPr>
                <w:rStyle w:val="Lienhypertexte"/>
                <w:rPrChange w:id="692" w:author="Arthur Parmentier" w:date="2020-06-07T15:27:00Z">
                  <w:rPr>
                    <w:rStyle w:val="Lienhypertexte"/>
                    <w:noProof/>
                  </w:rPr>
                </w:rPrChange>
              </w:rPr>
              <w:instrText xml:space="preserve"> </w:instrText>
            </w:r>
            <w:r w:rsidRPr="007C437A">
              <w:rPr>
                <w:rPrChange w:id="693" w:author="Arthur Parmentier" w:date="2020-06-07T15:27:00Z">
                  <w:rPr>
                    <w:noProof/>
                  </w:rPr>
                </w:rPrChange>
              </w:rPr>
              <w:instrText>HYPERLINK \l "_Toc42259078"</w:instrText>
            </w:r>
            <w:r w:rsidRPr="007C437A">
              <w:rPr>
                <w:rStyle w:val="Lienhypertexte"/>
                <w:rPrChange w:id="694" w:author="Arthur Parmentier" w:date="2020-06-07T15:27:00Z">
                  <w:rPr>
                    <w:rStyle w:val="Lienhypertexte"/>
                    <w:noProof/>
                  </w:rPr>
                </w:rPrChange>
              </w:rPr>
              <w:instrText xml:space="preserve"> </w:instrText>
            </w:r>
            <w:r w:rsidRPr="007C437A">
              <w:rPr>
                <w:rStyle w:val="Lienhypertexte"/>
                <w:rPrChange w:id="695" w:author="Arthur Parmentier" w:date="2020-06-07T15:27:00Z">
                  <w:rPr>
                    <w:rStyle w:val="Lienhypertexte"/>
                    <w:noProof/>
                  </w:rPr>
                </w:rPrChange>
              </w:rPr>
              <w:fldChar w:fldCharType="separate"/>
            </w:r>
            <w:r w:rsidRPr="007C437A">
              <w:rPr>
                <w:rStyle w:val="Lienhypertexte"/>
                <w:rPrChange w:id="696" w:author="Arthur Parmentier" w:date="2020-06-07T15:27:00Z">
                  <w:rPr>
                    <w:rStyle w:val="Lienhypertexte"/>
                    <w:noProof/>
                  </w:rPr>
                </w:rPrChange>
              </w:rPr>
              <w:t>3.</w:t>
            </w:r>
            <w:r w:rsidRPr="007C437A">
              <w:rPr>
                <w:rFonts w:eastAsiaTheme="minorEastAsia" w:cstheme="minorBidi"/>
                <w:sz w:val="22"/>
                <w:szCs w:val="22"/>
                <w:rPrChange w:id="697" w:author="Arthur Parmentier" w:date="2020-06-07T15:27:00Z">
                  <w:rPr>
                    <w:rFonts w:eastAsiaTheme="minorEastAsia" w:cstheme="minorBidi"/>
                    <w:noProof/>
                    <w:sz w:val="22"/>
                    <w:szCs w:val="22"/>
                    <w:lang w:val="fr-FR"/>
                  </w:rPr>
                </w:rPrChange>
              </w:rPr>
              <w:tab/>
            </w:r>
            <w:r w:rsidRPr="007C437A">
              <w:rPr>
                <w:rStyle w:val="Lienhypertexte"/>
                <w:rPrChange w:id="698" w:author="Arthur Parmentier" w:date="2020-06-07T15:27:00Z">
                  <w:rPr>
                    <w:rStyle w:val="Lienhypertexte"/>
                    <w:noProof/>
                  </w:rPr>
                </w:rPrChange>
              </w:rPr>
              <w:t>The difference between discipline (music, theater..) and technical apparatus, or “why we sometimes need to specify how to play a long tone, and sometimes not”</w:t>
            </w:r>
            <w:r w:rsidRPr="007C437A">
              <w:rPr>
                <w:webHidden/>
                <w:rPrChange w:id="699" w:author="Arthur Parmentier" w:date="2020-06-07T15:27:00Z">
                  <w:rPr>
                    <w:noProof/>
                    <w:webHidden/>
                  </w:rPr>
                </w:rPrChange>
              </w:rPr>
              <w:tab/>
            </w:r>
            <w:r w:rsidRPr="007C437A">
              <w:rPr>
                <w:webHidden/>
                <w:rPrChange w:id="700" w:author="Arthur Parmentier" w:date="2020-06-07T15:27:00Z">
                  <w:rPr>
                    <w:noProof/>
                    <w:webHidden/>
                  </w:rPr>
                </w:rPrChange>
              </w:rPr>
              <w:fldChar w:fldCharType="begin"/>
            </w:r>
            <w:r w:rsidRPr="007C437A">
              <w:rPr>
                <w:webHidden/>
                <w:rPrChange w:id="701" w:author="Arthur Parmentier" w:date="2020-06-07T15:27:00Z">
                  <w:rPr>
                    <w:noProof/>
                    <w:webHidden/>
                  </w:rPr>
                </w:rPrChange>
              </w:rPr>
              <w:instrText xml:space="preserve"> PAGEREF _Toc42259078 \h </w:instrText>
            </w:r>
          </w:ins>
          <w:r w:rsidRPr="007C437A">
            <w:rPr>
              <w:webHidden/>
              <w:rPrChange w:id="702" w:author="Arthur Parmentier" w:date="2020-06-07T15:27:00Z">
                <w:rPr>
                  <w:noProof/>
                  <w:webHidden/>
                </w:rPr>
              </w:rPrChange>
            </w:rPr>
          </w:r>
          <w:r w:rsidRPr="007C437A">
            <w:rPr>
              <w:webHidden/>
              <w:rPrChange w:id="703" w:author="Arthur Parmentier" w:date="2020-06-07T15:27:00Z">
                <w:rPr>
                  <w:noProof/>
                  <w:webHidden/>
                </w:rPr>
              </w:rPrChange>
            </w:rPr>
            <w:fldChar w:fldCharType="separate"/>
          </w:r>
          <w:ins w:id="704" w:author="Arthur Parmentier" w:date="2020-06-05T14:15:00Z">
            <w:r w:rsidRPr="007C437A">
              <w:rPr>
                <w:webHidden/>
                <w:rPrChange w:id="705" w:author="Arthur Parmentier" w:date="2020-06-07T15:27:00Z">
                  <w:rPr>
                    <w:noProof/>
                    <w:webHidden/>
                  </w:rPr>
                </w:rPrChange>
              </w:rPr>
              <w:t>10</w:t>
            </w:r>
            <w:r w:rsidRPr="007C437A">
              <w:rPr>
                <w:webHidden/>
                <w:rPrChange w:id="706" w:author="Arthur Parmentier" w:date="2020-06-07T15:27:00Z">
                  <w:rPr>
                    <w:noProof/>
                    <w:webHidden/>
                  </w:rPr>
                </w:rPrChange>
              </w:rPr>
              <w:fldChar w:fldCharType="end"/>
            </w:r>
            <w:r w:rsidRPr="007C437A">
              <w:rPr>
                <w:rStyle w:val="Lienhypertexte"/>
                <w:rPrChange w:id="707" w:author="Arthur Parmentier" w:date="2020-06-07T15:27:00Z">
                  <w:rPr>
                    <w:rStyle w:val="Lienhypertexte"/>
                    <w:noProof/>
                  </w:rPr>
                </w:rPrChange>
              </w:rPr>
              <w:fldChar w:fldCharType="end"/>
            </w:r>
          </w:ins>
        </w:p>
        <w:p w:rsidR="00BF73B1" w:rsidRPr="007C437A" w:rsidRDefault="00BF73B1">
          <w:pPr>
            <w:pStyle w:val="TM3"/>
            <w:tabs>
              <w:tab w:val="left" w:pos="880"/>
              <w:tab w:val="right" w:leader="dot" w:pos="9736"/>
            </w:tabs>
            <w:rPr>
              <w:ins w:id="708" w:author="Arthur Parmentier" w:date="2020-06-05T14:15:00Z"/>
              <w:rFonts w:eastAsiaTheme="minorEastAsia" w:cstheme="minorBidi"/>
              <w:sz w:val="22"/>
              <w:szCs w:val="22"/>
              <w:rPrChange w:id="709" w:author="Arthur Parmentier" w:date="2020-06-07T15:27:00Z">
                <w:rPr>
                  <w:ins w:id="710" w:author="Arthur Parmentier" w:date="2020-06-05T14:15:00Z"/>
                  <w:rFonts w:eastAsiaTheme="minorEastAsia" w:cstheme="minorBidi"/>
                  <w:noProof/>
                  <w:sz w:val="22"/>
                  <w:szCs w:val="22"/>
                  <w:lang w:val="fr-FR"/>
                </w:rPr>
              </w:rPrChange>
            </w:rPr>
          </w:pPr>
          <w:ins w:id="711" w:author="Arthur Parmentier" w:date="2020-06-05T14:15:00Z">
            <w:r w:rsidRPr="007C437A">
              <w:rPr>
                <w:rStyle w:val="Lienhypertexte"/>
                <w:rPrChange w:id="712" w:author="Arthur Parmentier" w:date="2020-06-07T15:27:00Z">
                  <w:rPr>
                    <w:rStyle w:val="Lienhypertexte"/>
                    <w:noProof/>
                  </w:rPr>
                </w:rPrChange>
              </w:rPr>
              <w:fldChar w:fldCharType="begin"/>
            </w:r>
            <w:r w:rsidRPr="007C437A">
              <w:rPr>
                <w:rStyle w:val="Lienhypertexte"/>
                <w:rPrChange w:id="713" w:author="Arthur Parmentier" w:date="2020-06-07T15:27:00Z">
                  <w:rPr>
                    <w:rStyle w:val="Lienhypertexte"/>
                    <w:noProof/>
                  </w:rPr>
                </w:rPrChange>
              </w:rPr>
              <w:instrText xml:space="preserve"> </w:instrText>
            </w:r>
            <w:r w:rsidRPr="007C437A">
              <w:rPr>
                <w:rPrChange w:id="714" w:author="Arthur Parmentier" w:date="2020-06-07T15:27:00Z">
                  <w:rPr>
                    <w:noProof/>
                  </w:rPr>
                </w:rPrChange>
              </w:rPr>
              <w:instrText>HYPERLINK \l "_Toc42259079"</w:instrText>
            </w:r>
            <w:r w:rsidRPr="007C437A">
              <w:rPr>
                <w:rStyle w:val="Lienhypertexte"/>
                <w:rPrChange w:id="715" w:author="Arthur Parmentier" w:date="2020-06-07T15:27:00Z">
                  <w:rPr>
                    <w:rStyle w:val="Lienhypertexte"/>
                    <w:noProof/>
                  </w:rPr>
                </w:rPrChange>
              </w:rPr>
              <w:instrText xml:space="preserve"> </w:instrText>
            </w:r>
            <w:r w:rsidRPr="007C437A">
              <w:rPr>
                <w:rStyle w:val="Lienhypertexte"/>
                <w:rPrChange w:id="716" w:author="Arthur Parmentier" w:date="2020-06-07T15:27:00Z">
                  <w:rPr>
                    <w:rStyle w:val="Lienhypertexte"/>
                    <w:noProof/>
                  </w:rPr>
                </w:rPrChange>
              </w:rPr>
              <w:fldChar w:fldCharType="separate"/>
            </w:r>
            <w:r w:rsidRPr="007C437A">
              <w:rPr>
                <w:rStyle w:val="Lienhypertexte"/>
                <w:rPrChange w:id="717" w:author="Arthur Parmentier" w:date="2020-06-07T15:27:00Z">
                  <w:rPr>
                    <w:rStyle w:val="Lienhypertexte"/>
                    <w:noProof/>
                  </w:rPr>
                </w:rPrChange>
              </w:rPr>
              <w:t>4.</w:t>
            </w:r>
            <w:r w:rsidRPr="007C437A">
              <w:rPr>
                <w:rFonts w:eastAsiaTheme="minorEastAsia" w:cstheme="minorBidi"/>
                <w:sz w:val="22"/>
                <w:szCs w:val="22"/>
                <w:rPrChange w:id="718" w:author="Arthur Parmentier" w:date="2020-06-07T15:27:00Z">
                  <w:rPr>
                    <w:rFonts w:eastAsiaTheme="minorEastAsia" w:cstheme="minorBidi"/>
                    <w:noProof/>
                    <w:sz w:val="22"/>
                    <w:szCs w:val="22"/>
                    <w:lang w:val="fr-FR"/>
                  </w:rPr>
                </w:rPrChange>
              </w:rPr>
              <w:tab/>
            </w:r>
            <w:r w:rsidRPr="007C437A">
              <w:rPr>
                <w:rStyle w:val="Lienhypertexte"/>
                <w:rPrChange w:id="719" w:author="Arthur Parmentier" w:date="2020-06-07T15:27:00Z">
                  <w:rPr>
                    <w:rStyle w:val="Lienhypertexte"/>
                    <w:noProof/>
                  </w:rPr>
                </w:rPrChange>
              </w:rPr>
              <w:t>Speculative theory of differentiation of signified across instruments (technical apparatus) of the same discipline</w:t>
            </w:r>
            <w:r w:rsidRPr="007C437A">
              <w:rPr>
                <w:webHidden/>
                <w:rPrChange w:id="720" w:author="Arthur Parmentier" w:date="2020-06-07T15:27:00Z">
                  <w:rPr>
                    <w:noProof/>
                    <w:webHidden/>
                  </w:rPr>
                </w:rPrChange>
              </w:rPr>
              <w:tab/>
            </w:r>
            <w:r w:rsidRPr="007C437A">
              <w:rPr>
                <w:webHidden/>
                <w:rPrChange w:id="721" w:author="Arthur Parmentier" w:date="2020-06-07T15:27:00Z">
                  <w:rPr>
                    <w:noProof/>
                    <w:webHidden/>
                  </w:rPr>
                </w:rPrChange>
              </w:rPr>
              <w:fldChar w:fldCharType="begin"/>
            </w:r>
            <w:r w:rsidRPr="007C437A">
              <w:rPr>
                <w:webHidden/>
                <w:rPrChange w:id="722" w:author="Arthur Parmentier" w:date="2020-06-07T15:27:00Z">
                  <w:rPr>
                    <w:noProof/>
                    <w:webHidden/>
                  </w:rPr>
                </w:rPrChange>
              </w:rPr>
              <w:instrText xml:space="preserve"> PAGEREF _Toc42259079 \h </w:instrText>
            </w:r>
          </w:ins>
          <w:r w:rsidRPr="007C437A">
            <w:rPr>
              <w:webHidden/>
              <w:rPrChange w:id="723" w:author="Arthur Parmentier" w:date="2020-06-07T15:27:00Z">
                <w:rPr>
                  <w:noProof/>
                  <w:webHidden/>
                </w:rPr>
              </w:rPrChange>
            </w:rPr>
          </w:r>
          <w:r w:rsidRPr="007C437A">
            <w:rPr>
              <w:webHidden/>
              <w:rPrChange w:id="724" w:author="Arthur Parmentier" w:date="2020-06-07T15:27:00Z">
                <w:rPr>
                  <w:noProof/>
                  <w:webHidden/>
                </w:rPr>
              </w:rPrChange>
            </w:rPr>
            <w:fldChar w:fldCharType="separate"/>
          </w:r>
          <w:ins w:id="725" w:author="Arthur Parmentier" w:date="2020-06-05T14:15:00Z">
            <w:r w:rsidRPr="007C437A">
              <w:rPr>
                <w:webHidden/>
                <w:rPrChange w:id="726" w:author="Arthur Parmentier" w:date="2020-06-07T15:27:00Z">
                  <w:rPr>
                    <w:noProof/>
                    <w:webHidden/>
                  </w:rPr>
                </w:rPrChange>
              </w:rPr>
              <w:t>10</w:t>
            </w:r>
            <w:r w:rsidRPr="007C437A">
              <w:rPr>
                <w:webHidden/>
                <w:rPrChange w:id="727" w:author="Arthur Parmentier" w:date="2020-06-07T15:27:00Z">
                  <w:rPr>
                    <w:noProof/>
                    <w:webHidden/>
                  </w:rPr>
                </w:rPrChange>
              </w:rPr>
              <w:fldChar w:fldCharType="end"/>
            </w:r>
            <w:r w:rsidRPr="007C437A">
              <w:rPr>
                <w:rStyle w:val="Lienhypertexte"/>
                <w:rPrChange w:id="728" w:author="Arthur Parmentier" w:date="2020-06-07T15:27:00Z">
                  <w:rPr>
                    <w:rStyle w:val="Lienhypertexte"/>
                    <w:noProof/>
                  </w:rPr>
                </w:rPrChange>
              </w:rPr>
              <w:fldChar w:fldCharType="end"/>
            </w:r>
          </w:ins>
        </w:p>
        <w:p w:rsidR="00BF73B1" w:rsidRPr="007C437A" w:rsidRDefault="00BF73B1">
          <w:pPr>
            <w:pStyle w:val="TM3"/>
            <w:tabs>
              <w:tab w:val="left" w:pos="880"/>
              <w:tab w:val="right" w:leader="dot" w:pos="9736"/>
            </w:tabs>
            <w:rPr>
              <w:ins w:id="729" w:author="Arthur Parmentier" w:date="2020-06-05T14:15:00Z"/>
              <w:rFonts w:eastAsiaTheme="minorEastAsia" w:cstheme="minorBidi"/>
              <w:sz w:val="22"/>
              <w:szCs w:val="22"/>
              <w:rPrChange w:id="730" w:author="Arthur Parmentier" w:date="2020-06-07T15:27:00Z">
                <w:rPr>
                  <w:ins w:id="731" w:author="Arthur Parmentier" w:date="2020-06-05T14:15:00Z"/>
                  <w:rFonts w:eastAsiaTheme="minorEastAsia" w:cstheme="minorBidi"/>
                  <w:noProof/>
                  <w:sz w:val="22"/>
                  <w:szCs w:val="22"/>
                  <w:lang w:val="fr-FR"/>
                </w:rPr>
              </w:rPrChange>
            </w:rPr>
          </w:pPr>
          <w:ins w:id="732" w:author="Arthur Parmentier" w:date="2020-06-05T14:15:00Z">
            <w:r w:rsidRPr="007C437A">
              <w:rPr>
                <w:rStyle w:val="Lienhypertexte"/>
                <w:rPrChange w:id="733" w:author="Arthur Parmentier" w:date="2020-06-07T15:27:00Z">
                  <w:rPr>
                    <w:rStyle w:val="Lienhypertexte"/>
                    <w:noProof/>
                  </w:rPr>
                </w:rPrChange>
              </w:rPr>
              <w:fldChar w:fldCharType="begin"/>
            </w:r>
            <w:r w:rsidRPr="007C437A">
              <w:rPr>
                <w:rStyle w:val="Lienhypertexte"/>
                <w:rPrChange w:id="734" w:author="Arthur Parmentier" w:date="2020-06-07T15:27:00Z">
                  <w:rPr>
                    <w:rStyle w:val="Lienhypertexte"/>
                    <w:noProof/>
                  </w:rPr>
                </w:rPrChange>
              </w:rPr>
              <w:instrText xml:space="preserve"> </w:instrText>
            </w:r>
            <w:r w:rsidRPr="007C437A">
              <w:rPr>
                <w:rPrChange w:id="735" w:author="Arthur Parmentier" w:date="2020-06-07T15:27:00Z">
                  <w:rPr>
                    <w:noProof/>
                  </w:rPr>
                </w:rPrChange>
              </w:rPr>
              <w:instrText>HYPERLINK \l "_Toc42259080"</w:instrText>
            </w:r>
            <w:r w:rsidRPr="007C437A">
              <w:rPr>
                <w:rStyle w:val="Lienhypertexte"/>
                <w:rPrChange w:id="736" w:author="Arthur Parmentier" w:date="2020-06-07T15:27:00Z">
                  <w:rPr>
                    <w:rStyle w:val="Lienhypertexte"/>
                    <w:noProof/>
                  </w:rPr>
                </w:rPrChange>
              </w:rPr>
              <w:instrText xml:space="preserve"> </w:instrText>
            </w:r>
            <w:r w:rsidRPr="007C437A">
              <w:rPr>
                <w:rStyle w:val="Lienhypertexte"/>
                <w:rPrChange w:id="737" w:author="Arthur Parmentier" w:date="2020-06-07T15:27:00Z">
                  <w:rPr>
                    <w:rStyle w:val="Lienhypertexte"/>
                    <w:noProof/>
                  </w:rPr>
                </w:rPrChange>
              </w:rPr>
              <w:fldChar w:fldCharType="separate"/>
            </w:r>
            <w:r w:rsidRPr="007C437A">
              <w:rPr>
                <w:rStyle w:val="Lienhypertexte"/>
                <w:rPrChange w:id="738" w:author="Arthur Parmentier" w:date="2020-06-07T15:27:00Z">
                  <w:rPr>
                    <w:rStyle w:val="Lienhypertexte"/>
                    <w:noProof/>
                  </w:rPr>
                </w:rPrChange>
              </w:rPr>
              <w:t>5.</w:t>
            </w:r>
            <w:r w:rsidRPr="007C437A">
              <w:rPr>
                <w:rFonts w:eastAsiaTheme="minorEastAsia" w:cstheme="minorBidi"/>
                <w:sz w:val="22"/>
                <w:szCs w:val="22"/>
                <w:rPrChange w:id="739" w:author="Arthur Parmentier" w:date="2020-06-07T15:27:00Z">
                  <w:rPr>
                    <w:rFonts w:eastAsiaTheme="minorEastAsia" w:cstheme="minorBidi"/>
                    <w:noProof/>
                    <w:sz w:val="22"/>
                    <w:szCs w:val="22"/>
                    <w:lang w:val="fr-FR"/>
                  </w:rPr>
                </w:rPrChange>
              </w:rPr>
              <w:tab/>
            </w:r>
            <w:r w:rsidRPr="007C437A">
              <w:rPr>
                <w:rStyle w:val="Lienhypertexte"/>
                <w:rPrChange w:id="740" w:author="Arthur Parmentier" w:date="2020-06-07T15:27:00Z">
                  <w:rPr>
                    <w:rStyle w:val="Lienhypertexte"/>
                    <w:noProof/>
                  </w:rPr>
                </w:rPrChange>
              </w:rPr>
              <w:t>Sign overloading</w:t>
            </w:r>
            <w:r w:rsidRPr="007C437A">
              <w:rPr>
                <w:webHidden/>
                <w:rPrChange w:id="741" w:author="Arthur Parmentier" w:date="2020-06-07T15:27:00Z">
                  <w:rPr>
                    <w:noProof/>
                    <w:webHidden/>
                  </w:rPr>
                </w:rPrChange>
              </w:rPr>
              <w:tab/>
            </w:r>
            <w:r w:rsidRPr="007C437A">
              <w:rPr>
                <w:webHidden/>
                <w:rPrChange w:id="742" w:author="Arthur Parmentier" w:date="2020-06-07T15:27:00Z">
                  <w:rPr>
                    <w:noProof/>
                    <w:webHidden/>
                  </w:rPr>
                </w:rPrChange>
              </w:rPr>
              <w:fldChar w:fldCharType="begin"/>
            </w:r>
            <w:r w:rsidRPr="007C437A">
              <w:rPr>
                <w:webHidden/>
                <w:rPrChange w:id="743" w:author="Arthur Parmentier" w:date="2020-06-07T15:27:00Z">
                  <w:rPr>
                    <w:noProof/>
                    <w:webHidden/>
                  </w:rPr>
                </w:rPrChange>
              </w:rPr>
              <w:instrText xml:space="preserve"> PAGEREF _Toc42259080 \h </w:instrText>
            </w:r>
          </w:ins>
          <w:r w:rsidRPr="007C437A">
            <w:rPr>
              <w:webHidden/>
              <w:rPrChange w:id="744" w:author="Arthur Parmentier" w:date="2020-06-07T15:27:00Z">
                <w:rPr>
                  <w:noProof/>
                  <w:webHidden/>
                </w:rPr>
              </w:rPrChange>
            </w:rPr>
          </w:r>
          <w:r w:rsidRPr="007C437A">
            <w:rPr>
              <w:webHidden/>
              <w:rPrChange w:id="745" w:author="Arthur Parmentier" w:date="2020-06-07T15:27:00Z">
                <w:rPr>
                  <w:noProof/>
                  <w:webHidden/>
                </w:rPr>
              </w:rPrChange>
            </w:rPr>
            <w:fldChar w:fldCharType="separate"/>
          </w:r>
          <w:ins w:id="746" w:author="Arthur Parmentier" w:date="2020-06-05T14:15:00Z">
            <w:r w:rsidRPr="007C437A">
              <w:rPr>
                <w:webHidden/>
                <w:rPrChange w:id="747" w:author="Arthur Parmentier" w:date="2020-06-07T15:27:00Z">
                  <w:rPr>
                    <w:noProof/>
                    <w:webHidden/>
                  </w:rPr>
                </w:rPrChange>
              </w:rPr>
              <w:t>11</w:t>
            </w:r>
            <w:r w:rsidRPr="007C437A">
              <w:rPr>
                <w:webHidden/>
                <w:rPrChange w:id="748" w:author="Arthur Parmentier" w:date="2020-06-07T15:27:00Z">
                  <w:rPr>
                    <w:noProof/>
                    <w:webHidden/>
                  </w:rPr>
                </w:rPrChange>
              </w:rPr>
              <w:fldChar w:fldCharType="end"/>
            </w:r>
            <w:r w:rsidRPr="007C437A">
              <w:rPr>
                <w:rStyle w:val="Lienhypertexte"/>
                <w:rPrChange w:id="749" w:author="Arthur Parmentier" w:date="2020-06-07T15:27:00Z">
                  <w:rPr>
                    <w:rStyle w:val="Lienhypertexte"/>
                    <w:noProof/>
                  </w:rPr>
                </w:rPrChange>
              </w:rPr>
              <w:fldChar w:fldCharType="end"/>
            </w:r>
          </w:ins>
        </w:p>
        <w:p w:rsidR="00BF73B1" w:rsidRPr="007C437A" w:rsidRDefault="00BF73B1">
          <w:pPr>
            <w:pStyle w:val="TM2"/>
            <w:tabs>
              <w:tab w:val="left" w:pos="660"/>
              <w:tab w:val="right" w:leader="dot" w:pos="9736"/>
            </w:tabs>
            <w:rPr>
              <w:ins w:id="750" w:author="Arthur Parmentier" w:date="2020-06-05T14:15:00Z"/>
              <w:rFonts w:eastAsiaTheme="minorEastAsia" w:cstheme="minorBidi"/>
              <w:b w:val="0"/>
              <w:bCs w:val="0"/>
              <w:rPrChange w:id="751" w:author="Arthur Parmentier" w:date="2020-06-07T15:27:00Z">
                <w:rPr>
                  <w:ins w:id="752" w:author="Arthur Parmentier" w:date="2020-06-05T14:15:00Z"/>
                  <w:rFonts w:eastAsiaTheme="minorEastAsia" w:cstheme="minorBidi"/>
                  <w:b w:val="0"/>
                  <w:bCs w:val="0"/>
                  <w:noProof/>
                  <w:lang w:val="fr-FR"/>
                </w:rPr>
              </w:rPrChange>
            </w:rPr>
          </w:pPr>
          <w:ins w:id="753" w:author="Arthur Parmentier" w:date="2020-06-05T14:15:00Z">
            <w:r w:rsidRPr="007C437A">
              <w:rPr>
                <w:rStyle w:val="Lienhypertexte"/>
                <w:rPrChange w:id="754" w:author="Arthur Parmentier" w:date="2020-06-07T15:27:00Z">
                  <w:rPr>
                    <w:rStyle w:val="Lienhypertexte"/>
                    <w:noProof/>
                  </w:rPr>
                </w:rPrChange>
              </w:rPr>
              <w:fldChar w:fldCharType="begin"/>
            </w:r>
            <w:r w:rsidRPr="007C437A">
              <w:rPr>
                <w:rStyle w:val="Lienhypertexte"/>
                <w:rPrChange w:id="755" w:author="Arthur Parmentier" w:date="2020-06-07T15:27:00Z">
                  <w:rPr>
                    <w:rStyle w:val="Lienhypertexte"/>
                    <w:noProof/>
                  </w:rPr>
                </w:rPrChange>
              </w:rPr>
              <w:instrText xml:space="preserve"> </w:instrText>
            </w:r>
            <w:r w:rsidRPr="007C437A">
              <w:rPr>
                <w:rPrChange w:id="756" w:author="Arthur Parmentier" w:date="2020-06-07T15:27:00Z">
                  <w:rPr>
                    <w:noProof/>
                  </w:rPr>
                </w:rPrChange>
              </w:rPr>
              <w:instrText>HYPERLINK \l "_Toc42259081"</w:instrText>
            </w:r>
            <w:r w:rsidRPr="007C437A">
              <w:rPr>
                <w:rStyle w:val="Lienhypertexte"/>
                <w:rPrChange w:id="757" w:author="Arthur Parmentier" w:date="2020-06-07T15:27:00Z">
                  <w:rPr>
                    <w:rStyle w:val="Lienhypertexte"/>
                    <w:noProof/>
                  </w:rPr>
                </w:rPrChange>
              </w:rPr>
              <w:instrText xml:space="preserve"> </w:instrText>
            </w:r>
            <w:r w:rsidRPr="007C437A">
              <w:rPr>
                <w:rStyle w:val="Lienhypertexte"/>
                <w:rPrChange w:id="758" w:author="Arthur Parmentier" w:date="2020-06-07T15:27:00Z">
                  <w:rPr>
                    <w:rStyle w:val="Lienhypertexte"/>
                    <w:noProof/>
                  </w:rPr>
                </w:rPrChange>
              </w:rPr>
              <w:fldChar w:fldCharType="separate"/>
            </w:r>
            <w:r w:rsidRPr="007C437A">
              <w:rPr>
                <w:rStyle w:val="Lienhypertexte"/>
                <w:rPrChange w:id="759" w:author="Arthur Parmentier" w:date="2020-06-07T15:27:00Z">
                  <w:rPr>
                    <w:rStyle w:val="Lienhypertexte"/>
                    <w:noProof/>
                  </w:rPr>
                </w:rPrChange>
              </w:rPr>
              <w:t>C.</w:t>
            </w:r>
            <w:r w:rsidRPr="007C437A">
              <w:rPr>
                <w:rFonts w:eastAsiaTheme="minorEastAsia" w:cstheme="minorBidi"/>
                <w:b w:val="0"/>
                <w:bCs w:val="0"/>
                <w:rPrChange w:id="760" w:author="Arthur Parmentier" w:date="2020-06-07T15:27:00Z">
                  <w:rPr>
                    <w:rFonts w:eastAsiaTheme="minorEastAsia" w:cstheme="minorBidi"/>
                    <w:b w:val="0"/>
                    <w:bCs w:val="0"/>
                    <w:noProof/>
                    <w:lang w:val="fr-FR"/>
                  </w:rPr>
                </w:rPrChange>
              </w:rPr>
              <w:tab/>
            </w:r>
            <w:r w:rsidRPr="007C437A">
              <w:rPr>
                <w:rStyle w:val="Lienhypertexte"/>
                <w:rPrChange w:id="761" w:author="Arthur Parmentier" w:date="2020-06-07T15:27:00Z">
                  <w:rPr>
                    <w:rStyle w:val="Lienhypertexte"/>
                    <w:noProof/>
                  </w:rPr>
                </w:rPrChange>
              </w:rPr>
              <w:t>Personal observations during SP practice</w:t>
            </w:r>
            <w:r w:rsidRPr="007C437A">
              <w:rPr>
                <w:webHidden/>
                <w:rPrChange w:id="762" w:author="Arthur Parmentier" w:date="2020-06-07T15:27:00Z">
                  <w:rPr>
                    <w:noProof/>
                    <w:webHidden/>
                  </w:rPr>
                </w:rPrChange>
              </w:rPr>
              <w:tab/>
            </w:r>
            <w:r w:rsidRPr="007C437A">
              <w:rPr>
                <w:webHidden/>
                <w:rPrChange w:id="763" w:author="Arthur Parmentier" w:date="2020-06-07T15:27:00Z">
                  <w:rPr>
                    <w:noProof/>
                    <w:webHidden/>
                  </w:rPr>
                </w:rPrChange>
              </w:rPr>
              <w:fldChar w:fldCharType="begin"/>
            </w:r>
            <w:r w:rsidRPr="007C437A">
              <w:rPr>
                <w:webHidden/>
                <w:rPrChange w:id="764" w:author="Arthur Parmentier" w:date="2020-06-07T15:27:00Z">
                  <w:rPr>
                    <w:noProof/>
                    <w:webHidden/>
                  </w:rPr>
                </w:rPrChange>
              </w:rPr>
              <w:instrText xml:space="preserve"> PAGEREF _Toc42259081 \h </w:instrText>
            </w:r>
          </w:ins>
          <w:r w:rsidRPr="007C437A">
            <w:rPr>
              <w:webHidden/>
              <w:rPrChange w:id="765" w:author="Arthur Parmentier" w:date="2020-06-07T15:27:00Z">
                <w:rPr>
                  <w:noProof/>
                  <w:webHidden/>
                </w:rPr>
              </w:rPrChange>
            </w:rPr>
          </w:r>
          <w:r w:rsidRPr="007C437A">
            <w:rPr>
              <w:webHidden/>
              <w:rPrChange w:id="766" w:author="Arthur Parmentier" w:date="2020-06-07T15:27:00Z">
                <w:rPr>
                  <w:noProof/>
                  <w:webHidden/>
                </w:rPr>
              </w:rPrChange>
            </w:rPr>
            <w:fldChar w:fldCharType="separate"/>
          </w:r>
          <w:ins w:id="767" w:author="Arthur Parmentier" w:date="2020-06-05T14:15:00Z">
            <w:r w:rsidRPr="007C437A">
              <w:rPr>
                <w:webHidden/>
                <w:rPrChange w:id="768" w:author="Arthur Parmentier" w:date="2020-06-07T15:27:00Z">
                  <w:rPr>
                    <w:noProof/>
                    <w:webHidden/>
                  </w:rPr>
                </w:rPrChange>
              </w:rPr>
              <w:t>12</w:t>
            </w:r>
            <w:r w:rsidRPr="007C437A">
              <w:rPr>
                <w:webHidden/>
                <w:rPrChange w:id="769" w:author="Arthur Parmentier" w:date="2020-06-07T15:27:00Z">
                  <w:rPr>
                    <w:noProof/>
                    <w:webHidden/>
                  </w:rPr>
                </w:rPrChange>
              </w:rPr>
              <w:fldChar w:fldCharType="end"/>
            </w:r>
            <w:r w:rsidRPr="007C437A">
              <w:rPr>
                <w:rStyle w:val="Lienhypertexte"/>
                <w:rPrChange w:id="770" w:author="Arthur Parmentier" w:date="2020-06-07T15:27:00Z">
                  <w:rPr>
                    <w:rStyle w:val="Lienhypertexte"/>
                    <w:noProof/>
                  </w:rPr>
                </w:rPrChange>
              </w:rPr>
              <w:fldChar w:fldCharType="end"/>
            </w:r>
          </w:ins>
        </w:p>
        <w:p w:rsidR="00BF73B1" w:rsidRPr="007C437A" w:rsidRDefault="00BF73B1">
          <w:pPr>
            <w:pStyle w:val="TM2"/>
            <w:tabs>
              <w:tab w:val="left" w:pos="660"/>
              <w:tab w:val="right" w:leader="dot" w:pos="9736"/>
            </w:tabs>
            <w:rPr>
              <w:ins w:id="771" w:author="Arthur Parmentier" w:date="2020-06-05T14:15:00Z"/>
              <w:rFonts w:eastAsiaTheme="minorEastAsia" w:cstheme="minorBidi"/>
              <w:b w:val="0"/>
              <w:bCs w:val="0"/>
              <w:rPrChange w:id="772" w:author="Arthur Parmentier" w:date="2020-06-07T15:27:00Z">
                <w:rPr>
                  <w:ins w:id="773" w:author="Arthur Parmentier" w:date="2020-06-05T14:15:00Z"/>
                  <w:rFonts w:eastAsiaTheme="minorEastAsia" w:cstheme="minorBidi"/>
                  <w:b w:val="0"/>
                  <w:bCs w:val="0"/>
                  <w:noProof/>
                  <w:lang w:val="fr-FR"/>
                </w:rPr>
              </w:rPrChange>
            </w:rPr>
          </w:pPr>
          <w:ins w:id="774" w:author="Arthur Parmentier" w:date="2020-06-05T14:15:00Z">
            <w:r w:rsidRPr="007C437A">
              <w:rPr>
                <w:rStyle w:val="Lienhypertexte"/>
                <w:rPrChange w:id="775" w:author="Arthur Parmentier" w:date="2020-06-07T15:27:00Z">
                  <w:rPr>
                    <w:rStyle w:val="Lienhypertexte"/>
                    <w:noProof/>
                  </w:rPr>
                </w:rPrChange>
              </w:rPr>
              <w:fldChar w:fldCharType="begin"/>
            </w:r>
            <w:r w:rsidRPr="007C437A">
              <w:rPr>
                <w:rStyle w:val="Lienhypertexte"/>
                <w:rPrChange w:id="776" w:author="Arthur Parmentier" w:date="2020-06-07T15:27:00Z">
                  <w:rPr>
                    <w:rStyle w:val="Lienhypertexte"/>
                    <w:noProof/>
                  </w:rPr>
                </w:rPrChange>
              </w:rPr>
              <w:instrText xml:space="preserve"> </w:instrText>
            </w:r>
            <w:r w:rsidRPr="007C437A">
              <w:rPr>
                <w:rPrChange w:id="777" w:author="Arthur Parmentier" w:date="2020-06-07T15:27:00Z">
                  <w:rPr>
                    <w:noProof/>
                  </w:rPr>
                </w:rPrChange>
              </w:rPr>
              <w:instrText>HYPERLINK \l "_Toc42259082"</w:instrText>
            </w:r>
            <w:r w:rsidRPr="007C437A">
              <w:rPr>
                <w:rStyle w:val="Lienhypertexte"/>
                <w:rPrChange w:id="778" w:author="Arthur Parmentier" w:date="2020-06-07T15:27:00Z">
                  <w:rPr>
                    <w:rStyle w:val="Lienhypertexte"/>
                    <w:noProof/>
                  </w:rPr>
                </w:rPrChange>
              </w:rPr>
              <w:instrText xml:space="preserve"> </w:instrText>
            </w:r>
            <w:r w:rsidRPr="007C437A">
              <w:rPr>
                <w:rStyle w:val="Lienhypertexte"/>
                <w:rPrChange w:id="779" w:author="Arthur Parmentier" w:date="2020-06-07T15:27:00Z">
                  <w:rPr>
                    <w:rStyle w:val="Lienhypertexte"/>
                    <w:noProof/>
                  </w:rPr>
                </w:rPrChange>
              </w:rPr>
              <w:fldChar w:fldCharType="separate"/>
            </w:r>
            <w:r w:rsidRPr="007C437A">
              <w:rPr>
                <w:rStyle w:val="Lienhypertexte"/>
                <w:rPrChange w:id="780" w:author="Arthur Parmentier" w:date="2020-06-07T15:27:00Z">
                  <w:rPr>
                    <w:rStyle w:val="Lienhypertexte"/>
                    <w:noProof/>
                  </w:rPr>
                </w:rPrChange>
              </w:rPr>
              <w:t>D.</w:t>
            </w:r>
            <w:r w:rsidRPr="007C437A">
              <w:rPr>
                <w:rFonts w:eastAsiaTheme="minorEastAsia" w:cstheme="minorBidi"/>
                <w:b w:val="0"/>
                <w:bCs w:val="0"/>
                <w:rPrChange w:id="781" w:author="Arthur Parmentier" w:date="2020-06-07T15:27:00Z">
                  <w:rPr>
                    <w:rFonts w:eastAsiaTheme="minorEastAsia" w:cstheme="minorBidi"/>
                    <w:b w:val="0"/>
                    <w:bCs w:val="0"/>
                    <w:noProof/>
                    <w:lang w:val="fr-FR"/>
                  </w:rPr>
                </w:rPrChange>
              </w:rPr>
              <w:tab/>
            </w:r>
            <w:r w:rsidRPr="007C437A">
              <w:rPr>
                <w:rStyle w:val="Lienhypertexte"/>
                <w:rPrChange w:id="782" w:author="Arthur Parmentier" w:date="2020-06-07T15:27:00Z">
                  <w:rPr>
                    <w:rStyle w:val="Lienhypertexte"/>
                    <w:noProof/>
                  </w:rPr>
                </w:rPrChange>
              </w:rPr>
              <w:t>Structural concepts (the grammar of the language, that results in its language)</w:t>
            </w:r>
            <w:r w:rsidRPr="007C437A">
              <w:rPr>
                <w:webHidden/>
                <w:rPrChange w:id="783" w:author="Arthur Parmentier" w:date="2020-06-07T15:27:00Z">
                  <w:rPr>
                    <w:noProof/>
                    <w:webHidden/>
                  </w:rPr>
                </w:rPrChange>
              </w:rPr>
              <w:tab/>
            </w:r>
            <w:r w:rsidRPr="007C437A">
              <w:rPr>
                <w:webHidden/>
                <w:rPrChange w:id="784" w:author="Arthur Parmentier" w:date="2020-06-07T15:27:00Z">
                  <w:rPr>
                    <w:noProof/>
                    <w:webHidden/>
                  </w:rPr>
                </w:rPrChange>
              </w:rPr>
              <w:fldChar w:fldCharType="begin"/>
            </w:r>
            <w:r w:rsidRPr="007C437A">
              <w:rPr>
                <w:webHidden/>
                <w:rPrChange w:id="785" w:author="Arthur Parmentier" w:date="2020-06-07T15:27:00Z">
                  <w:rPr>
                    <w:noProof/>
                    <w:webHidden/>
                  </w:rPr>
                </w:rPrChange>
              </w:rPr>
              <w:instrText xml:space="preserve"> PAGEREF _Toc42259082 \h </w:instrText>
            </w:r>
          </w:ins>
          <w:r w:rsidRPr="007C437A">
            <w:rPr>
              <w:webHidden/>
              <w:rPrChange w:id="786" w:author="Arthur Parmentier" w:date="2020-06-07T15:27:00Z">
                <w:rPr>
                  <w:noProof/>
                  <w:webHidden/>
                </w:rPr>
              </w:rPrChange>
            </w:rPr>
          </w:r>
          <w:r w:rsidRPr="007C437A">
            <w:rPr>
              <w:webHidden/>
              <w:rPrChange w:id="787" w:author="Arthur Parmentier" w:date="2020-06-07T15:27:00Z">
                <w:rPr>
                  <w:noProof/>
                  <w:webHidden/>
                </w:rPr>
              </w:rPrChange>
            </w:rPr>
            <w:fldChar w:fldCharType="separate"/>
          </w:r>
          <w:ins w:id="788" w:author="Arthur Parmentier" w:date="2020-06-05T14:15:00Z">
            <w:r w:rsidRPr="007C437A">
              <w:rPr>
                <w:webHidden/>
                <w:rPrChange w:id="789" w:author="Arthur Parmentier" w:date="2020-06-07T15:27:00Z">
                  <w:rPr>
                    <w:noProof/>
                    <w:webHidden/>
                  </w:rPr>
                </w:rPrChange>
              </w:rPr>
              <w:t>14</w:t>
            </w:r>
            <w:r w:rsidRPr="007C437A">
              <w:rPr>
                <w:webHidden/>
                <w:rPrChange w:id="790" w:author="Arthur Parmentier" w:date="2020-06-07T15:27:00Z">
                  <w:rPr>
                    <w:noProof/>
                    <w:webHidden/>
                  </w:rPr>
                </w:rPrChange>
              </w:rPr>
              <w:fldChar w:fldCharType="end"/>
            </w:r>
            <w:r w:rsidRPr="007C437A">
              <w:rPr>
                <w:rStyle w:val="Lienhypertexte"/>
                <w:rPrChange w:id="791" w:author="Arthur Parmentier" w:date="2020-06-07T15:27:00Z">
                  <w:rPr>
                    <w:rStyle w:val="Lienhypertexte"/>
                    <w:noProof/>
                  </w:rPr>
                </w:rPrChange>
              </w:rPr>
              <w:fldChar w:fldCharType="end"/>
            </w:r>
          </w:ins>
        </w:p>
        <w:p w:rsidR="00BF73B1" w:rsidRPr="007C437A" w:rsidRDefault="00BF73B1">
          <w:pPr>
            <w:pStyle w:val="TM3"/>
            <w:tabs>
              <w:tab w:val="left" w:pos="880"/>
              <w:tab w:val="right" w:leader="dot" w:pos="9736"/>
            </w:tabs>
            <w:rPr>
              <w:ins w:id="792" w:author="Arthur Parmentier" w:date="2020-06-05T14:15:00Z"/>
              <w:rFonts w:eastAsiaTheme="minorEastAsia" w:cstheme="minorBidi"/>
              <w:sz w:val="22"/>
              <w:szCs w:val="22"/>
              <w:rPrChange w:id="793" w:author="Arthur Parmentier" w:date="2020-06-07T15:27:00Z">
                <w:rPr>
                  <w:ins w:id="794" w:author="Arthur Parmentier" w:date="2020-06-05T14:15:00Z"/>
                  <w:rFonts w:eastAsiaTheme="minorEastAsia" w:cstheme="minorBidi"/>
                  <w:noProof/>
                  <w:sz w:val="22"/>
                  <w:szCs w:val="22"/>
                  <w:lang w:val="fr-FR"/>
                </w:rPr>
              </w:rPrChange>
            </w:rPr>
          </w:pPr>
          <w:ins w:id="795" w:author="Arthur Parmentier" w:date="2020-06-05T14:15:00Z">
            <w:r w:rsidRPr="007C437A">
              <w:rPr>
                <w:rStyle w:val="Lienhypertexte"/>
                <w:rPrChange w:id="796" w:author="Arthur Parmentier" w:date="2020-06-07T15:27:00Z">
                  <w:rPr>
                    <w:rStyle w:val="Lienhypertexte"/>
                    <w:noProof/>
                  </w:rPr>
                </w:rPrChange>
              </w:rPr>
              <w:fldChar w:fldCharType="begin"/>
            </w:r>
            <w:r w:rsidRPr="007C437A">
              <w:rPr>
                <w:rStyle w:val="Lienhypertexte"/>
                <w:rPrChange w:id="797" w:author="Arthur Parmentier" w:date="2020-06-07T15:27:00Z">
                  <w:rPr>
                    <w:rStyle w:val="Lienhypertexte"/>
                    <w:noProof/>
                  </w:rPr>
                </w:rPrChange>
              </w:rPr>
              <w:instrText xml:space="preserve"> </w:instrText>
            </w:r>
            <w:r w:rsidRPr="007C437A">
              <w:rPr>
                <w:rPrChange w:id="798" w:author="Arthur Parmentier" w:date="2020-06-07T15:27:00Z">
                  <w:rPr>
                    <w:noProof/>
                  </w:rPr>
                </w:rPrChange>
              </w:rPr>
              <w:instrText>HYPERLINK \l "_Toc42259083"</w:instrText>
            </w:r>
            <w:r w:rsidRPr="007C437A">
              <w:rPr>
                <w:rStyle w:val="Lienhypertexte"/>
                <w:rPrChange w:id="799" w:author="Arthur Parmentier" w:date="2020-06-07T15:27:00Z">
                  <w:rPr>
                    <w:rStyle w:val="Lienhypertexte"/>
                    <w:noProof/>
                  </w:rPr>
                </w:rPrChange>
              </w:rPr>
              <w:instrText xml:space="preserve"> </w:instrText>
            </w:r>
            <w:r w:rsidRPr="007C437A">
              <w:rPr>
                <w:rStyle w:val="Lienhypertexte"/>
                <w:rPrChange w:id="800" w:author="Arthur Parmentier" w:date="2020-06-07T15:27:00Z">
                  <w:rPr>
                    <w:rStyle w:val="Lienhypertexte"/>
                    <w:noProof/>
                  </w:rPr>
                </w:rPrChange>
              </w:rPr>
              <w:fldChar w:fldCharType="separate"/>
            </w:r>
            <w:r w:rsidRPr="007C437A">
              <w:rPr>
                <w:rStyle w:val="Lienhypertexte"/>
                <w:rPrChange w:id="801" w:author="Arthur Parmentier" w:date="2020-06-07T15:27:00Z">
                  <w:rPr>
                    <w:rStyle w:val="Lienhypertexte"/>
                    <w:noProof/>
                  </w:rPr>
                </w:rPrChange>
              </w:rPr>
              <w:t>1.</w:t>
            </w:r>
            <w:r w:rsidRPr="007C437A">
              <w:rPr>
                <w:rFonts w:eastAsiaTheme="minorEastAsia" w:cstheme="minorBidi"/>
                <w:sz w:val="22"/>
                <w:szCs w:val="22"/>
                <w:rPrChange w:id="802" w:author="Arthur Parmentier" w:date="2020-06-07T15:27:00Z">
                  <w:rPr>
                    <w:rFonts w:eastAsiaTheme="minorEastAsia" w:cstheme="minorBidi"/>
                    <w:noProof/>
                    <w:sz w:val="22"/>
                    <w:szCs w:val="22"/>
                    <w:lang w:val="fr-FR"/>
                  </w:rPr>
                </w:rPrChange>
              </w:rPr>
              <w:tab/>
            </w:r>
            <w:r w:rsidRPr="007C437A">
              <w:rPr>
                <w:rStyle w:val="Lienhypertexte"/>
                <w:rPrChange w:id="803" w:author="Arthur Parmentier" w:date="2020-06-07T15:27:00Z">
                  <w:rPr>
                    <w:rStyle w:val="Lienhypertexte"/>
                    <w:noProof/>
                  </w:rPr>
                </w:rPrChange>
              </w:rPr>
              <w:t>Identifiers</w:t>
            </w:r>
            <w:r w:rsidRPr="007C437A">
              <w:rPr>
                <w:webHidden/>
                <w:rPrChange w:id="804" w:author="Arthur Parmentier" w:date="2020-06-07T15:27:00Z">
                  <w:rPr>
                    <w:noProof/>
                    <w:webHidden/>
                  </w:rPr>
                </w:rPrChange>
              </w:rPr>
              <w:tab/>
            </w:r>
            <w:r w:rsidRPr="007C437A">
              <w:rPr>
                <w:webHidden/>
                <w:rPrChange w:id="805" w:author="Arthur Parmentier" w:date="2020-06-07T15:27:00Z">
                  <w:rPr>
                    <w:noProof/>
                    <w:webHidden/>
                  </w:rPr>
                </w:rPrChange>
              </w:rPr>
              <w:fldChar w:fldCharType="begin"/>
            </w:r>
            <w:r w:rsidRPr="007C437A">
              <w:rPr>
                <w:webHidden/>
                <w:rPrChange w:id="806" w:author="Arthur Parmentier" w:date="2020-06-07T15:27:00Z">
                  <w:rPr>
                    <w:noProof/>
                    <w:webHidden/>
                  </w:rPr>
                </w:rPrChange>
              </w:rPr>
              <w:instrText xml:space="preserve"> PAGEREF _Toc42259083 \h </w:instrText>
            </w:r>
          </w:ins>
          <w:r w:rsidRPr="007C437A">
            <w:rPr>
              <w:webHidden/>
              <w:rPrChange w:id="807" w:author="Arthur Parmentier" w:date="2020-06-07T15:27:00Z">
                <w:rPr>
                  <w:noProof/>
                  <w:webHidden/>
                </w:rPr>
              </w:rPrChange>
            </w:rPr>
          </w:r>
          <w:r w:rsidRPr="007C437A">
            <w:rPr>
              <w:webHidden/>
              <w:rPrChange w:id="808" w:author="Arthur Parmentier" w:date="2020-06-07T15:27:00Z">
                <w:rPr>
                  <w:noProof/>
                  <w:webHidden/>
                </w:rPr>
              </w:rPrChange>
            </w:rPr>
            <w:fldChar w:fldCharType="separate"/>
          </w:r>
          <w:ins w:id="809" w:author="Arthur Parmentier" w:date="2020-06-05T14:15:00Z">
            <w:r w:rsidRPr="007C437A">
              <w:rPr>
                <w:webHidden/>
                <w:rPrChange w:id="810" w:author="Arthur Parmentier" w:date="2020-06-07T15:27:00Z">
                  <w:rPr>
                    <w:noProof/>
                    <w:webHidden/>
                  </w:rPr>
                </w:rPrChange>
              </w:rPr>
              <w:t>14</w:t>
            </w:r>
            <w:r w:rsidRPr="007C437A">
              <w:rPr>
                <w:webHidden/>
                <w:rPrChange w:id="811" w:author="Arthur Parmentier" w:date="2020-06-07T15:27:00Z">
                  <w:rPr>
                    <w:noProof/>
                    <w:webHidden/>
                  </w:rPr>
                </w:rPrChange>
              </w:rPr>
              <w:fldChar w:fldCharType="end"/>
            </w:r>
            <w:r w:rsidRPr="007C437A">
              <w:rPr>
                <w:rStyle w:val="Lienhypertexte"/>
                <w:rPrChange w:id="812" w:author="Arthur Parmentier" w:date="2020-06-07T15:27:00Z">
                  <w:rPr>
                    <w:rStyle w:val="Lienhypertexte"/>
                    <w:noProof/>
                  </w:rPr>
                </w:rPrChange>
              </w:rPr>
              <w:fldChar w:fldCharType="end"/>
            </w:r>
          </w:ins>
        </w:p>
        <w:p w:rsidR="00BF73B1" w:rsidRPr="007C437A" w:rsidRDefault="00BF73B1">
          <w:pPr>
            <w:pStyle w:val="TM3"/>
            <w:tabs>
              <w:tab w:val="left" w:pos="880"/>
              <w:tab w:val="right" w:leader="dot" w:pos="9736"/>
            </w:tabs>
            <w:rPr>
              <w:ins w:id="813" w:author="Arthur Parmentier" w:date="2020-06-05T14:15:00Z"/>
              <w:rFonts w:eastAsiaTheme="minorEastAsia" w:cstheme="minorBidi"/>
              <w:sz w:val="22"/>
              <w:szCs w:val="22"/>
              <w:rPrChange w:id="814" w:author="Arthur Parmentier" w:date="2020-06-07T15:27:00Z">
                <w:rPr>
                  <w:ins w:id="815" w:author="Arthur Parmentier" w:date="2020-06-05T14:15:00Z"/>
                  <w:rFonts w:eastAsiaTheme="minorEastAsia" w:cstheme="minorBidi"/>
                  <w:noProof/>
                  <w:sz w:val="22"/>
                  <w:szCs w:val="22"/>
                  <w:lang w:val="fr-FR"/>
                </w:rPr>
              </w:rPrChange>
            </w:rPr>
          </w:pPr>
          <w:ins w:id="816" w:author="Arthur Parmentier" w:date="2020-06-05T14:15:00Z">
            <w:r w:rsidRPr="007C437A">
              <w:rPr>
                <w:rStyle w:val="Lienhypertexte"/>
                <w:rPrChange w:id="817" w:author="Arthur Parmentier" w:date="2020-06-07T15:27:00Z">
                  <w:rPr>
                    <w:rStyle w:val="Lienhypertexte"/>
                    <w:noProof/>
                  </w:rPr>
                </w:rPrChange>
              </w:rPr>
              <w:fldChar w:fldCharType="begin"/>
            </w:r>
            <w:r w:rsidRPr="007C437A">
              <w:rPr>
                <w:rStyle w:val="Lienhypertexte"/>
                <w:rPrChange w:id="818" w:author="Arthur Parmentier" w:date="2020-06-07T15:27:00Z">
                  <w:rPr>
                    <w:rStyle w:val="Lienhypertexte"/>
                    <w:noProof/>
                  </w:rPr>
                </w:rPrChange>
              </w:rPr>
              <w:instrText xml:space="preserve"> </w:instrText>
            </w:r>
            <w:r w:rsidRPr="007C437A">
              <w:rPr>
                <w:rPrChange w:id="819" w:author="Arthur Parmentier" w:date="2020-06-07T15:27:00Z">
                  <w:rPr>
                    <w:noProof/>
                  </w:rPr>
                </w:rPrChange>
              </w:rPr>
              <w:instrText>HYPERLINK \l "_Toc42259084"</w:instrText>
            </w:r>
            <w:r w:rsidRPr="007C437A">
              <w:rPr>
                <w:rStyle w:val="Lienhypertexte"/>
                <w:rPrChange w:id="820" w:author="Arthur Parmentier" w:date="2020-06-07T15:27:00Z">
                  <w:rPr>
                    <w:rStyle w:val="Lienhypertexte"/>
                    <w:noProof/>
                  </w:rPr>
                </w:rPrChange>
              </w:rPr>
              <w:instrText xml:space="preserve"> </w:instrText>
            </w:r>
            <w:r w:rsidRPr="007C437A">
              <w:rPr>
                <w:rStyle w:val="Lienhypertexte"/>
                <w:rPrChange w:id="821" w:author="Arthur Parmentier" w:date="2020-06-07T15:27:00Z">
                  <w:rPr>
                    <w:rStyle w:val="Lienhypertexte"/>
                    <w:noProof/>
                  </w:rPr>
                </w:rPrChange>
              </w:rPr>
              <w:fldChar w:fldCharType="separate"/>
            </w:r>
            <w:r w:rsidRPr="007C437A">
              <w:rPr>
                <w:rStyle w:val="Lienhypertexte"/>
                <w:rPrChange w:id="822" w:author="Arthur Parmentier" w:date="2020-06-07T15:27:00Z">
                  <w:rPr>
                    <w:rStyle w:val="Lienhypertexte"/>
                    <w:noProof/>
                  </w:rPr>
                </w:rPrChange>
              </w:rPr>
              <w:t>2.</w:t>
            </w:r>
            <w:r w:rsidRPr="007C437A">
              <w:rPr>
                <w:rFonts w:eastAsiaTheme="minorEastAsia" w:cstheme="minorBidi"/>
                <w:sz w:val="22"/>
                <w:szCs w:val="22"/>
                <w:rPrChange w:id="823" w:author="Arthur Parmentier" w:date="2020-06-07T15:27:00Z">
                  <w:rPr>
                    <w:rFonts w:eastAsiaTheme="minorEastAsia" w:cstheme="minorBidi"/>
                    <w:noProof/>
                    <w:sz w:val="22"/>
                    <w:szCs w:val="22"/>
                    <w:lang w:val="fr-FR"/>
                  </w:rPr>
                </w:rPrChange>
              </w:rPr>
              <w:tab/>
            </w:r>
            <w:r w:rsidRPr="007C437A">
              <w:rPr>
                <w:rStyle w:val="Lienhypertexte"/>
                <w:rPrChange w:id="824" w:author="Arthur Parmentier" w:date="2020-06-07T15:27:00Z">
                  <w:rPr>
                    <w:rStyle w:val="Lienhypertexte"/>
                    <w:noProof/>
                  </w:rPr>
                </w:rPrChange>
              </w:rPr>
              <w:t>Content</w:t>
            </w:r>
            <w:r w:rsidRPr="007C437A">
              <w:rPr>
                <w:webHidden/>
                <w:rPrChange w:id="825" w:author="Arthur Parmentier" w:date="2020-06-07T15:27:00Z">
                  <w:rPr>
                    <w:noProof/>
                    <w:webHidden/>
                  </w:rPr>
                </w:rPrChange>
              </w:rPr>
              <w:tab/>
            </w:r>
            <w:r w:rsidRPr="007C437A">
              <w:rPr>
                <w:webHidden/>
                <w:rPrChange w:id="826" w:author="Arthur Parmentier" w:date="2020-06-07T15:27:00Z">
                  <w:rPr>
                    <w:noProof/>
                    <w:webHidden/>
                  </w:rPr>
                </w:rPrChange>
              </w:rPr>
              <w:fldChar w:fldCharType="begin"/>
            </w:r>
            <w:r w:rsidRPr="007C437A">
              <w:rPr>
                <w:webHidden/>
                <w:rPrChange w:id="827" w:author="Arthur Parmentier" w:date="2020-06-07T15:27:00Z">
                  <w:rPr>
                    <w:noProof/>
                    <w:webHidden/>
                  </w:rPr>
                </w:rPrChange>
              </w:rPr>
              <w:instrText xml:space="preserve"> PAGEREF _Toc42259084 \h </w:instrText>
            </w:r>
          </w:ins>
          <w:r w:rsidRPr="007C437A">
            <w:rPr>
              <w:webHidden/>
              <w:rPrChange w:id="828" w:author="Arthur Parmentier" w:date="2020-06-07T15:27:00Z">
                <w:rPr>
                  <w:noProof/>
                  <w:webHidden/>
                </w:rPr>
              </w:rPrChange>
            </w:rPr>
          </w:r>
          <w:r w:rsidRPr="007C437A">
            <w:rPr>
              <w:webHidden/>
              <w:rPrChange w:id="829" w:author="Arthur Parmentier" w:date="2020-06-07T15:27:00Z">
                <w:rPr>
                  <w:noProof/>
                  <w:webHidden/>
                </w:rPr>
              </w:rPrChange>
            </w:rPr>
            <w:fldChar w:fldCharType="separate"/>
          </w:r>
          <w:ins w:id="830" w:author="Arthur Parmentier" w:date="2020-06-05T14:15:00Z">
            <w:r w:rsidRPr="007C437A">
              <w:rPr>
                <w:webHidden/>
                <w:rPrChange w:id="831" w:author="Arthur Parmentier" w:date="2020-06-07T15:27:00Z">
                  <w:rPr>
                    <w:noProof/>
                    <w:webHidden/>
                  </w:rPr>
                </w:rPrChange>
              </w:rPr>
              <w:t>14</w:t>
            </w:r>
            <w:r w:rsidRPr="007C437A">
              <w:rPr>
                <w:webHidden/>
                <w:rPrChange w:id="832" w:author="Arthur Parmentier" w:date="2020-06-07T15:27:00Z">
                  <w:rPr>
                    <w:noProof/>
                    <w:webHidden/>
                  </w:rPr>
                </w:rPrChange>
              </w:rPr>
              <w:fldChar w:fldCharType="end"/>
            </w:r>
            <w:r w:rsidRPr="007C437A">
              <w:rPr>
                <w:rStyle w:val="Lienhypertexte"/>
                <w:rPrChange w:id="833" w:author="Arthur Parmentier" w:date="2020-06-07T15:27:00Z">
                  <w:rPr>
                    <w:rStyle w:val="Lienhypertexte"/>
                    <w:noProof/>
                  </w:rPr>
                </w:rPrChange>
              </w:rPr>
              <w:fldChar w:fldCharType="end"/>
            </w:r>
          </w:ins>
        </w:p>
        <w:p w:rsidR="00BF73B1" w:rsidRPr="007C437A" w:rsidRDefault="00BF73B1">
          <w:pPr>
            <w:pStyle w:val="TM3"/>
            <w:tabs>
              <w:tab w:val="left" w:pos="880"/>
              <w:tab w:val="right" w:leader="dot" w:pos="9736"/>
            </w:tabs>
            <w:rPr>
              <w:ins w:id="834" w:author="Arthur Parmentier" w:date="2020-06-05T14:15:00Z"/>
              <w:rFonts w:eastAsiaTheme="minorEastAsia" w:cstheme="minorBidi"/>
              <w:sz w:val="22"/>
              <w:szCs w:val="22"/>
              <w:rPrChange w:id="835" w:author="Arthur Parmentier" w:date="2020-06-07T15:27:00Z">
                <w:rPr>
                  <w:ins w:id="836" w:author="Arthur Parmentier" w:date="2020-06-05T14:15:00Z"/>
                  <w:rFonts w:eastAsiaTheme="minorEastAsia" w:cstheme="minorBidi"/>
                  <w:noProof/>
                  <w:sz w:val="22"/>
                  <w:szCs w:val="22"/>
                  <w:lang w:val="fr-FR"/>
                </w:rPr>
              </w:rPrChange>
            </w:rPr>
          </w:pPr>
          <w:ins w:id="837" w:author="Arthur Parmentier" w:date="2020-06-05T14:15:00Z">
            <w:r w:rsidRPr="007C437A">
              <w:rPr>
                <w:rStyle w:val="Lienhypertexte"/>
                <w:rPrChange w:id="838" w:author="Arthur Parmentier" w:date="2020-06-07T15:27:00Z">
                  <w:rPr>
                    <w:rStyle w:val="Lienhypertexte"/>
                    <w:noProof/>
                  </w:rPr>
                </w:rPrChange>
              </w:rPr>
              <w:fldChar w:fldCharType="begin"/>
            </w:r>
            <w:r w:rsidRPr="007C437A">
              <w:rPr>
                <w:rStyle w:val="Lienhypertexte"/>
                <w:rPrChange w:id="839" w:author="Arthur Parmentier" w:date="2020-06-07T15:27:00Z">
                  <w:rPr>
                    <w:rStyle w:val="Lienhypertexte"/>
                    <w:noProof/>
                  </w:rPr>
                </w:rPrChange>
              </w:rPr>
              <w:instrText xml:space="preserve"> </w:instrText>
            </w:r>
            <w:r w:rsidRPr="007C437A">
              <w:rPr>
                <w:rPrChange w:id="840" w:author="Arthur Parmentier" w:date="2020-06-07T15:27:00Z">
                  <w:rPr>
                    <w:noProof/>
                  </w:rPr>
                </w:rPrChange>
              </w:rPr>
              <w:instrText>HYPERLINK \l "_Toc42259085"</w:instrText>
            </w:r>
            <w:r w:rsidRPr="007C437A">
              <w:rPr>
                <w:rStyle w:val="Lienhypertexte"/>
                <w:rPrChange w:id="841" w:author="Arthur Parmentier" w:date="2020-06-07T15:27:00Z">
                  <w:rPr>
                    <w:rStyle w:val="Lienhypertexte"/>
                    <w:noProof/>
                  </w:rPr>
                </w:rPrChange>
              </w:rPr>
              <w:instrText xml:space="preserve"> </w:instrText>
            </w:r>
            <w:r w:rsidRPr="007C437A">
              <w:rPr>
                <w:rStyle w:val="Lienhypertexte"/>
                <w:rPrChange w:id="842" w:author="Arthur Parmentier" w:date="2020-06-07T15:27:00Z">
                  <w:rPr>
                    <w:rStyle w:val="Lienhypertexte"/>
                    <w:noProof/>
                  </w:rPr>
                </w:rPrChange>
              </w:rPr>
              <w:fldChar w:fldCharType="separate"/>
            </w:r>
            <w:r w:rsidRPr="007C437A">
              <w:rPr>
                <w:rStyle w:val="Lienhypertexte"/>
                <w:rPrChange w:id="843" w:author="Arthur Parmentier" w:date="2020-06-07T15:27:00Z">
                  <w:rPr>
                    <w:rStyle w:val="Lienhypertexte"/>
                    <w:noProof/>
                  </w:rPr>
                </w:rPrChange>
              </w:rPr>
              <w:t>3.</w:t>
            </w:r>
            <w:r w:rsidRPr="007C437A">
              <w:rPr>
                <w:rFonts w:eastAsiaTheme="minorEastAsia" w:cstheme="minorBidi"/>
                <w:sz w:val="22"/>
                <w:szCs w:val="22"/>
                <w:rPrChange w:id="844" w:author="Arthur Parmentier" w:date="2020-06-07T15:27:00Z">
                  <w:rPr>
                    <w:rFonts w:eastAsiaTheme="minorEastAsia" w:cstheme="minorBidi"/>
                    <w:noProof/>
                    <w:sz w:val="22"/>
                    <w:szCs w:val="22"/>
                    <w:lang w:val="fr-FR"/>
                  </w:rPr>
                </w:rPrChange>
              </w:rPr>
              <w:tab/>
            </w:r>
            <w:r w:rsidRPr="007C437A">
              <w:rPr>
                <w:rStyle w:val="Lienhypertexte"/>
                <w:rPrChange w:id="845" w:author="Arthur Parmentier" w:date="2020-06-07T15:27:00Z">
                  <w:rPr>
                    <w:rStyle w:val="Lienhypertexte"/>
                    <w:noProof/>
                  </w:rPr>
                </w:rPrChange>
              </w:rPr>
              <w:t>Modifiers (content parameters)</w:t>
            </w:r>
            <w:r w:rsidRPr="007C437A">
              <w:rPr>
                <w:webHidden/>
                <w:rPrChange w:id="846" w:author="Arthur Parmentier" w:date="2020-06-07T15:27:00Z">
                  <w:rPr>
                    <w:noProof/>
                    <w:webHidden/>
                  </w:rPr>
                </w:rPrChange>
              </w:rPr>
              <w:tab/>
            </w:r>
            <w:r w:rsidRPr="007C437A">
              <w:rPr>
                <w:webHidden/>
                <w:rPrChange w:id="847" w:author="Arthur Parmentier" w:date="2020-06-07T15:27:00Z">
                  <w:rPr>
                    <w:noProof/>
                    <w:webHidden/>
                  </w:rPr>
                </w:rPrChange>
              </w:rPr>
              <w:fldChar w:fldCharType="begin"/>
            </w:r>
            <w:r w:rsidRPr="007C437A">
              <w:rPr>
                <w:webHidden/>
                <w:rPrChange w:id="848" w:author="Arthur Parmentier" w:date="2020-06-07T15:27:00Z">
                  <w:rPr>
                    <w:noProof/>
                    <w:webHidden/>
                  </w:rPr>
                </w:rPrChange>
              </w:rPr>
              <w:instrText xml:space="preserve"> PAGEREF _Toc42259085 \h </w:instrText>
            </w:r>
          </w:ins>
          <w:r w:rsidRPr="007C437A">
            <w:rPr>
              <w:webHidden/>
              <w:rPrChange w:id="849" w:author="Arthur Parmentier" w:date="2020-06-07T15:27:00Z">
                <w:rPr>
                  <w:noProof/>
                  <w:webHidden/>
                </w:rPr>
              </w:rPrChange>
            </w:rPr>
          </w:r>
          <w:r w:rsidRPr="007C437A">
            <w:rPr>
              <w:webHidden/>
              <w:rPrChange w:id="850" w:author="Arthur Parmentier" w:date="2020-06-07T15:27:00Z">
                <w:rPr>
                  <w:noProof/>
                  <w:webHidden/>
                </w:rPr>
              </w:rPrChange>
            </w:rPr>
            <w:fldChar w:fldCharType="separate"/>
          </w:r>
          <w:ins w:id="851" w:author="Arthur Parmentier" w:date="2020-06-05T14:15:00Z">
            <w:r w:rsidRPr="007C437A">
              <w:rPr>
                <w:webHidden/>
                <w:rPrChange w:id="852" w:author="Arthur Parmentier" w:date="2020-06-07T15:27:00Z">
                  <w:rPr>
                    <w:noProof/>
                    <w:webHidden/>
                  </w:rPr>
                </w:rPrChange>
              </w:rPr>
              <w:t>14</w:t>
            </w:r>
            <w:r w:rsidRPr="007C437A">
              <w:rPr>
                <w:webHidden/>
                <w:rPrChange w:id="853" w:author="Arthur Parmentier" w:date="2020-06-07T15:27:00Z">
                  <w:rPr>
                    <w:noProof/>
                    <w:webHidden/>
                  </w:rPr>
                </w:rPrChange>
              </w:rPr>
              <w:fldChar w:fldCharType="end"/>
            </w:r>
            <w:r w:rsidRPr="007C437A">
              <w:rPr>
                <w:rStyle w:val="Lienhypertexte"/>
                <w:rPrChange w:id="854" w:author="Arthur Parmentier" w:date="2020-06-07T15:27:00Z">
                  <w:rPr>
                    <w:rStyle w:val="Lienhypertexte"/>
                    <w:noProof/>
                  </w:rPr>
                </w:rPrChange>
              </w:rPr>
              <w:fldChar w:fldCharType="end"/>
            </w:r>
          </w:ins>
        </w:p>
        <w:p w:rsidR="00BF73B1" w:rsidRPr="007C437A" w:rsidRDefault="00BF73B1">
          <w:pPr>
            <w:pStyle w:val="TM3"/>
            <w:tabs>
              <w:tab w:val="left" w:pos="880"/>
              <w:tab w:val="right" w:leader="dot" w:pos="9736"/>
            </w:tabs>
            <w:rPr>
              <w:ins w:id="855" w:author="Arthur Parmentier" w:date="2020-06-05T14:15:00Z"/>
              <w:rFonts w:eastAsiaTheme="minorEastAsia" w:cstheme="minorBidi"/>
              <w:sz w:val="22"/>
              <w:szCs w:val="22"/>
              <w:rPrChange w:id="856" w:author="Arthur Parmentier" w:date="2020-06-07T15:27:00Z">
                <w:rPr>
                  <w:ins w:id="857" w:author="Arthur Parmentier" w:date="2020-06-05T14:15:00Z"/>
                  <w:rFonts w:eastAsiaTheme="minorEastAsia" w:cstheme="minorBidi"/>
                  <w:noProof/>
                  <w:sz w:val="22"/>
                  <w:szCs w:val="22"/>
                  <w:lang w:val="fr-FR"/>
                </w:rPr>
              </w:rPrChange>
            </w:rPr>
          </w:pPr>
          <w:ins w:id="858" w:author="Arthur Parmentier" w:date="2020-06-05T14:15:00Z">
            <w:r w:rsidRPr="007C437A">
              <w:rPr>
                <w:rStyle w:val="Lienhypertexte"/>
                <w:rPrChange w:id="859" w:author="Arthur Parmentier" w:date="2020-06-07T15:27:00Z">
                  <w:rPr>
                    <w:rStyle w:val="Lienhypertexte"/>
                    <w:noProof/>
                  </w:rPr>
                </w:rPrChange>
              </w:rPr>
              <w:fldChar w:fldCharType="begin"/>
            </w:r>
            <w:r w:rsidRPr="007C437A">
              <w:rPr>
                <w:rStyle w:val="Lienhypertexte"/>
                <w:rPrChange w:id="860" w:author="Arthur Parmentier" w:date="2020-06-07T15:27:00Z">
                  <w:rPr>
                    <w:rStyle w:val="Lienhypertexte"/>
                    <w:noProof/>
                  </w:rPr>
                </w:rPrChange>
              </w:rPr>
              <w:instrText xml:space="preserve"> </w:instrText>
            </w:r>
            <w:r w:rsidRPr="007C437A">
              <w:rPr>
                <w:rPrChange w:id="861" w:author="Arthur Parmentier" w:date="2020-06-07T15:27:00Z">
                  <w:rPr>
                    <w:noProof/>
                  </w:rPr>
                </w:rPrChange>
              </w:rPr>
              <w:instrText>HYPERLINK \l "_Toc42259086"</w:instrText>
            </w:r>
            <w:r w:rsidRPr="007C437A">
              <w:rPr>
                <w:rStyle w:val="Lienhypertexte"/>
                <w:rPrChange w:id="862" w:author="Arthur Parmentier" w:date="2020-06-07T15:27:00Z">
                  <w:rPr>
                    <w:rStyle w:val="Lienhypertexte"/>
                    <w:noProof/>
                  </w:rPr>
                </w:rPrChange>
              </w:rPr>
              <w:instrText xml:space="preserve"> </w:instrText>
            </w:r>
            <w:r w:rsidRPr="007C437A">
              <w:rPr>
                <w:rStyle w:val="Lienhypertexte"/>
                <w:rPrChange w:id="863" w:author="Arthur Parmentier" w:date="2020-06-07T15:27:00Z">
                  <w:rPr>
                    <w:rStyle w:val="Lienhypertexte"/>
                    <w:noProof/>
                  </w:rPr>
                </w:rPrChange>
              </w:rPr>
              <w:fldChar w:fldCharType="separate"/>
            </w:r>
            <w:r w:rsidRPr="007C437A">
              <w:rPr>
                <w:rStyle w:val="Lienhypertexte"/>
                <w:rPrChange w:id="864" w:author="Arthur Parmentier" w:date="2020-06-07T15:27:00Z">
                  <w:rPr>
                    <w:rStyle w:val="Lienhypertexte"/>
                    <w:noProof/>
                  </w:rPr>
                </w:rPrChange>
              </w:rPr>
              <w:t>4.</w:t>
            </w:r>
            <w:r w:rsidRPr="007C437A">
              <w:rPr>
                <w:rFonts w:eastAsiaTheme="minorEastAsia" w:cstheme="minorBidi"/>
                <w:sz w:val="22"/>
                <w:szCs w:val="22"/>
                <w:rPrChange w:id="865" w:author="Arthur Parmentier" w:date="2020-06-07T15:27:00Z">
                  <w:rPr>
                    <w:rFonts w:eastAsiaTheme="minorEastAsia" w:cstheme="minorBidi"/>
                    <w:noProof/>
                    <w:sz w:val="22"/>
                    <w:szCs w:val="22"/>
                    <w:lang w:val="fr-FR"/>
                  </w:rPr>
                </w:rPrChange>
              </w:rPr>
              <w:tab/>
            </w:r>
            <w:r w:rsidRPr="007C437A">
              <w:rPr>
                <w:rStyle w:val="Lienhypertexte"/>
                <w:rPrChange w:id="866" w:author="Arthur Parmentier" w:date="2020-06-07T15:27:00Z">
                  <w:rPr>
                    <w:rStyle w:val="Lienhypertexte"/>
                    <w:noProof/>
                  </w:rPr>
                </w:rPrChange>
              </w:rPr>
              <w:t>Mode</w:t>
            </w:r>
            <w:r w:rsidRPr="007C437A">
              <w:rPr>
                <w:webHidden/>
                <w:rPrChange w:id="867" w:author="Arthur Parmentier" w:date="2020-06-07T15:27:00Z">
                  <w:rPr>
                    <w:noProof/>
                    <w:webHidden/>
                  </w:rPr>
                </w:rPrChange>
              </w:rPr>
              <w:tab/>
            </w:r>
            <w:r w:rsidRPr="007C437A">
              <w:rPr>
                <w:webHidden/>
                <w:rPrChange w:id="868" w:author="Arthur Parmentier" w:date="2020-06-07T15:27:00Z">
                  <w:rPr>
                    <w:noProof/>
                    <w:webHidden/>
                  </w:rPr>
                </w:rPrChange>
              </w:rPr>
              <w:fldChar w:fldCharType="begin"/>
            </w:r>
            <w:r w:rsidRPr="007C437A">
              <w:rPr>
                <w:webHidden/>
                <w:rPrChange w:id="869" w:author="Arthur Parmentier" w:date="2020-06-07T15:27:00Z">
                  <w:rPr>
                    <w:noProof/>
                    <w:webHidden/>
                  </w:rPr>
                </w:rPrChange>
              </w:rPr>
              <w:instrText xml:space="preserve"> PAGEREF _Toc42259086 \h </w:instrText>
            </w:r>
          </w:ins>
          <w:r w:rsidRPr="007C437A">
            <w:rPr>
              <w:webHidden/>
              <w:rPrChange w:id="870" w:author="Arthur Parmentier" w:date="2020-06-07T15:27:00Z">
                <w:rPr>
                  <w:noProof/>
                  <w:webHidden/>
                </w:rPr>
              </w:rPrChange>
            </w:rPr>
          </w:r>
          <w:r w:rsidRPr="007C437A">
            <w:rPr>
              <w:webHidden/>
              <w:rPrChange w:id="871" w:author="Arthur Parmentier" w:date="2020-06-07T15:27:00Z">
                <w:rPr>
                  <w:noProof/>
                  <w:webHidden/>
                </w:rPr>
              </w:rPrChange>
            </w:rPr>
            <w:fldChar w:fldCharType="separate"/>
          </w:r>
          <w:ins w:id="872" w:author="Arthur Parmentier" w:date="2020-06-05T14:15:00Z">
            <w:r w:rsidRPr="007C437A">
              <w:rPr>
                <w:webHidden/>
                <w:rPrChange w:id="873" w:author="Arthur Parmentier" w:date="2020-06-07T15:27:00Z">
                  <w:rPr>
                    <w:noProof/>
                    <w:webHidden/>
                  </w:rPr>
                </w:rPrChange>
              </w:rPr>
              <w:t>14</w:t>
            </w:r>
            <w:r w:rsidRPr="007C437A">
              <w:rPr>
                <w:webHidden/>
                <w:rPrChange w:id="874" w:author="Arthur Parmentier" w:date="2020-06-07T15:27:00Z">
                  <w:rPr>
                    <w:noProof/>
                    <w:webHidden/>
                  </w:rPr>
                </w:rPrChange>
              </w:rPr>
              <w:fldChar w:fldCharType="end"/>
            </w:r>
            <w:r w:rsidRPr="007C437A">
              <w:rPr>
                <w:rStyle w:val="Lienhypertexte"/>
                <w:rPrChange w:id="875" w:author="Arthur Parmentier" w:date="2020-06-07T15:27:00Z">
                  <w:rPr>
                    <w:rStyle w:val="Lienhypertexte"/>
                    <w:noProof/>
                  </w:rPr>
                </w:rPrChange>
              </w:rPr>
              <w:fldChar w:fldCharType="end"/>
            </w:r>
          </w:ins>
        </w:p>
        <w:p w:rsidR="00BF73B1" w:rsidRPr="007C437A" w:rsidRDefault="00BF73B1">
          <w:pPr>
            <w:pStyle w:val="TM1"/>
            <w:tabs>
              <w:tab w:val="right" w:leader="dot" w:pos="9736"/>
            </w:tabs>
            <w:rPr>
              <w:ins w:id="876" w:author="Arthur Parmentier" w:date="2020-06-05T14:15:00Z"/>
              <w:rFonts w:eastAsiaTheme="minorEastAsia" w:cstheme="minorBidi"/>
              <w:b w:val="0"/>
              <w:bCs w:val="0"/>
              <w:i w:val="0"/>
              <w:iCs w:val="0"/>
              <w:sz w:val="22"/>
              <w:szCs w:val="22"/>
              <w:rPrChange w:id="877" w:author="Arthur Parmentier" w:date="2020-06-07T15:27:00Z">
                <w:rPr>
                  <w:ins w:id="878" w:author="Arthur Parmentier" w:date="2020-06-05T14:15:00Z"/>
                  <w:rFonts w:eastAsiaTheme="minorEastAsia" w:cstheme="minorBidi"/>
                  <w:b w:val="0"/>
                  <w:bCs w:val="0"/>
                  <w:i w:val="0"/>
                  <w:iCs w:val="0"/>
                  <w:noProof/>
                  <w:sz w:val="22"/>
                  <w:szCs w:val="22"/>
                  <w:lang w:val="fr-FR"/>
                </w:rPr>
              </w:rPrChange>
            </w:rPr>
          </w:pPr>
          <w:ins w:id="879" w:author="Arthur Parmentier" w:date="2020-06-05T14:15:00Z">
            <w:r w:rsidRPr="007C437A">
              <w:rPr>
                <w:rStyle w:val="Lienhypertexte"/>
                <w:rPrChange w:id="880" w:author="Arthur Parmentier" w:date="2020-06-07T15:27:00Z">
                  <w:rPr>
                    <w:rStyle w:val="Lienhypertexte"/>
                    <w:noProof/>
                  </w:rPr>
                </w:rPrChange>
              </w:rPr>
              <w:fldChar w:fldCharType="begin"/>
            </w:r>
            <w:r w:rsidRPr="007C437A">
              <w:rPr>
                <w:rStyle w:val="Lienhypertexte"/>
                <w:rPrChange w:id="881" w:author="Arthur Parmentier" w:date="2020-06-07T15:27:00Z">
                  <w:rPr>
                    <w:rStyle w:val="Lienhypertexte"/>
                    <w:noProof/>
                  </w:rPr>
                </w:rPrChange>
              </w:rPr>
              <w:instrText xml:space="preserve"> </w:instrText>
            </w:r>
            <w:r w:rsidRPr="007C437A">
              <w:rPr>
                <w:rPrChange w:id="882" w:author="Arthur Parmentier" w:date="2020-06-07T15:27:00Z">
                  <w:rPr>
                    <w:noProof/>
                  </w:rPr>
                </w:rPrChange>
              </w:rPr>
              <w:instrText>HYPERLINK \l "_Toc42259087"</w:instrText>
            </w:r>
            <w:r w:rsidRPr="007C437A">
              <w:rPr>
                <w:rStyle w:val="Lienhypertexte"/>
                <w:rPrChange w:id="883" w:author="Arthur Parmentier" w:date="2020-06-07T15:27:00Z">
                  <w:rPr>
                    <w:rStyle w:val="Lienhypertexte"/>
                    <w:noProof/>
                  </w:rPr>
                </w:rPrChange>
              </w:rPr>
              <w:instrText xml:space="preserve"> </w:instrText>
            </w:r>
            <w:r w:rsidRPr="007C437A">
              <w:rPr>
                <w:rStyle w:val="Lienhypertexte"/>
                <w:rPrChange w:id="884" w:author="Arthur Parmentier" w:date="2020-06-07T15:27:00Z">
                  <w:rPr>
                    <w:rStyle w:val="Lienhypertexte"/>
                    <w:noProof/>
                  </w:rPr>
                </w:rPrChange>
              </w:rPr>
              <w:fldChar w:fldCharType="separate"/>
            </w:r>
            <w:r w:rsidRPr="007C437A">
              <w:rPr>
                <w:rFonts w:eastAsiaTheme="minorEastAsia" w:cstheme="minorBidi"/>
                <w:b w:val="0"/>
                <w:bCs w:val="0"/>
                <w:i w:val="0"/>
                <w:iCs w:val="0"/>
                <w:sz w:val="22"/>
                <w:szCs w:val="22"/>
                <w:rPrChange w:id="885" w:author="Arthur Parmentier" w:date="2020-06-07T15:27:00Z">
                  <w:rPr>
                    <w:rFonts w:eastAsiaTheme="minorEastAsia" w:cstheme="minorBidi"/>
                    <w:b w:val="0"/>
                    <w:bCs w:val="0"/>
                    <w:i w:val="0"/>
                    <w:iCs w:val="0"/>
                    <w:noProof/>
                    <w:sz w:val="22"/>
                    <w:szCs w:val="22"/>
                    <w:lang w:val="fr-FR"/>
                  </w:rPr>
                </w:rPrChange>
              </w:rPr>
              <w:tab/>
            </w:r>
            <w:r w:rsidRPr="007C437A">
              <w:rPr>
                <w:rStyle w:val="Lienhypertexte"/>
                <w:rPrChange w:id="886" w:author="Arthur Parmentier" w:date="2020-06-07T15:27:00Z">
                  <w:rPr>
                    <w:rStyle w:val="Lienhypertexte"/>
                    <w:noProof/>
                  </w:rPr>
                </w:rPrChange>
              </w:rPr>
              <w:t>Influence of context (from grammar to performance)</w:t>
            </w:r>
            <w:r w:rsidRPr="007C437A">
              <w:rPr>
                <w:webHidden/>
                <w:rPrChange w:id="887" w:author="Arthur Parmentier" w:date="2020-06-07T15:27:00Z">
                  <w:rPr>
                    <w:noProof/>
                    <w:webHidden/>
                  </w:rPr>
                </w:rPrChange>
              </w:rPr>
              <w:tab/>
            </w:r>
            <w:r w:rsidRPr="007C437A">
              <w:rPr>
                <w:webHidden/>
                <w:rPrChange w:id="888" w:author="Arthur Parmentier" w:date="2020-06-07T15:27:00Z">
                  <w:rPr>
                    <w:noProof/>
                    <w:webHidden/>
                  </w:rPr>
                </w:rPrChange>
              </w:rPr>
              <w:fldChar w:fldCharType="begin"/>
            </w:r>
            <w:r w:rsidRPr="007C437A">
              <w:rPr>
                <w:webHidden/>
                <w:rPrChange w:id="889" w:author="Arthur Parmentier" w:date="2020-06-07T15:27:00Z">
                  <w:rPr>
                    <w:noProof/>
                    <w:webHidden/>
                  </w:rPr>
                </w:rPrChange>
              </w:rPr>
              <w:instrText xml:space="preserve"> PAGEREF _Toc42259087 \h </w:instrText>
            </w:r>
          </w:ins>
          <w:r w:rsidRPr="007C437A">
            <w:rPr>
              <w:webHidden/>
              <w:rPrChange w:id="890" w:author="Arthur Parmentier" w:date="2020-06-07T15:27:00Z">
                <w:rPr>
                  <w:noProof/>
                  <w:webHidden/>
                </w:rPr>
              </w:rPrChange>
            </w:rPr>
          </w:r>
          <w:r w:rsidRPr="007C437A">
            <w:rPr>
              <w:webHidden/>
              <w:rPrChange w:id="891" w:author="Arthur Parmentier" w:date="2020-06-07T15:27:00Z">
                <w:rPr>
                  <w:noProof/>
                  <w:webHidden/>
                </w:rPr>
              </w:rPrChange>
            </w:rPr>
            <w:fldChar w:fldCharType="separate"/>
          </w:r>
          <w:ins w:id="892" w:author="Arthur Parmentier" w:date="2020-06-05T14:15:00Z">
            <w:r w:rsidRPr="007C437A">
              <w:rPr>
                <w:webHidden/>
                <w:rPrChange w:id="893" w:author="Arthur Parmentier" w:date="2020-06-07T15:27:00Z">
                  <w:rPr>
                    <w:noProof/>
                    <w:webHidden/>
                  </w:rPr>
                </w:rPrChange>
              </w:rPr>
              <w:t>15</w:t>
            </w:r>
            <w:r w:rsidRPr="007C437A">
              <w:rPr>
                <w:webHidden/>
                <w:rPrChange w:id="894" w:author="Arthur Parmentier" w:date="2020-06-07T15:27:00Z">
                  <w:rPr>
                    <w:noProof/>
                    <w:webHidden/>
                  </w:rPr>
                </w:rPrChange>
              </w:rPr>
              <w:fldChar w:fldCharType="end"/>
            </w:r>
            <w:r w:rsidRPr="007C437A">
              <w:rPr>
                <w:rStyle w:val="Lienhypertexte"/>
                <w:rPrChange w:id="895" w:author="Arthur Parmentier" w:date="2020-06-07T15:27:00Z">
                  <w:rPr>
                    <w:rStyle w:val="Lienhypertexte"/>
                    <w:noProof/>
                  </w:rPr>
                </w:rPrChange>
              </w:rPr>
              <w:fldChar w:fldCharType="end"/>
            </w:r>
          </w:ins>
        </w:p>
        <w:p w:rsidR="00BF73B1" w:rsidRPr="007C437A" w:rsidRDefault="00BF73B1">
          <w:pPr>
            <w:pStyle w:val="TM1"/>
            <w:tabs>
              <w:tab w:val="right" w:leader="dot" w:pos="9736"/>
            </w:tabs>
            <w:rPr>
              <w:ins w:id="896" w:author="Arthur Parmentier" w:date="2020-06-05T14:15:00Z"/>
              <w:rFonts w:eastAsiaTheme="minorEastAsia" w:cstheme="minorBidi"/>
              <w:b w:val="0"/>
              <w:bCs w:val="0"/>
              <w:i w:val="0"/>
              <w:iCs w:val="0"/>
              <w:sz w:val="22"/>
              <w:szCs w:val="22"/>
              <w:rPrChange w:id="897" w:author="Arthur Parmentier" w:date="2020-06-07T15:27:00Z">
                <w:rPr>
                  <w:ins w:id="898" w:author="Arthur Parmentier" w:date="2020-06-05T14:15:00Z"/>
                  <w:rFonts w:eastAsiaTheme="minorEastAsia" w:cstheme="minorBidi"/>
                  <w:b w:val="0"/>
                  <w:bCs w:val="0"/>
                  <w:i w:val="0"/>
                  <w:iCs w:val="0"/>
                  <w:noProof/>
                  <w:sz w:val="22"/>
                  <w:szCs w:val="22"/>
                  <w:lang w:val="fr-FR"/>
                </w:rPr>
              </w:rPrChange>
            </w:rPr>
          </w:pPr>
          <w:ins w:id="899" w:author="Arthur Parmentier" w:date="2020-06-05T14:15:00Z">
            <w:r w:rsidRPr="007C437A">
              <w:rPr>
                <w:rStyle w:val="Lienhypertexte"/>
                <w:rPrChange w:id="900" w:author="Arthur Parmentier" w:date="2020-06-07T15:27:00Z">
                  <w:rPr>
                    <w:rStyle w:val="Lienhypertexte"/>
                    <w:noProof/>
                  </w:rPr>
                </w:rPrChange>
              </w:rPr>
              <w:fldChar w:fldCharType="begin"/>
            </w:r>
            <w:r w:rsidRPr="007C437A">
              <w:rPr>
                <w:rStyle w:val="Lienhypertexte"/>
                <w:rPrChange w:id="901" w:author="Arthur Parmentier" w:date="2020-06-07T15:27:00Z">
                  <w:rPr>
                    <w:rStyle w:val="Lienhypertexte"/>
                    <w:noProof/>
                  </w:rPr>
                </w:rPrChange>
              </w:rPr>
              <w:instrText xml:space="preserve"> </w:instrText>
            </w:r>
            <w:r w:rsidRPr="007C437A">
              <w:rPr>
                <w:rPrChange w:id="902" w:author="Arthur Parmentier" w:date="2020-06-07T15:27:00Z">
                  <w:rPr>
                    <w:noProof/>
                  </w:rPr>
                </w:rPrChange>
              </w:rPr>
              <w:instrText>HYPERLINK \l "_Toc42259088"</w:instrText>
            </w:r>
            <w:r w:rsidRPr="007C437A">
              <w:rPr>
                <w:rStyle w:val="Lienhypertexte"/>
                <w:rPrChange w:id="903" w:author="Arthur Parmentier" w:date="2020-06-07T15:27:00Z">
                  <w:rPr>
                    <w:rStyle w:val="Lienhypertexte"/>
                    <w:noProof/>
                  </w:rPr>
                </w:rPrChange>
              </w:rPr>
              <w:instrText xml:space="preserve"> </w:instrText>
            </w:r>
            <w:r w:rsidRPr="007C437A">
              <w:rPr>
                <w:rStyle w:val="Lienhypertexte"/>
                <w:rPrChange w:id="904" w:author="Arthur Parmentier" w:date="2020-06-07T15:27:00Z">
                  <w:rPr>
                    <w:rStyle w:val="Lienhypertexte"/>
                    <w:noProof/>
                  </w:rPr>
                </w:rPrChange>
              </w:rPr>
              <w:fldChar w:fldCharType="separate"/>
            </w:r>
            <w:r w:rsidRPr="007C437A">
              <w:rPr>
                <w:rStyle w:val="Lienhypertexte"/>
                <w:rPrChange w:id="905" w:author="Arthur Parmentier" w:date="2020-06-07T15:27:00Z">
                  <w:rPr>
                    <w:rStyle w:val="Lienhypertexte"/>
                    <w:noProof/>
                  </w:rPr>
                </w:rPrChange>
              </w:rPr>
              <w:t>VI.</w:t>
            </w:r>
            <w:r w:rsidRPr="007C437A">
              <w:rPr>
                <w:webHidden/>
                <w:rPrChange w:id="906" w:author="Arthur Parmentier" w:date="2020-06-07T15:27:00Z">
                  <w:rPr>
                    <w:noProof/>
                    <w:webHidden/>
                  </w:rPr>
                </w:rPrChange>
              </w:rPr>
              <w:tab/>
            </w:r>
            <w:r w:rsidRPr="007C437A">
              <w:rPr>
                <w:webHidden/>
                <w:rPrChange w:id="907" w:author="Arthur Parmentier" w:date="2020-06-07T15:27:00Z">
                  <w:rPr>
                    <w:noProof/>
                    <w:webHidden/>
                  </w:rPr>
                </w:rPrChange>
              </w:rPr>
              <w:fldChar w:fldCharType="begin"/>
            </w:r>
            <w:r w:rsidRPr="007C437A">
              <w:rPr>
                <w:webHidden/>
                <w:rPrChange w:id="908" w:author="Arthur Parmentier" w:date="2020-06-07T15:27:00Z">
                  <w:rPr>
                    <w:noProof/>
                    <w:webHidden/>
                  </w:rPr>
                </w:rPrChange>
              </w:rPr>
              <w:instrText xml:space="preserve"> PAGEREF _Toc42259088 \h </w:instrText>
            </w:r>
          </w:ins>
          <w:r w:rsidRPr="007C437A">
            <w:rPr>
              <w:webHidden/>
              <w:rPrChange w:id="909" w:author="Arthur Parmentier" w:date="2020-06-07T15:27:00Z">
                <w:rPr>
                  <w:noProof/>
                  <w:webHidden/>
                </w:rPr>
              </w:rPrChange>
            </w:rPr>
          </w:r>
          <w:r w:rsidRPr="007C437A">
            <w:rPr>
              <w:webHidden/>
              <w:rPrChange w:id="910" w:author="Arthur Parmentier" w:date="2020-06-07T15:27:00Z">
                <w:rPr>
                  <w:noProof/>
                  <w:webHidden/>
                </w:rPr>
              </w:rPrChange>
            </w:rPr>
            <w:fldChar w:fldCharType="separate"/>
          </w:r>
          <w:ins w:id="911" w:author="Arthur Parmentier" w:date="2020-06-05T14:15:00Z">
            <w:r w:rsidRPr="007C437A">
              <w:rPr>
                <w:webHidden/>
                <w:rPrChange w:id="912" w:author="Arthur Parmentier" w:date="2020-06-07T15:27:00Z">
                  <w:rPr>
                    <w:noProof/>
                    <w:webHidden/>
                  </w:rPr>
                </w:rPrChange>
              </w:rPr>
              <w:t>15</w:t>
            </w:r>
            <w:r w:rsidRPr="007C437A">
              <w:rPr>
                <w:webHidden/>
                <w:rPrChange w:id="913" w:author="Arthur Parmentier" w:date="2020-06-07T15:27:00Z">
                  <w:rPr>
                    <w:noProof/>
                    <w:webHidden/>
                  </w:rPr>
                </w:rPrChange>
              </w:rPr>
              <w:fldChar w:fldCharType="end"/>
            </w:r>
            <w:r w:rsidRPr="007C437A">
              <w:rPr>
                <w:rStyle w:val="Lienhypertexte"/>
                <w:rPrChange w:id="914" w:author="Arthur Parmentier" w:date="2020-06-07T15:27:00Z">
                  <w:rPr>
                    <w:rStyle w:val="Lienhypertexte"/>
                    <w:noProof/>
                  </w:rPr>
                </w:rPrChange>
              </w:rPr>
              <w:fldChar w:fldCharType="end"/>
            </w:r>
          </w:ins>
        </w:p>
        <w:p w:rsidR="00BF73B1" w:rsidRPr="007C437A" w:rsidRDefault="00BF73B1">
          <w:pPr>
            <w:pStyle w:val="TM1"/>
            <w:tabs>
              <w:tab w:val="left" w:pos="660"/>
              <w:tab w:val="right" w:leader="dot" w:pos="9736"/>
            </w:tabs>
            <w:rPr>
              <w:ins w:id="915" w:author="Arthur Parmentier" w:date="2020-06-05T14:15:00Z"/>
              <w:rFonts w:eastAsiaTheme="minorEastAsia" w:cstheme="minorBidi"/>
              <w:b w:val="0"/>
              <w:bCs w:val="0"/>
              <w:i w:val="0"/>
              <w:iCs w:val="0"/>
              <w:sz w:val="22"/>
              <w:szCs w:val="22"/>
              <w:rPrChange w:id="916" w:author="Arthur Parmentier" w:date="2020-06-07T15:27:00Z">
                <w:rPr>
                  <w:ins w:id="917" w:author="Arthur Parmentier" w:date="2020-06-05T14:15:00Z"/>
                  <w:rFonts w:eastAsiaTheme="minorEastAsia" w:cstheme="minorBidi"/>
                  <w:b w:val="0"/>
                  <w:bCs w:val="0"/>
                  <w:i w:val="0"/>
                  <w:iCs w:val="0"/>
                  <w:noProof/>
                  <w:sz w:val="22"/>
                  <w:szCs w:val="22"/>
                  <w:lang w:val="fr-FR"/>
                </w:rPr>
              </w:rPrChange>
            </w:rPr>
          </w:pPr>
          <w:ins w:id="918" w:author="Arthur Parmentier" w:date="2020-06-05T14:15:00Z">
            <w:r w:rsidRPr="007C437A">
              <w:rPr>
                <w:rStyle w:val="Lienhypertexte"/>
                <w:rPrChange w:id="919" w:author="Arthur Parmentier" w:date="2020-06-07T15:27:00Z">
                  <w:rPr>
                    <w:rStyle w:val="Lienhypertexte"/>
                    <w:noProof/>
                  </w:rPr>
                </w:rPrChange>
              </w:rPr>
              <w:fldChar w:fldCharType="begin"/>
            </w:r>
            <w:r w:rsidRPr="007C437A">
              <w:rPr>
                <w:rStyle w:val="Lienhypertexte"/>
                <w:rPrChange w:id="920" w:author="Arthur Parmentier" w:date="2020-06-07T15:27:00Z">
                  <w:rPr>
                    <w:rStyle w:val="Lienhypertexte"/>
                    <w:noProof/>
                  </w:rPr>
                </w:rPrChange>
              </w:rPr>
              <w:instrText xml:space="preserve"> </w:instrText>
            </w:r>
            <w:r w:rsidRPr="007C437A">
              <w:rPr>
                <w:rPrChange w:id="921" w:author="Arthur Parmentier" w:date="2020-06-07T15:27:00Z">
                  <w:rPr>
                    <w:noProof/>
                  </w:rPr>
                </w:rPrChange>
              </w:rPr>
              <w:instrText>HYPERLINK \l "_Toc42259090"</w:instrText>
            </w:r>
            <w:r w:rsidRPr="007C437A">
              <w:rPr>
                <w:rStyle w:val="Lienhypertexte"/>
                <w:rPrChange w:id="922" w:author="Arthur Parmentier" w:date="2020-06-07T15:27:00Z">
                  <w:rPr>
                    <w:rStyle w:val="Lienhypertexte"/>
                    <w:noProof/>
                  </w:rPr>
                </w:rPrChange>
              </w:rPr>
              <w:instrText xml:space="preserve"> </w:instrText>
            </w:r>
            <w:r w:rsidRPr="007C437A">
              <w:rPr>
                <w:rStyle w:val="Lienhypertexte"/>
                <w:rPrChange w:id="923" w:author="Arthur Parmentier" w:date="2020-06-07T15:27:00Z">
                  <w:rPr>
                    <w:rStyle w:val="Lienhypertexte"/>
                    <w:noProof/>
                  </w:rPr>
                </w:rPrChange>
              </w:rPr>
              <w:fldChar w:fldCharType="separate"/>
            </w:r>
            <w:r w:rsidRPr="007C437A">
              <w:rPr>
                <w:rStyle w:val="Lienhypertexte"/>
                <w:rPrChange w:id="924" w:author="Arthur Parmentier" w:date="2020-06-07T15:27:00Z">
                  <w:rPr>
                    <w:rStyle w:val="Lienhypertexte"/>
                    <w:noProof/>
                  </w:rPr>
                </w:rPrChange>
              </w:rPr>
              <w:t>VII.</w:t>
            </w:r>
            <w:r w:rsidRPr="007C437A">
              <w:rPr>
                <w:rFonts w:eastAsiaTheme="minorEastAsia" w:cstheme="minorBidi"/>
                <w:b w:val="0"/>
                <w:bCs w:val="0"/>
                <w:i w:val="0"/>
                <w:iCs w:val="0"/>
                <w:sz w:val="22"/>
                <w:szCs w:val="22"/>
                <w:rPrChange w:id="925" w:author="Arthur Parmentier" w:date="2020-06-07T15:27:00Z">
                  <w:rPr>
                    <w:rFonts w:eastAsiaTheme="minorEastAsia" w:cstheme="minorBidi"/>
                    <w:b w:val="0"/>
                    <w:bCs w:val="0"/>
                    <w:i w:val="0"/>
                    <w:iCs w:val="0"/>
                    <w:noProof/>
                    <w:sz w:val="22"/>
                    <w:szCs w:val="22"/>
                    <w:lang w:val="fr-FR"/>
                  </w:rPr>
                </w:rPrChange>
              </w:rPr>
              <w:tab/>
            </w:r>
            <w:r w:rsidRPr="007C437A">
              <w:rPr>
                <w:rStyle w:val="Lienhypertexte"/>
                <w:rPrChange w:id="926" w:author="Arthur Parmentier" w:date="2020-06-07T15:27:00Z">
                  <w:rPr>
                    <w:rStyle w:val="Lienhypertexte"/>
                    <w:noProof/>
                  </w:rPr>
                </w:rPrChange>
              </w:rPr>
              <w:t>Soundpainting recognition with Max/MSP</w:t>
            </w:r>
            <w:r w:rsidRPr="007C437A">
              <w:rPr>
                <w:webHidden/>
                <w:rPrChange w:id="927" w:author="Arthur Parmentier" w:date="2020-06-07T15:27:00Z">
                  <w:rPr>
                    <w:noProof/>
                    <w:webHidden/>
                  </w:rPr>
                </w:rPrChange>
              </w:rPr>
              <w:tab/>
            </w:r>
            <w:r w:rsidRPr="007C437A">
              <w:rPr>
                <w:webHidden/>
                <w:rPrChange w:id="928" w:author="Arthur Parmentier" w:date="2020-06-07T15:27:00Z">
                  <w:rPr>
                    <w:noProof/>
                    <w:webHidden/>
                  </w:rPr>
                </w:rPrChange>
              </w:rPr>
              <w:fldChar w:fldCharType="begin"/>
            </w:r>
            <w:r w:rsidRPr="007C437A">
              <w:rPr>
                <w:webHidden/>
                <w:rPrChange w:id="929" w:author="Arthur Parmentier" w:date="2020-06-07T15:27:00Z">
                  <w:rPr>
                    <w:noProof/>
                    <w:webHidden/>
                  </w:rPr>
                </w:rPrChange>
              </w:rPr>
              <w:instrText xml:space="preserve"> PAGEREF _Toc42259090 \h </w:instrText>
            </w:r>
          </w:ins>
          <w:r w:rsidRPr="007C437A">
            <w:rPr>
              <w:webHidden/>
              <w:rPrChange w:id="930" w:author="Arthur Parmentier" w:date="2020-06-07T15:27:00Z">
                <w:rPr>
                  <w:noProof/>
                  <w:webHidden/>
                </w:rPr>
              </w:rPrChange>
            </w:rPr>
          </w:r>
          <w:r w:rsidRPr="007C437A">
            <w:rPr>
              <w:webHidden/>
              <w:rPrChange w:id="931" w:author="Arthur Parmentier" w:date="2020-06-07T15:27:00Z">
                <w:rPr>
                  <w:noProof/>
                  <w:webHidden/>
                </w:rPr>
              </w:rPrChange>
            </w:rPr>
            <w:fldChar w:fldCharType="separate"/>
          </w:r>
          <w:ins w:id="932" w:author="Arthur Parmentier" w:date="2020-06-05T14:15:00Z">
            <w:r w:rsidRPr="007C437A">
              <w:rPr>
                <w:webHidden/>
                <w:rPrChange w:id="933" w:author="Arthur Parmentier" w:date="2020-06-07T15:27:00Z">
                  <w:rPr>
                    <w:noProof/>
                    <w:webHidden/>
                  </w:rPr>
                </w:rPrChange>
              </w:rPr>
              <w:t>15</w:t>
            </w:r>
            <w:r w:rsidRPr="007C437A">
              <w:rPr>
                <w:webHidden/>
                <w:rPrChange w:id="934" w:author="Arthur Parmentier" w:date="2020-06-07T15:27:00Z">
                  <w:rPr>
                    <w:noProof/>
                    <w:webHidden/>
                  </w:rPr>
                </w:rPrChange>
              </w:rPr>
              <w:fldChar w:fldCharType="end"/>
            </w:r>
            <w:r w:rsidRPr="007C437A">
              <w:rPr>
                <w:rStyle w:val="Lienhypertexte"/>
                <w:rPrChange w:id="935" w:author="Arthur Parmentier" w:date="2020-06-07T15:27:00Z">
                  <w:rPr>
                    <w:rStyle w:val="Lienhypertexte"/>
                    <w:noProof/>
                  </w:rPr>
                </w:rPrChange>
              </w:rPr>
              <w:fldChar w:fldCharType="end"/>
            </w:r>
          </w:ins>
        </w:p>
        <w:p w:rsidR="00BF73B1" w:rsidRPr="007C437A" w:rsidRDefault="00BF73B1">
          <w:pPr>
            <w:pStyle w:val="TM2"/>
            <w:tabs>
              <w:tab w:val="left" w:pos="660"/>
              <w:tab w:val="right" w:leader="dot" w:pos="9736"/>
            </w:tabs>
            <w:rPr>
              <w:ins w:id="936" w:author="Arthur Parmentier" w:date="2020-06-05T14:15:00Z"/>
              <w:rFonts w:eastAsiaTheme="minorEastAsia" w:cstheme="minorBidi"/>
              <w:b w:val="0"/>
              <w:bCs w:val="0"/>
              <w:rPrChange w:id="937" w:author="Arthur Parmentier" w:date="2020-06-07T15:27:00Z">
                <w:rPr>
                  <w:ins w:id="938" w:author="Arthur Parmentier" w:date="2020-06-05T14:15:00Z"/>
                  <w:rFonts w:eastAsiaTheme="minorEastAsia" w:cstheme="minorBidi"/>
                  <w:b w:val="0"/>
                  <w:bCs w:val="0"/>
                  <w:noProof/>
                  <w:lang w:val="fr-FR"/>
                </w:rPr>
              </w:rPrChange>
            </w:rPr>
          </w:pPr>
          <w:ins w:id="939" w:author="Arthur Parmentier" w:date="2020-06-05T14:15:00Z">
            <w:r w:rsidRPr="007C437A">
              <w:rPr>
                <w:rStyle w:val="Lienhypertexte"/>
                <w:rPrChange w:id="940" w:author="Arthur Parmentier" w:date="2020-06-07T15:27:00Z">
                  <w:rPr>
                    <w:rStyle w:val="Lienhypertexte"/>
                    <w:noProof/>
                  </w:rPr>
                </w:rPrChange>
              </w:rPr>
              <w:fldChar w:fldCharType="begin"/>
            </w:r>
            <w:r w:rsidRPr="007C437A">
              <w:rPr>
                <w:rStyle w:val="Lienhypertexte"/>
                <w:rPrChange w:id="941" w:author="Arthur Parmentier" w:date="2020-06-07T15:27:00Z">
                  <w:rPr>
                    <w:rStyle w:val="Lienhypertexte"/>
                    <w:noProof/>
                  </w:rPr>
                </w:rPrChange>
              </w:rPr>
              <w:instrText xml:space="preserve"> </w:instrText>
            </w:r>
            <w:r w:rsidRPr="007C437A">
              <w:rPr>
                <w:rPrChange w:id="942" w:author="Arthur Parmentier" w:date="2020-06-07T15:27:00Z">
                  <w:rPr>
                    <w:noProof/>
                  </w:rPr>
                </w:rPrChange>
              </w:rPr>
              <w:instrText>HYPERLINK \l "_Toc42259091"</w:instrText>
            </w:r>
            <w:r w:rsidRPr="007C437A">
              <w:rPr>
                <w:rStyle w:val="Lienhypertexte"/>
                <w:rPrChange w:id="943" w:author="Arthur Parmentier" w:date="2020-06-07T15:27:00Z">
                  <w:rPr>
                    <w:rStyle w:val="Lienhypertexte"/>
                    <w:noProof/>
                  </w:rPr>
                </w:rPrChange>
              </w:rPr>
              <w:instrText xml:space="preserve"> </w:instrText>
            </w:r>
            <w:r w:rsidRPr="007C437A">
              <w:rPr>
                <w:rStyle w:val="Lienhypertexte"/>
                <w:rPrChange w:id="944" w:author="Arthur Parmentier" w:date="2020-06-07T15:27:00Z">
                  <w:rPr>
                    <w:rStyle w:val="Lienhypertexte"/>
                    <w:noProof/>
                  </w:rPr>
                </w:rPrChange>
              </w:rPr>
              <w:fldChar w:fldCharType="separate"/>
            </w:r>
            <w:r w:rsidRPr="007C437A">
              <w:rPr>
                <w:rStyle w:val="Lienhypertexte"/>
                <w:rPrChange w:id="945" w:author="Arthur Parmentier" w:date="2020-06-07T15:27:00Z">
                  <w:rPr>
                    <w:rStyle w:val="Lienhypertexte"/>
                    <w:noProof/>
                  </w:rPr>
                </w:rPrChange>
              </w:rPr>
              <w:t>A.</w:t>
            </w:r>
            <w:r w:rsidRPr="007C437A">
              <w:rPr>
                <w:rFonts w:eastAsiaTheme="minorEastAsia" w:cstheme="minorBidi"/>
                <w:b w:val="0"/>
                <w:bCs w:val="0"/>
                <w:rPrChange w:id="946" w:author="Arthur Parmentier" w:date="2020-06-07T15:27:00Z">
                  <w:rPr>
                    <w:rFonts w:eastAsiaTheme="minorEastAsia" w:cstheme="minorBidi"/>
                    <w:b w:val="0"/>
                    <w:bCs w:val="0"/>
                    <w:noProof/>
                    <w:lang w:val="fr-FR"/>
                  </w:rPr>
                </w:rPrChange>
              </w:rPr>
              <w:tab/>
            </w:r>
            <w:r w:rsidRPr="007C437A">
              <w:rPr>
                <w:rStyle w:val="Lienhypertexte"/>
                <w:rPrChange w:id="947" w:author="Arthur Parmentier" w:date="2020-06-07T15:27:00Z">
                  <w:rPr>
                    <w:rStyle w:val="Lienhypertexte"/>
                    <w:noProof/>
                  </w:rPr>
                </w:rPrChange>
              </w:rPr>
              <w:t>A new configuration: motivations, goals, workflow &amp; challenges</w:t>
            </w:r>
            <w:r w:rsidRPr="007C437A">
              <w:rPr>
                <w:webHidden/>
                <w:rPrChange w:id="948" w:author="Arthur Parmentier" w:date="2020-06-07T15:27:00Z">
                  <w:rPr>
                    <w:noProof/>
                    <w:webHidden/>
                  </w:rPr>
                </w:rPrChange>
              </w:rPr>
              <w:tab/>
            </w:r>
            <w:r w:rsidRPr="007C437A">
              <w:rPr>
                <w:webHidden/>
                <w:rPrChange w:id="949" w:author="Arthur Parmentier" w:date="2020-06-07T15:27:00Z">
                  <w:rPr>
                    <w:noProof/>
                    <w:webHidden/>
                  </w:rPr>
                </w:rPrChange>
              </w:rPr>
              <w:fldChar w:fldCharType="begin"/>
            </w:r>
            <w:r w:rsidRPr="007C437A">
              <w:rPr>
                <w:webHidden/>
                <w:rPrChange w:id="950" w:author="Arthur Parmentier" w:date="2020-06-07T15:27:00Z">
                  <w:rPr>
                    <w:noProof/>
                    <w:webHidden/>
                  </w:rPr>
                </w:rPrChange>
              </w:rPr>
              <w:instrText xml:space="preserve"> PAGEREF _Toc42259091 \h </w:instrText>
            </w:r>
          </w:ins>
          <w:r w:rsidRPr="007C437A">
            <w:rPr>
              <w:webHidden/>
              <w:rPrChange w:id="951" w:author="Arthur Parmentier" w:date="2020-06-07T15:27:00Z">
                <w:rPr>
                  <w:noProof/>
                  <w:webHidden/>
                </w:rPr>
              </w:rPrChange>
            </w:rPr>
          </w:r>
          <w:r w:rsidRPr="007C437A">
            <w:rPr>
              <w:webHidden/>
              <w:rPrChange w:id="952" w:author="Arthur Parmentier" w:date="2020-06-07T15:27:00Z">
                <w:rPr>
                  <w:noProof/>
                  <w:webHidden/>
                </w:rPr>
              </w:rPrChange>
            </w:rPr>
            <w:fldChar w:fldCharType="separate"/>
          </w:r>
          <w:ins w:id="953" w:author="Arthur Parmentier" w:date="2020-06-05T14:15:00Z">
            <w:r w:rsidRPr="007C437A">
              <w:rPr>
                <w:webHidden/>
                <w:rPrChange w:id="954" w:author="Arthur Parmentier" w:date="2020-06-07T15:27:00Z">
                  <w:rPr>
                    <w:noProof/>
                    <w:webHidden/>
                  </w:rPr>
                </w:rPrChange>
              </w:rPr>
              <w:t>15</w:t>
            </w:r>
            <w:r w:rsidRPr="007C437A">
              <w:rPr>
                <w:webHidden/>
                <w:rPrChange w:id="955" w:author="Arthur Parmentier" w:date="2020-06-07T15:27:00Z">
                  <w:rPr>
                    <w:noProof/>
                    <w:webHidden/>
                  </w:rPr>
                </w:rPrChange>
              </w:rPr>
              <w:fldChar w:fldCharType="end"/>
            </w:r>
            <w:r w:rsidRPr="007C437A">
              <w:rPr>
                <w:rStyle w:val="Lienhypertexte"/>
                <w:rPrChange w:id="956" w:author="Arthur Parmentier" w:date="2020-06-07T15:27:00Z">
                  <w:rPr>
                    <w:rStyle w:val="Lienhypertexte"/>
                    <w:noProof/>
                  </w:rPr>
                </w:rPrChange>
              </w:rPr>
              <w:fldChar w:fldCharType="end"/>
            </w:r>
          </w:ins>
        </w:p>
        <w:p w:rsidR="00BF73B1" w:rsidRPr="007C437A" w:rsidRDefault="00BF73B1">
          <w:pPr>
            <w:pStyle w:val="TM3"/>
            <w:tabs>
              <w:tab w:val="left" w:pos="880"/>
              <w:tab w:val="right" w:leader="dot" w:pos="9736"/>
            </w:tabs>
            <w:rPr>
              <w:ins w:id="957" w:author="Arthur Parmentier" w:date="2020-06-05T14:15:00Z"/>
              <w:rFonts w:eastAsiaTheme="minorEastAsia" w:cstheme="minorBidi"/>
              <w:sz w:val="22"/>
              <w:szCs w:val="22"/>
              <w:rPrChange w:id="958" w:author="Arthur Parmentier" w:date="2020-06-07T15:27:00Z">
                <w:rPr>
                  <w:ins w:id="959" w:author="Arthur Parmentier" w:date="2020-06-05T14:15:00Z"/>
                  <w:rFonts w:eastAsiaTheme="minorEastAsia" w:cstheme="minorBidi"/>
                  <w:noProof/>
                  <w:sz w:val="22"/>
                  <w:szCs w:val="22"/>
                  <w:lang w:val="fr-FR"/>
                </w:rPr>
              </w:rPrChange>
            </w:rPr>
          </w:pPr>
          <w:ins w:id="960" w:author="Arthur Parmentier" w:date="2020-06-05T14:15:00Z">
            <w:r w:rsidRPr="007C437A">
              <w:rPr>
                <w:rStyle w:val="Lienhypertexte"/>
                <w:rPrChange w:id="961" w:author="Arthur Parmentier" w:date="2020-06-07T15:27:00Z">
                  <w:rPr>
                    <w:rStyle w:val="Lienhypertexte"/>
                    <w:noProof/>
                  </w:rPr>
                </w:rPrChange>
              </w:rPr>
              <w:fldChar w:fldCharType="begin"/>
            </w:r>
            <w:r w:rsidRPr="007C437A">
              <w:rPr>
                <w:rStyle w:val="Lienhypertexte"/>
                <w:rPrChange w:id="962" w:author="Arthur Parmentier" w:date="2020-06-07T15:27:00Z">
                  <w:rPr>
                    <w:rStyle w:val="Lienhypertexte"/>
                    <w:noProof/>
                  </w:rPr>
                </w:rPrChange>
              </w:rPr>
              <w:instrText xml:space="preserve"> </w:instrText>
            </w:r>
            <w:r w:rsidRPr="007C437A">
              <w:rPr>
                <w:rPrChange w:id="963" w:author="Arthur Parmentier" w:date="2020-06-07T15:27:00Z">
                  <w:rPr>
                    <w:noProof/>
                  </w:rPr>
                </w:rPrChange>
              </w:rPr>
              <w:instrText>HYPERLINK \l "_Toc42259092"</w:instrText>
            </w:r>
            <w:r w:rsidRPr="007C437A">
              <w:rPr>
                <w:rStyle w:val="Lienhypertexte"/>
                <w:rPrChange w:id="964" w:author="Arthur Parmentier" w:date="2020-06-07T15:27:00Z">
                  <w:rPr>
                    <w:rStyle w:val="Lienhypertexte"/>
                    <w:noProof/>
                  </w:rPr>
                </w:rPrChange>
              </w:rPr>
              <w:instrText xml:space="preserve"> </w:instrText>
            </w:r>
            <w:r w:rsidRPr="007C437A">
              <w:rPr>
                <w:rStyle w:val="Lienhypertexte"/>
                <w:rPrChange w:id="965" w:author="Arthur Parmentier" w:date="2020-06-07T15:27:00Z">
                  <w:rPr>
                    <w:rStyle w:val="Lienhypertexte"/>
                    <w:noProof/>
                  </w:rPr>
                </w:rPrChange>
              </w:rPr>
              <w:fldChar w:fldCharType="separate"/>
            </w:r>
            <w:r w:rsidRPr="007C437A">
              <w:rPr>
                <w:rStyle w:val="Lienhypertexte"/>
                <w:rPrChange w:id="966" w:author="Arthur Parmentier" w:date="2020-06-07T15:27:00Z">
                  <w:rPr>
                    <w:rStyle w:val="Lienhypertexte"/>
                    <w:noProof/>
                  </w:rPr>
                </w:rPrChange>
              </w:rPr>
              <w:t>1.</w:t>
            </w:r>
            <w:r w:rsidRPr="007C437A">
              <w:rPr>
                <w:rFonts w:eastAsiaTheme="minorEastAsia" w:cstheme="minorBidi"/>
                <w:sz w:val="22"/>
                <w:szCs w:val="22"/>
                <w:rPrChange w:id="967" w:author="Arthur Parmentier" w:date="2020-06-07T15:27:00Z">
                  <w:rPr>
                    <w:rFonts w:eastAsiaTheme="minorEastAsia" w:cstheme="minorBidi"/>
                    <w:noProof/>
                    <w:sz w:val="22"/>
                    <w:szCs w:val="22"/>
                    <w:lang w:val="fr-FR"/>
                  </w:rPr>
                </w:rPrChange>
              </w:rPr>
              <w:tab/>
            </w:r>
            <w:r w:rsidRPr="007C437A">
              <w:rPr>
                <w:rStyle w:val="Lienhypertexte"/>
                <w:rPrChange w:id="968" w:author="Arthur Parmentier" w:date="2020-06-07T15:27:00Z">
                  <w:rPr>
                    <w:rStyle w:val="Lienhypertexte"/>
                    <w:noProof/>
                  </w:rPr>
                </w:rPrChange>
              </w:rPr>
              <w:t>Motivations</w:t>
            </w:r>
            <w:r w:rsidRPr="007C437A">
              <w:rPr>
                <w:webHidden/>
                <w:rPrChange w:id="969" w:author="Arthur Parmentier" w:date="2020-06-07T15:27:00Z">
                  <w:rPr>
                    <w:noProof/>
                    <w:webHidden/>
                  </w:rPr>
                </w:rPrChange>
              </w:rPr>
              <w:tab/>
            </w:r>
            <w:r w:rsidRPr="007C437A">
              <w:rPr>
                <w:webHidden/>
                <w:rPrChange w:id="970" w:author="Arthur Parmentier" w:date="2020-06-07T15:27:00Z">
                  <w:rPr>
                    <w:noProof/>
                    <w:webHidden/>
                  </w:rPr>
                </w:rPrChange>
              </w:rPr>
              <w:fldChar w:fldCharType="begin"/>
            </w:r>
            <w:r w:rsidRPr="007C437A">
              <w:rPr>
                <w:webHidden/>
                <w:rPrChange w:id="971" w:author="Arthur Parmentier" w:date="2020-06-07T15:27:00Z">
                  <w:rPr>
                    <w:noProof/>
                    <w:webHidden/>
                  </w:rPr>
                </w:rPrChange>
              </w:rPr>
              <w:instrText xml:space="preserve"> PAGEREF _Toc42259092 \h </w:instrText>
            </w:r>
          </w:ins>
          <w:r w:rsidRPr="007C437A">
            <w:rPr>
              <w:webHidden/>
              <w:rPrChange w:id="972" w:author="Arthur Parmentier" w:date="2020-06-07T15:27:00Z">
                <w:rPr>
                  <w:noProof/>
                  <w:webHidden/>
                </w:rPr>
              </w:rPrChange>
            </w:rPr>
          </w:r>
          <w:r w:rsidRPr="007C437A">
            <w:rPr>
              <w:webHidden/>
              <w:rPrChange w:id="973" w:author="Arthur Parmentier" w:date="2020-06-07T15:27:00Z">
                <w:rPr>
                  <w:noProof/>
                  <w:webHidden/>
                </w:rPr>
              </w:rPrChange>
            </w:rPr>
            <w:fldChar w:fldCharType="separate"/>
          </w:r>
          <w:ins w:id="974" w:author="Arthur Parmentier" w:date="2020-06-05T14:15:00Z">
            <w:r w:rsidRPr="007C437A">
              <w:rPr>
                <w:webHidden/>
                <w:rPrChange w:id="975" w:author="Arthur Parmentier" w:date="2020-06-07T15:27:00Z">
                  <w:rPr>
                    <w:noProof/>
                    <w:webHidden/>
                  </w:rPr>
                </w:rPrChange>
              </w:rPr>
              <w:t>15</w:t>
            </w:r>
            <w:r w:rsidRPr="007C437A">
              <w:rPr>
                <w:webHidden/>
                <w:rPrChange w:id="976" w:author="Arthur Parmentier" w:date="2020-06-07T15:27:00Z">
                  <w:rPr>
                    <w:noProof/>
                    <w:webHidden/>
                  </w:rPr>
                </w:rPrChange>
              </w:rPr>
              <w:fldChar w:fldCharType="end"/>
            </w:r>
            <w:r w:rsidRPr="007C437A">
              <w:rPr>
                <w:rStyle w:val="Lienhypertexte"/>
                <w:rPrChange w:id="977" w:author="Arthur Parmentier" w:date="2020-06-07T15:27:00Z">
                  <w:rPr>
                    <w:rStyle w:val="Lienhypertexte"/>
                    <w:noProof/>
                  </w:rPr>
                </w:rPrChange>
              </w:rPr>
              <w:fldChar w:fldCharType="end"/>
            </w:r>
          </w:ins>
        </w:p>
        <w:p w:rsidR="00BF73B1" w:rsidRPr="007C437A" w:rsidRDefault="00BF73B1">
          <w:pPr>
            <w:pStyle w:val="TM3"/>
            <w:tabs>
              <w:tab w:val="left" w:pos="880"/>
              <w:tab w:val="right" w:leader="dot" w:pos="9736"/>
            </w:tabs>
            <w:rPr>
              <w:ins w:id="978" w:author="Arthur Parmentier" w:date="2020-06-05T14:15:00Z"/>
              <w:rFonts w:eastAsiaTheme="minorEastAsia" w:cstheme="minorBidi"/>
              <w:sz w:val="22"/>
              <w:szCs w:val="22"/>
              <w:rPrChange w:id="979" w:author="Arthur Parmentier" w:date="2020-06-07T15:27:00Z">
                <w:rPr>
                  <w:ins w:id="980" w:author="Arthur Parmentier" w:date="2020-06-05T14:15:00Z"/>
                  <w:rFonts w:eastAsiaTheme="minorEastAsia" w:cstheme="minorBidi"/>
                  <w:noProof/>
                  <w:sz w:val="22"/>
                  <w:szCs w:val="22"/>
                  <w:lang w:val="fr-FR"/>
                </w:rPr>
              </w:rPrChange>
            </w:rPr>
          </w:pPr>
          <w:ins w:id="981" w:author="Arthur Parmentier" w:date="2020-06-05T14:15:00Z">
            <w:r w:rsidRPr="007C437A">
              <w:rPr>
                <w:rStyle w:val="Lienhypertexte"/>
                <w:rPrChange w:id="982" w:author="Arthur Parmentier" w:date="2020-06-07T15:27:00Z">
                  <w:rPr>
                    <w:rStyle w:val="Lienhypertexte"/>
                    <w:noProof/>
                  </w:rPr>
                </w:rPrChange>
              </w:rPr>
              <w:fldChar w:fldCharType="begin"/>
            </w:r>
            <w:r w:rsidRPr="007C437A">
              <w:rPr>
                <w:rStyle w:val="Lienhypertexte"/>
                <w:rPrChange w:id="983" w:author="Arthur Parmentier" w:date="2020-06-07T15:27:00Z">
                  <w:rPr>
                    <w:rStyle w:val="Lienhypertexte"/>
                    <w:noProof/>
                  </w:rPr>
                </w:rPrChange>
              </w:rPr>
              <w:instrText xml:space="preserve"> </w:instrText>
            </w:r>
            <w:r w:rsidRPr="007C437A">
              <w:rPr>
                <w:rPrChange w:id="984" w:author="Arthur Parmentier" w:date="2020-06-07T15:27:00Z">
                  <w:rPr>
                    <w:noProof/>
                  </w:rPr>
                </w:rPrChange>
              </w:rPr>
              <w:instrText>HYPERLINK \l "_Toc42259093"</w:instrText>
            </w:r>
            <w:r w:rsidRPr="007C437A">
              <w:rPr>
                <w:rStyle w:val="Lienhypertexte"/>
                <w:rPrChange w:id="985" w:author="Arthur Parmentier" w:date="2020-06-07T15:27:00Z">
                  <w:rPr>
                    <w:rStyle w:val="Lienhypertexte"/>
                    <w:noProof/>
                  </w:rPr>
                </w:rPrChange>
              </w:rPr>
              <w:instrText xml:space="preserve"> </w:instrText>
            </w:r>
            <w:r w:rsidRPr="007C437A">
              <w:rPr>
                <w:rStyle w:val="Lienhypertexte"/>
                <w:rPrChange w:id="986" w:author="Arthur Parmentier" w:date="2020-06-07T15:27:00Z">
                  <w:rPr>
                    <w:rStyle w:val="Lienhypertexte"/>
                    <w:noProof/>
                  </w:rPr>
                </w:rPrChange>
              </w:rPr>
              <w:fldChar w:fldCharType="separate"/>
            </w:r>
            <w:r w:rsidRPr="007C437A">
              <w:rPr>
                <w:rStyle w:val="Lienhypertexte"/>
                <w:rPrChange w:id="987" w:author="Arthur Parmentier" w:date="2020-06-07T15:27:00Z">
                  <w:rPr>
                    <w:rStyle w:val="Lienhypertexte"/>
                    <w:noProof/>
                  </w:rPr>
                </w:rPrChange>
              </w:rPr>
              <w:t>2.</w:t>
            </w:r>
            <w:r w:rsidRPr="007C437A">
              <w:rPr>
                <w:rFonts w:eastAsiaTheme="minorEastAsia" w:cstheme="minorBidi"/>
                <w:sz w:val="22"/>
                <w:szCs w:val="22"/>
                <w:rPrChange w:id="988" w:author="Arthur Parmentier" w:date="2020-06-07T15:27:00Z">
                  <w:rPr>
                    <w:rFonts w:eastAsiaTheme="minorEastAsia" w:cstheme="minorBidi"/>
                    <w:noProof/>
                    <w:sz w:val="22"/>
                    <w:szCs w:val="22"/>
                    <w:lang w:val="fr-FR"/>
                  </w:rPr>
                </w:rPrChange>
              </w:rPr>
              <w:tab/>
            </w:r>
            <w:r w:rsidRPr="007C437A">
              <w:rPr>
                <w:rStyle w:val="Lienhypertexte"/>
                <w:rPrChange w:id="989" w:author="Arthur Parmentier" w:date="2020-06-07T15:27:00Z">
                  <w:rPr>
                    <w:rStyle w:val="Lienhypertexte"/>
                    <w:noProof/>
                  </w:rPr>
                </w:rPrChange>
              </w:rPr>
              <w:t>Goals</w:t>
            </w:r>
            <w:r w:rsidRPr="007C437A">
              <w:rPr>
                <w:webHidden/>
                <w:rPrChange w:id="990" w:author="Arthur Parmentier" w:date="2020-06-07T15:27:00Z">
                  <w:rPr>
                    <w:noProof/>
                    <w:webHidden/>
                  </w:rPr>
                </w:rPrChange>
              </w:rPr>
              <w:tab/>
            </w:r>
            <w:r w:rsidRPr="007C437A">
              <w:rPr>
                <w:webHidden/>
                <w:rPrChange w:id="991" w:author="Arthur Parmentier" w:date="2020-06-07T15:27:00Z">
                  <w:rPr>
                    <w:noProof/>
                    <w:webHidden/>
                  </w:rPr>
                </w:rPrChange>
              </w:rPr>
              <w:fldChar w:fldCharType="begin"/>
            </w:r>
            <w:r w:rsidRPr="007C437A">
              <w:rPr>
                <w:webHidden/>
                <w:rPrChange w:id="992" w:author="Arthur Parmentier" w:date="2020-06-07T15:27:00Z">
                  <w:rPr>
                    <w:noProof/>
                    <w:webHidden/>
                  </w:rPr>
                </w:rPrChange>
              </w:rPr>
              <w:instrText xml:space="preserve"> PAGEREF _Toc42259093 \h </w:instrText>
            </w:r>
          </w:ins>
          <w:r w:rsidRPr="007C437A">
            <w:rPr>
              <w:webHidden/>
              <w:rPrChange w:id="993" w:author="Arthur Parmentier" w:date="2020-06-07T15:27:00Z">
                <w:rPr>
                  <w:noProof/>
                  <w:webHidden/>
                </w:rPr>
              </w:rPrChange>
            </w:rPr>
          </w:r>
          <w:r w:rsidRPr="007C437A">
            <w:rPr>
              <w:webHidden/>
              <w:rPrChange w:id="994" w:author="Arthur Parmentier" w:date="2020-06-07T15:27:00Z">
                <w:rPr>
                  <w:noProof/>
                  <w:webHidden/>
                </w:rPr>
              </w:rPrChange>
            </w:rPr>
            <w:fldChar w:fldCharType="separate"/>
          </w:r>
          <w:ins w:id="995" w:author="Arthur Parmentier" w:date="2020-06-05T14:15:00Z">
            <w:r w:rsidRPr="007C437A">
              <w:rPr>
                <w:webHidden/>
                <w:rPrChange w:id="996" w:author="Arthur Parmentier" w:date="2020-06-07T15:27:00Z">
                  <w:rPr>
                    <w:noProof/>
                    <w:webHidden/>
                  </w:rPr>
                </w:rPrChange>
              </w:rPr>
              <w:t>16</w:t>
            </w:r>
            <w:r w:rsidRPr="007C437A">
              <w:rPr>
                <w:webHidden/>
                <w:rPrChange w:id="997" w:author="Arthur Parmentier" w:date="2020-06-07T15:27:00Z">
                  <w:rPr>
                    <w:noProof/>
                    <w:webHidden/>
                  </w:rPr>
                </w:rPrChange>
              </w:rPr>
              <w:fldChar w:fldCharType="end"/>
            </w:r>
            <w:r w:rsidRPr="007C437A">
              <w:rPr>
                <w:rStyle w:val="Lienhypertexte"/>
                <w:rPrChange w:id="998" w:author="Arthur Parmentier" w:date="2020-06-07T15:27:00Z">
                  <w:rPr>
                    <w:rStyle w:val="Lienhypertexte"/>
                    <w:noProof/>
                  </w:rPr>
                </w:rPrChange>
              </w:rPr>
              <w:fldChar w:fldCharType="end"/>
            </w:r>
          </w:ins>
        </w:p>
        <w:p w:rsidR="00BF73B1" w:rsidRPr="007C437A" w:rsidRDefault="00BF73B1">
          <w:pPr>
            <w:pStyle w:val="TM2"/>
            <w:tabs>
              <w:tab w:val="left" w:pos="660"/>
              <w:tab w:val="right" w:leader="dot" w:pos="9736"/>
            </w:tabs>
            <w:rPr>
              <w:ins w:id="999" w:author="Arthur Parmentier" w:date="2020-06-05T14:15:00Z"/>
              <w:rFonts w:eastAsiaTheme="minorEastAsia" w:cstheme="minorBidi"/>
              <w:b w:val="0"/>
              <w:bCs w:val="0"/>
              <w:rPrChange w:id="1000" w:author="Arthur Parmentier" w:date="2020-06-07T15:27:00Z">
                <w:rPr>
                  <w:ins w:id="1001" w:author="Arthur Parmentier" w:date="2020-06-05T14:15:00Z"/>
                  <w:rFonts w:eastAsiaTheme="minorEastAsia" w:cstheme="minorBidi"/>
                  <w:b w:val="0"/>
                  <w:bCs w:val="0"/>
                  <w:noProof/>
                  <w:lang w:val="fr-FR"/>
                </w:rPr>
              </w:rPrChange>
            </w:rPr>
          </w:pPr>
          <w:ins w:id="1002" w:author="Arthur Parmentier" w:date="2020-06-05T14:15:00Z">
            <w:r w:rsidRPr="007C437A">
              <w:rPr>
                <w:rStyle w:val="Lienhypertexte"/>
                <w:rPrChange w:id="1003" w:author="Arthur Parmentier" w:date="2020-06-07T15:27:00Z">
                  <w:rPr>
                    <w:rStyle w:val="Lienhypertexte"/>
                    <w:noProof/>
                  </w:rPr>
                </w:rPrChange>
              </w:rPr>
              <w:fldChar w:fldCharType="begin"/>
            </w:r>
            <w:r w:rsidRPr="007C437A">
              <w:rPr>
                <w:rStyle w:val="Lienhypertexte"/>
                <w:rPrChange w:id="1004" w:author="Arthur Parmentier" w:date="2020-06-07T15:27:00Z">
                  <w:rPr>
                    <w:rStyle w:val="Lienhypertexte"/>
                    <w:noProof/>
                  </w:rPr>
                </w:rPrChange>
              </w:rPr>
              <w:instrText xml:space="preserve"> </w:instrText>
            </w:r>
            <w:r w:rsidRPr="007C437A">
              <w:rPr>
                <w:rPrChange w:id="1005" w:author="Arthur Parmentier" w:date="2020-06-07T15:27:00Z">
                  <w:rPr>
                    <w:noProof/>
                  </w:rPr>
                </w:rPrChange>
              </w:rPr>
              <w:instrText>HYPERLINK \l "_Toc42259094"</w:instrText>
            </w:r>
            <w:r w:rsidRPr="007C437A">
              <w:rPr>
                <w:rStyle w:val="Lienhypertexte"/>
                <w:rPrChange w:id="1006" w:author="Arthur Parmentier" w:date="2020-06-07T15:27:00Z">
                  <w:rPr>
                    <w:rStyle w:val="Lienhypertexte"/>
                    <w:noProof/>
                  </w:rPr>
                </w:rPrChange>
              </w:rPr>
              <w:instrText xml:space="preserve"> </w:instrText>
            </w:r>
            <w:r w:rsidRPr="007C437A">
              <w:rPr>
                <w:rStyle w:val="Lienhypertexte"/>
                <w:rPrChange w:id="1007" w:author="Arthur Parmentier" w:date="2020-06-07T15:27:00Z">
                  <w:rPr>
                    <w:rStyle w:val="Lienhypertexte"/>
                    <w:noProof/>
                  </w:rPr>
                </w:rPrChange>
              </w:rPr>
              <w:fldChar w:fldCharType="separate"/>
            </w:r>
            <w:r w:rsidRPr="007C437A">
              <w:rPr>
                <w:rStyle w:val="Lienhypertexte"/>
                <w:rPrChange w:id="1008" w:author="Arthur Parmentier" w:date="2020-06-07T15:27:00Z">
                  <w:rPr>
                    <w:rStyle w:val="Lienhypertexte"/>
                    <w:noProof/>
                  </w:rPr>
                </w:rPrChange>
              </w:rPr>
              <w:t>B.</w:t>
            </w:r>
            <w:r w:rsidRPr="007C437A">
              <w:rPr>
                <w:rFonts w:eastAsiaTheme="minorEastAsia" w:cstheme="minorBidi"/>
                <w:b w:val="0"/>
                <w:bCs w:val="0"/>
                <w:rPrChange w:id="1009" w:author="Arthur Parmentier" w:date="2020-06-07T15:27:00Z">
                  <w:rPr>
                    <w:rFonts w:eastAsiaTheme="minorEastAsia" w:cstheme="minorBidi"/>
                    <w:b w:val="0"/>
                    <w:bCs w:val="0"/>
                    <w:noProof/>
                    <w:lang w:val="fr-FR"/>
                  </w:rPr>
                </w:rPrChange>
              </w:rPr>
              <w:tab/>
            </w:r>
            <w:r w:rsidRPr="007C437A">
              <w:rPr>
                <w:rStyle w:val="Lienhypertexte"/>
                <w:rPrChange w:id="1010" w:author="Arthur Parmentier" w:date="2020-06-07T15:27:00Z">
                  <w:rPr>
                    <w:rStyle w:val="Lienhypertexte"/>
                    <w:noProof/>
                  </w:rPr>
                </w:rPrChange>
              </w:rPr>
              <w:t>The big picture</w:t>
            </w:r>
            <w:r w:rsidRPr="007C437A">
              <w:rPr>
                <w:webHidden/>
                <w:rPrChange w:id="1011" w:author="Arthur Parmentier" w:date="2020-06-07T15:27:00Z">
                  <w:rPr>
                    <w:noProof/>
                    <w:webHidden/>
                  </w:rPr>
                </w:rPrChange>
              </w:rPr>
              <w:tab/>
            </w:r>
            <w:r w:rsidRPr="007C437A">
              <w:rPr>
                <w:webHidden/>
                <w:rPrChange w:id="1012" w:author="Arthur Parmentier" w:date="2020-06-07T15:27:00Z">
                  <w:rPr>
                    <w:noProof/>
                    <w:webHidden/>
                  </w:rPr>
                </w:rPrChange>
              </w:rPr>
              <w:fldChar w:fldCharType="begin"/>
            </w:r>
            <w:r w:rsidRPr="007C437A">
              <w:rPr>
                <w:webHidden/>
                <w:rPrChange w:id="1013" w:author="Arthur Parmentier" w:date="2020-06-07T15:27:00Z">
                  <w:rPr>
                    <w:noProof/>
                    <w:webHidden/>
                  </w:rPr>
                </w:rPrChange>
              </w:rPr>
              <w:instrText xml:space="preserve"> PAGEREF _Toc42259094 \h </w:instrText>
            </w:r>
          </w:ins>
          <w:r w:rsidRPr="007C437A">
            <w:rPr>
              <w:webHidden/>
              <w:rPrChange w:id="1014" w:author="Arthur Parmentier" w:date="2020-06-07T15:27:00Z">
                <w:rPr>
                  <w:noProof/>
                  <w:webHidden/>
                </w:rPr>
              </w:rPrChange>
            </w:rPr>
          </w:r>
          <w:r w:rsidRPr="007C437A">
            <w:rPr>
              <w:webHidden/>
              <w:rPrChange w:id="1015" w:author="Arthur Parmentier" w:date="2020-06-07T15:27:00Z">
                <w:rPr>
                  <w:noProof/>
                  <w:webHidden/>
                </w:rPr>
              </w:rPrChange>
            </w:rPr>
            <w:fldChar w:fldCharType="separate"/>
          </w:r>
          <w:ins w:id="1016" w:author="Arthur Parmentier" w:date="2020-06-05T14:15:00Z">
            <w:r w:rsidRPr="007C437A">
              <w:rPr>
                <w:webHidden/>
                <w:rPrChange w:id="1017" w:author="Arthur Parmentier" w:date="2020-06-07T15:27:00Z">
                  <w:rPr>
                    <w:noProof/>
                    <w:webHidden/>
                  </w:rPr>
                </w:rPrChange>
              </w:rPr>
              <w:t>17</w:t>
            </w:r>
            <w:r w:rsidRPr="007C437A">
              <w:rPr>
                <w:webHidden/>
                <w:rPrChange w:id="1018" w:author="Arthur Parmentier" w:date="2020-06-07T15:27:00Z">
                  <w:rPr>
                    <w:noProof/>
                    <w:webHidden/>
                  </w:rPr>
                </w:rPrChange>
              </w:rPr>
              <w:fldChar w:fldCharType="end"/>
            </w:r>
            <w:r w:rsidRPr="007C437A">
              <w:rPr>
                <w:rStyle w:val="Lienhypertexte"/>
                <w:rPrChange w:id="1019" w:author="Arthur Parmentier" w:date="2020-06-07T15:27:00Z">
                  <w:rPr>
                    <w:rStyle w:val="Lienhypertexte"/>
                    <w:noProof/>
                  </w:rPr>
                </w:rPrChange>
              </w:rPr>
              <w:fldChar w:fldCharType="end"/>
            </w:r>
          </w:ins>
        </w:p>
        <w:p w:rsidR="00BF73B1" w:rsidRPr="007C437A" w:rsidRDefault="00BF73B1">
          <w:pPr>
            <w:pStyle w:val="TM3"/>
            <w:tabs>
              <w:tab w:val="left" w:pos="880"/>
              <w:tab w:val="right" w:leader="dot" w:pos="9736"/>
            </w:tabs>
            <w:rPr>
              <w:ins w:id="1020" w:author="Arthur Parmentier" w:date="2020-06-05T14:15:00Z"/>
              <w:rFonts w:eastAsiaTheme="minorEastAsia" w:cstheme="minorBidi"/>
              <w:sz w:val="22"/>
              <w:szCs w:val="22"/>
              <w:rPrChange w:id="1021" w:author="Arthur Parmentier" w:date="2020-06-07T15:27:00Z">
                <w:rPr>
                  <w:ins w:id="1022" w:author="Arthur Parmentier" w:date="2020-06-05T14:15:00Z"/>
                  <w:rFonts w:eastAsiaTheme="minorEastAsia" w:cstheme="minorBidi"/>
                  <w:noProof/>
                  <w:sz w:val="22"/>
                  <w:szCs w:val="22"/>
                  <w:lang w:val="fr-FR"/>
                </w:rPr>
              </w:rPrChange>
            </w:rPr>
          </w:pPr>
          <w:ins w:id="1023" w:author="Arthur Parmentier" w:date="2020-06-05T14:15:00Z">
            <w:r w:rsidRPr="007C437A">
              <w:rPr>
                <w:rStyle w:val="Lienhypertexte"/>
                <w:rPrChange w:id="1024" w:author="Arthur Parmentier" w:date="2020-06-07T15:27:00Z">
                  <w:rPr>
                    <w:rStyle w:val="Lienhypertexte"/>
                    <w:noProof/>
                  </w:rPr>
                </w:rPrChange>
              </w:rPr>
              <w:fldChar w:fldCharType="begin"/>
            </w:r>
            <w:r w:rsidRPr="007C437A">
              <w:rPr>
                <w:rStyle w:val="Lienhypertexte"/>
                <w:rPrChange w:id="1025" w:author="Arthur Parmentier" w:date="2020-06-07T15:27:00Z">
                  <w:rPr>
                    <w:rStyle w:val="Lienhypertexte"/>
                    <w:noProof/>
                  </w:rPr>
                </w:rPrChange>
              </w:rPr>
              <w:instrText xml:space="preserve"> </w:instrText>
            </w:r>
            <w:r w:rsidRPr="007C437A">
              <w:rPr>
                <w:rPrChange w:id="1026" w:author="Arthur Parmentier" w:date="2020-06-07T15:27:00Z">
                  <w:rPr>
                    <w:noProof/>
                  </w:rPr>
                </w:rPrChange>
              </w:rPr>
              <w:instrText>HYPERLINK \l "_Toc42259095"</w:instrText>
            </w:r>
            <w:r w:rsidRPr="007C437A">
              <w:rPr>
                <w:rStyle w:val="Lienhypertexte"/>
                <w:rPrChange w:id="1027" w:author="Arthur Parmentier" w:date="2020-06-07T15:27:00Z">
                  <w:rPr>
                    <w:rStyle w:val="Lienhypertexte"/>
                    <w:noProof/>
                  </w:rPr>
                </w:rPrChange>
              </w:rPr>
              <w:instrText xml:space="preserve"> </w:instrText>
            </w:r>
            <w:r w:rsidRPr="007C437A">
              <w:rPr>
                <w:rStyle w:val="Lienhypertexte"/>
                <w:rPrChange w:id="1028" w:author="Arthur Parmentier" w:date="2020-06-07T15:27:00Z">
                  <w:rPr>
                    <w:rStyle w:val="Lienhypertexte"/>
                    <w:noProof/>
                  </w:rPr>
                </w:rPrChange>
              </w:rPr>
              <w:fldChar w:fldCharType="separate"/>
            </w:r>
            <w:r w:rsidRPr="007C437A">
              <w:rPr>
                <w:rStyle w:val="Lienhypertexte"/>
                <w:rPrChange w:id="1029" w:author="Arthur Parmentier" w:date="2020-06-07T15:27:00Z">
                  <w:rPr>
                    <w:rStyle w:val="Lienhypertexte"/>
                    <w:noProof/>
                  </w:rPr>
                </w:rPrChange>
              </w:rPr>
              <w:t>1.</w:t>
            </w:r>
            <w:r w:rsidRPr="007C437A">
              <w:rPr>
                <w:rFonts w:eastAsiaTheme="minorEastAsia" w:cstheme="minorBidi"/>
                <w:sz w:val="22"/>
                <w:szCs w:val="22"/>
                <w:rPrChange w:id="1030" w:author="Arthur Parmentier" w:date="2020-06-07T15:27:00Z">
                  <w:rPr>
                    <w:rFonts w:eastAsiaTheme="minorEastAsia" w:cstheme="minorBidi"/>
                    <w:noProof/>
                    <w:sz w:val="22"/>
                    <w:szCs w:val="22"/>
                    <w:lang w:val="fr-FR"/>
                  </w:rPr>
                </w:rPrChange>
              </w:rPr>
              <w:tab/>
            </w:r>
            <w:r w:rsidRPr="007C437A">
              <w:rPr>
                <w:rStyle w:val="Lienhypertexte"/>
                <w:rPrChange w:id="1031" w:author="Arthur Parmentier" w:date="2020-06-07T15:27:00Z">
                  <w:rPr>
                    <w:rStyle w:val="Lienhypertexte"/>
                    <w:noProof/>
                  </w:rPr>
                </w:rPrChange>
              </w:rPr>
              <w:t>General overview of the system</w:t>
            </w:r>
            <w:r w:rsidRPr="007C437A">
              <w:rPr>
                <w:webHidden/>
                <w:rPrChange w:id="1032" w:author="Arthur Parmentier" w:date="2020-06-07T15:27:00Z">
                  <w:rPr>
                    <w:noProof/>
                    <w:webHidden/>
                  </w:rPr>
                </w:rPrChange>
              </w:rPr>
              <w:tab/>
            </w:r>
            <w:r w:rsidRPr="007C437A">
              <w:rPr>
                <w:webHidden/>
                <w:rPrChange w:id="1033" w:author="Arthur Parmentier" w:date="2020-06-07T15:27:00Z">
                  <w:rPr>
                    <w:noProof/>
                    <w:webHidden/>
                  </w:rPr>
                </w:rPrChange>
              </w:rPr>
              <w:fldChar w:fldCharType="begin"/>
            </w:r>
            <w:r w:rsidRPr="007C437A">
              <w:rPr>
                <w:webHidden/>
                <w:rPrChange w:id="1034" w:author="Arthur Parmentier" w:date="2020-06-07T15:27:00Z">
                  <w:rPr>
                    <w:noProof/>
                    <w:webHidden/>
                  </w:rPr>
                </w:rPrChange>
              </w:rPr>
              <w:instrText xml:space="preserve"> PAGEREF _Toc42259095 \h </w:instrText>
            </w:r>
          </w:ins>
          <w:r w:rsidRPr="007C437A">
            <w:rPr>
              <w:webHidden/>
              <w:rPrChange w:id="1035" w:author="Arthur Parmentier" w:date="2020-06-07T15:27:00Z">
                <w:rPr>
                  <w:noProof/>
                  <w:webHidden/>
                </w:rPr>
              </w:rPrChange>
            </w:rPr>
          </w:r>
          <w:r w:rsidRPr="007C437A">
            <w:rPr>
              <w:webHidden/>
              <w:rPrChange w:id="1036" w:author="Arthur Parmentier" w:date="2020-06-07T15:27:00Z">
                <w:rPr>
                  <w:noProof/>
                  <w:webHidden/>
                </w:rPr>
              </w:rPrChange>
            </w:rPr>
            <w:fldChar w:fldCharType="separate"/>
          </w:r>
          <w:ins w:id="1037" w:author="Arthur Parmentier" w:date="2020-06-05T14:15:00Z">
            <w:r w:rsidRPr="007C437A">
              <w:rPr>
                <w:webHidden/>
                <w:rPrChange w:id="1038" w:author="Arthur Parmentier" w:date="2020-06-07T15:27:00Z">
                  <w:rPr>
                    <w:noProof/>
                    <w:webHidden/>
                  </w:rPr>
                </w:rPrChange>
              </w:rPr>
              <w:t>17</w:t>
            </w:r>
            <w:r w:rsidRPr="007C437A">
              <w:rPr>
                <w:webHidden/>
                <w:rPrChange w:id="1039" w:author="Arthur Parmentier" w:date="2020-06-07T15:27:00Z">
                  <w:rPr>
                    <w:noProof/>
                    <w:webHidden/>
                  </w:rPr>
                </w:rPrChange>
              </w:rPr>
              <w:fldChar w:fldCharType="end"/>
            </w:r>
            <w:r w:rsidRPr="007C437A">
              <w:rPr>
                <w:rStyle w:val="Lienhypertexte"/>
                <w:rPrChange w:id="1040" w:author="Arthur Parmentier" w:date="2020-06-07T15:27:00Z">
                  <w:rPr>
                    <w:rStyle w:val="Lienhypertexte"/>
                    <w:noProof/>
                  </w:rPr>
                </w:rPrChange>
              </w:rPr>
              <w:fldChar w:fldCharType="end"/>
            </w:r>
          </w:ins>
        </w:p>
        <w:p w:rsidR="00BF73B1" w:rsidRPr="007C437A" w:rsidRDefault="00BF73B1">
          <w:pPr>
            <w:pStyle w:val="TM3"/>
            <w:tabs>
              <w:tab w:val="left" w:pos="880"/>
              <w:tab w:val="right" w:leader="dot" w:pos="9736"/>
            </w:tabs>
            <w:rPr>
              <w:ins w:id="1041" w:author="Arthur Parmentier" w:date="2020-06-05T14:15:00Z"/>
              <w:rFonts w:eastAsiaTheme="minorEastAsia" w:cstheme="minorBidi"/>
              <w:sz w:val="22"/>
              <w:szCs w:val="22"/>
              <w:rPrChange w:id="1042" w:author="Arthur Parmentier" w:date="2020-06-07T15:27:00Z">
                <w:rPr>
                  <w:ins w:id="1043" w:author="Arthur Parmentier" w:date="2020-06-05T14:15:00Z"/>
                  <w:rFonts w:eastAsiaTheme="minorEastAsia" w:cstheme="minorBidi"/>
                  <w:noProof/>
                  <w:sz w:val="22"/>
                  <w:szCs w:val="22"/>
                  <w:lang w:val="fr-FR"/>
                </w:rPr>
              </w:rPrChange>
            </w:rPr>
          </w:pPr>
          <w:ins w:id="1044" w:author="Arthur Parmentier" w:date="2020-06-05T14:15:00Z">
            <w:r w:rsidRPr="007C437A">
              <w:rPr>
                <w:rStyle w:val="Lienhypertexte"/>
                <w:rPrChange w:id="1045" w:author="Arthur Parmentier" w:date="2020-06-07T15:27:00Z">
                  <w:rPr>
                    <w:rStyle w:val="Lienhypertexte"/>
                    <w:noProof/>
                  </w:rPr>
                </w:rPrChange>
              </w:rPr>
              <w:fldChar w:fldCharType="begin"/>
            </w:r>
            <w:r w:rsidRPr="007C437A">
              <w:rPr>
                <w:rStyle w:val="Lienhypertexte"/>
                <w:rPrChange w:id="1046" w:author="Arthur Parmentier" w:date="2020-06-07T15:27:00Z">
                  <w:rPr>
                    <w:rStyle w:val="Lienhypertexte"/>
                    <w:noProof/>
                  </w:rPr>
                </w:rPrChange>
              </w:rPr>
              <w:instrText xml:space="preserve"> </w:instrText>
            </w:r>
            <w:r w:rsidRPr="007C437A">
              <w:rPr>
                <w:rPrChange w:id="1047" w:author="Arthur Parmentier" w:date="2020-06-07T15:27:00Z">
                  <w:rPr>
                    <w:noProof/>
                  </w:rPr>
                </w:rPrChange>
              </w:rPr>
              <w:instrText>HYPERLINK \l "_Toc42259096"</w:instrText>
            </w:r>
            <w:r w:rsidRPr="007C437A">
              <w:rPr>
                <w:rStyle w:val="Lienhypertexte"/>
                <w:rPrChange w:id="1048" w:author="Arthur Parmentier" w:date="2020-06-07T15:27:00Z">
                  <w:rPr>
                    <w:rStyle w:val="Lienhypertexte"/>
                    <w:noProof/>
                  </w:rPr>
                </w:rPrChange>
              </w:rPr>
              <w:instrText xml:space="preserve"> </w:instrText>
            </w:r>
            <w:r w:rsidRPr="007C437A">
              <w:rPr>
                <w:rStyle w:val="Lienhypertexte"/>
                <w:rPrChange w:id="1049" w:author="Arthur Parmentier" w:date="2020-06-07T15:27:00Z">
                  <w:rPr>
                    <w:rStyle w:val="Lienhypertexte"/>
                    <w:noProof/>
                  </w:rPr>
                </w:rPrChange>
              </w:rPr>
              <w:fldChar w:fldCharType="separate"/>
            </w:r>
            <w:r w:rsidRPr="007C437A">
              <w:rPr>
                <w:rStyle w:val="Lienhypertexte"/>
                <w:rPrChange w:id="1050" w:author="Arthur Parmentier" w:date="2020-06-07T15:27:00Z">
                  <w:rPr>
                    <w:rStyle w:val="Lienhypertexte"/>
                    <w:noProof/>
                  </w:rPr>
                </w:rPrChange>
              </w:rPr>
              <w:t>2.</w:t>
            </w:r>
            <w:r w:rsidRPr="007C437A">
              <w:rPr>
                <w:rFonts w:eastAsiaTheme="minorEastAsia" w:cstheme="minorBidi"/>
                <w:sz w:val="22"/>
                <w:szCs w:val="22"/>
                <w:rPrChange w:id="1051" w:author="Arthur Parmentier" w:date="2020-06-07T15:27:00Z">
                  <w:rPr>
                    <w:rFonts w:eastAsiaTheme="minorEastAsia" w:cstheme="minorBidi"/>
                    <w:noProof/>
                    <w:sz w:val="22"/>
                    <w:szCs w:val="22"/>
                    <w:lang w:val="fr-FR"/>
                  </w:rPr>
                </w:rPrChange>
              </w:rPr>
              <w:tab/>
            </w:r>
            <w:r w:rsidRPr="007C437A">
              <w:rPr>
                <w:rStyle w:val="Lienhypertexte"/>
                <w:rPrChange w:id="1052" w:author="Arthur Parmentier" w:date="2020-06-07T15:27:00Z">
                  <w:rPr>
                    <w:rStyle w:val="Lienhypertexte"/>
                    <w:noProof/>
                  </w:rPr>
                </w:rPrChange>
              </w:rPr>
              <w:t>The choice of Max/MSP</w:t>
            </w:r>
            <w:r w:rsidRPr="007C437A">
              <w:rPr>
                <w:webHidden/>
                <w:rPrChange w:id="1053" w:author="Arthur Parmentier" w:date="2020-06-07T15:27:00Z">
                  <w:rPr>
                    <w:noProof/>
                    <w:webHidden/>
                  </w:rPr>
                </w:rPrChange>
              </w:rPr>
              <w:tab/>
            </w:r>
            <w:r w:rsidRPr="007C437A">
              <w:rPr>
                <w:webHidden/>
                <w:rPrChange w:id="1054" w:author="Arthur Parmentier" w:date="2020-06-07T15:27:00Z">
                  <w:rPr>
                    <w:noProof/>
                    <w:webHidden/>
                  </w:rPr>
                </w:rPrChange>
              </w:rPr>
              <w:fldChar w:fldCharType="begin"/>
            </w:r>
            <w:r w:rsidRPr="007C437A">
              <w:rPr>
                <w:webHidden/>
                <w:rPrChange w:id="1055" w:author="Arthur Parmentier" w:date="2020-06-07T15:27:00Z">
                  <w:rPr>
                    <w:noProof/>
                    <w:webHidden/>
                  </w:rPr>
                </w:rPrChange>
              </w:rPr>
              <w:instrText xml:space="preserve"> PAGEREF _Toc42259096 \h </w:instrText>
            </w:r>
          </w:ins>
          <w:r w:rsidRPr="007C437A">
            <w:rPr>
              <w:webHidden/>
              <w:rPrChange w:id="1056" w:author="Arthur Parmentier" w:date="2020-06-07T15:27:00Z">
                <w:rPr>
                  <w:noProof/>
                  <w:webHidden/>
                </w:rPr>
              </w:rPrChange>
            </w:rPr>
          </w:r>
          <w:r w:rsidRPr="007C437A">
            <w:rPr>
              <w:webHidden/>
              <w:rPrChange w:id="1057" w:author="Arthur Parmentier" w:date="2020-06-07T15:27:00Z">
                <w:rPr>
                  <w:noProof/>
                  <w:webHidden/>
                </w:rPr>
              </w:rPrChange>
            </w:rPr>
            <w:fldChar w:fldCharType="separate"/>
          </w:r>
          <w:ins w:id="1058" w:author="Arthur Parmentier" w:date="2020-06-05T14:15:00Z">
            <w:r w:rsidRPr="007C437A">
              <w:rPr>
                <w:webHidden/>
                <w:rPrChange w:id="1059" w:author="Arthur Parmentier" w:date="2020-06-07T15:27:00Z">
                  <w:rPr>
                    <w:noProof/>
                    <w:webHidden/>
                  </w:rPr>
                </w:rPrChange>
              </w:rPr>
              <w:t>19</w:t>
            </w:r>
            <w:r w:rsidRPr="007C437A">
              <w:rPr>
                <w:webHidden/>
                <w:rPrChange w:id="1060" w:author="Arthur Parmentier" w:date="2020-06-07T15:27:00Z">
                  <w:rPr>
                    <w:noProof/>
                    <w:webHidden/>
                  </w:rPr>
                </w:rPrChange>
              </w:rPr>
              <w:fldChar w:fldCharType="end"/>
            </w:r>
            <w:r w:rsidRPr="007C437A">
              <w:rPr>
                <w:rStyle w:val="Lienhypertexte"/>
                <w:rPrChange w:id="1061" w:author="Arthur Parmentier" w:date="2020-06-07T15:27:00Z">
                  <w:rPr>
                    <w:rStyle w:val="Lienhypertexte"/>
                    <w:noProof/>
                  </w:rPr>
                </w:rPrChange>
              </w:rPr>
              <w:fldChar w:fldCharType="end"/>
            </w:r>
          </w:ins>
        </w:p>
        <w:p w:rsidR="00BF73B1" w:rsidRPr="007C437A" w:rsidRDefault="00BF73B1">
          <w:pPr>
            <w:pStyle w:val="TM2"/>
            <w:tabs>
              <w:tab w:val="left" w:pos="660"/>
              <w:tab w:val="right" w:leader="dot" w:pos="9736"/>
            </w:tabs>
            <w:rPr>
              <w:ins w:id="1062" w:author="Arthur Parmentier" w:date="2020-06-05T14:15:00Z"/>
              <w:rFonts w:eastAsiaTheme="minorEastAsia" w:cstheme="minorBidi"/>
              <w:b w:val="0"/>
              <w:bCs w:val="0"/>
              <w:rPrChange w:id="1063" w:author="Arthur Parmentier" w:date="2020-06-07T15:27:00Z">
                <w:rPr>
                  <w:ins w:id="1064" w:author="Arthur Parmentier" w:date="2020-06-05T14:15:00Z"/>
                  <w:rFonts w:eastAsiaTheme="minorEastAsia" w:cstheme="minorBidi"/>
                  <w:b w:val="0"/>
                  <w:bCs w:val="0"/>
                  <w:noProof/>
                  <w:lang w:val="fr-FR"/>
                </w:rPr>
              </w:rPrChange>
            </w:rPr>
          </w:pPr>
          <w:ins w:id="1065" w:author="Arthur Parmentier" w:date="2020-06-05T14:15:00Z">
            <w:r w:rsidRPr="007C437A">
              <w:rPr>
                <w:rStyle w:val="Lienhypertexte"/>
                <w:rPrChange w:id="1066" w:author="Arthur Parmentier" w:date="2020-06-07T15:27:00Z">
                  <w:rPr>
                    <w:rStyle w:val="Lienhypertexte"/>
                    <w:noProof/>
                  </w:rPr>
                </w:rPrChange>
              </w:rPr>
              <w:fldChar w:fldCharType="begin"/>
            </w:r>
            <w:r w:rsidRPr="007C437A">
              <w:rPr>
                <w:rStyle w:val="Lienhypertexte"/>
                <w:rPrChange w:id="1067" w:author="Arthur Parmentier" w:date="2020-06-07T15:27:00Z">
                  <w:rPr>
                    <w:rStyle w:val="Lienhypertexte"/>
                    <w:noProof/>
                  </w:rPr>
                </w:rPrChange>
              </w:rPr>
              <w:instrText xml:space="preserve"> </w:instrText>
            </w:r>
            <w:r w:rsidRPr="007C437A">
              <w:rPr>
                <w:rPrChange w:id="1068" w:author="Arthur Parmentier" w:date="2020-06-07T15:27:00Z">
                  <w:rPr>
                    <w:noProof/>
                  </w:rPr>
                </w:rPrChange>
              </w:rPr>
              <w:instrText>HYPERLINK \l "_Toc42259097"</w:instrText>
            </w:r>
            <w:r w:rsidRPr="007C437A">
              <w:rPr>
                <w:rStyle w:val="Lienhypertexte"/>
                <w:rPrChange w:id="1069" w:author="Arthur Parmentier" w:date="2020-06-07T15:27:00Z">
                  <w:rPr>
                    <w:rStyle w:val="Lienhypertexte"/>
                    <w:noProof/>
                  </w:rPr>
                </w:rPrChange>
              </w:rPr>
              <w:instrText xml:space="preserve"> </w:instrText>
            </w:r>
            <w:r w:rsidRPr="007C437A">
              <w:rPr>
                <w:rStyle w:val="Lienhypertexte"/>
                <w:rPrChange w:id="1070" w:author="Arthur Parmentier" w:date="2020-06-07T15:27:00Z">
                  <w:rPr>
                    <w:rStyle w:val="Lienhypertexte"/>
                    <w:noProof/>
                  </w:rPr>
                </w:rPrChange>
              </w:rPr>
              <w:fldChar w:fldCharType="separate"/>
            </w:r>
            <w:r w:rsidRPr="007C437A">
              <w:rPr>
                <w:rFonts w:eastAsiaTheme="minorEastAsia" w:cstheme="minorBidi"/>
                <w:b w:val="0"/>
                <w:bCs w:val="0"/>
                <w:rPrChange w:id="1071" w:author="Arthur Parmentier" w:date="2020-06-07T15:27:00Z">
                  <w:rPr>
                    <w:rFonts w:eastAsiaTheme="minorEastAsia" w:cstheme="minorBidi"/>
                    <w:b w:val="0"/>
                    <w:bCs w:val="0"/>
                    <w:noProof/>
                    <w:lang w:val="fr-FR"/>
                  </w:rPr>
                </w:rPrChange>
              </w:rPr>
              <w:tab/>
            </w:r>
            <w:r w:rsidRPr="007C437A">
              <w:rPr>
                <w:rStyle w:val="Lienhypertexte"/>
                <w:rPrChange w:id="1072" w:author="Arthur Parmentier" w:date="2020-06-07T15:27:00Z">
                  <w:rPr>
                    <w:rStyle w:val="Lienhypertexte"/>
                    <w:noProof/>
                  </w:rPr>
                </w:rPrChange>
              </w:rPr>
              <w:t>Description of each layer</w:t>
            </w:r>
            <w:r w:rsidRPr="007C437A">
              <w:rPr>
                <w:webHidden/>
                <w:rPrChange w:id="1073" w:author="Arthur Parmentier" w:date="2020-06-07T15:27:00Z">
                  <w:rPr>
                    <w:noProof/>
                    <w:webHidden/>
                  </w:rPr>
                </w:rPrChange>
              </w:rPr>
              <w:tab/>
            </w:r>
            <w:r w:rsidRPr="007C437A">
              <w:rPr>
                <w:webHidden/>
                <w:rPrChange w:id="1074" w:author="Arthur Parmentier" w:date="2020-06-07T15:27:00Z">
                  <w:rPr>
                    <w:noProof/>
                    <w:webHidden/>
                  </w:rPr>
                </w:rPrChange>
              </w:rPr>
              <w:fldChar w:fldCharType="begin"/>
            </w:r>
            <w:r w:rsidRPr="007C437A">
              <w:rPr>
                <w:webHidden/>
                <w:rPrChange w:id="1075" w:author="Arthur Parmentier" w:date="2020-06-07T15:27:00Z">
                  <w:rPr>
                    <w:noProof/>
                    <w:webHidden/>
                  </w:rPr>
                </w:rPrChange>
              </w:rPr>
              <w:instrText xml:space="preserve"> PAGEREF _Toc42259097 \h </w:instrText>
            </w:r>
          </w:ins>
          <w:r w:rsidRPr="007C437A">
            <w:rPr>
              <w:webHidden/>
              <w:rPrChange w:id="1076" w:author="Arthur Parmentier" w:date="2020-06-07T15:27:00Z">
                <w:rPr>
                  <w:noProof/>
                  <w:webHidden/>
                </w:rPr>
              </w:rPrChange>
            </w:rPr>
          </w:r>
          <w:r w:rsidRPr="007C437A">
            <w:rPr>
              <w:webHidden/>
              <w:rPrChange w:id="1077" w:author="Arthur Parmentier" w:date="2020-06-07T15:27:00Z">
                <w:rPr>
                  <w:noProof/>
                  <w:webHidden/>
                </w:rPr>
              </w:rPrChange>
            </w:rPr>
            <w:fldChar w:fldCharType="separate"/>
          </w:r>
          <w:ins w:id="1078" w:author="Arthur Parmentier" w:date="2020-06-05T14:15:00Z">
            <w:r w:rsidRPr="007C437A">
              <w:rPr>
                <w:webHidden/>
                <w:rPrChange w:id="1079" w:author="Arthur Parmentier" w:date="2020-06-07T15:27:00Z">
                  <w:rPr>
                    <w:noProof/>
                    <w:webHidden/>
                  </w:rPr>
                </w:rPrChange>
              </w:rPr>
              <w:t>19</w:t>
            </w:r>
            <w:r w:rsidRPr="007C437A">
              <w:rPr>
                <w:webHidden/>
                <w:rPrChange w:id="1080" w:author="Arthur Parmentier" w:date="2020-06-07T15:27:00Z">
                  <w:rPr>
                    <w:noProof/>
                    <w:webHidden/>
                  </w:rPr>
                </w:rPrChange>
              </w:rPr>
              <w:fldChar w:fldCharType="end"/>
            </w:r>
            <w:r w:rsidRPr="007C437A">
              <w:rPr>
                <w:rStyle w:val="Lienhypertexte"/>
                <w:rPrChange w:id="1081" w:author="Arthur Parmentier" w:date="2020-06-07T15:27:00Z">
                  <w:rPr>
                    <w:rStyle w:val="Lienhypertexte"/>
                    <w:noProof/>
                  </w:rPr>
                </w:rPrChange>
              </w:rPr>
              <w:fldChar w:fldCharType="end"/>
            </w:r>
          </w:ins>
        </w:p>
        <w:p w:rsidR="00BF73B1" w:rsidRPr="007C437A" w:rsidRDefault="00BF73B1">
          <w:pPr>
            <w:pStyle w:val="TM2"/>
            <w:tabs>
              <w:tab w:val="right" w:leader="dot" w:pos="9736"/>
            </w:tabs>
            <w:rPr>
              <w:ins w:id="1082" w:author="Arthur Parmentier" w:date="2020-06-05T14:15:00Z"/>
              <w:rFonts w:eastAsiaTheme="minorEastAsia" w:cstheme="minorBidi"/>
              <w:b w:val="0"/>
              <w:bCs w:val="0"/>
              <w:rPrChange w:id="1083" w:author="Arthur Parmentier" w:date="2020-06-07T15:27:00Z">
                <w:rPr>
                  <w:ins w:id="1084" w:author="Arthur Parmentier" w:date="2020-06-05T14:15:00Z"/>
                  <w:rFonts w:eastAsiaTheme="minorEastAsia" w:cstheme="minorBidi"/>
                  <w:b w:val="0"/>
                  <w:bCs w:val="0"/>
                  <w:noProof/>
                  <w:lang w:val="fr-FR"/>
                </w:rPr>
              </w:rPrChange>
            </w:rPr>
          </w:pPr>
          <w:ins w:id="1085" w:author="Arthur Parmentier" w:date="2020-06-05T14:15:00Z">
            <w:r w:rsidRPr="007C437A">
              <w:rPr>
                <w:rStyle w:val="Lienhypertexte"/>
                <w:rPrChange w:id="1086" w:author="Arthur Parmentier" w:date="2020-06-07T15:27:00Z">
                  <w:rPr>
                    <w:rStyle w:val="Lienhypertexte"/>
                    <w:noProof/>
                  </w:rPr>
                </w:rPrChange>
              </w:rPr>
              <w:fldChar w:fldCharType="begin"/>
            </w:r>
            <w:r w:rsidRPr="007C437A">
              <w:rPr>
                <w:rStyle w:val="Lienhypertexte"/>
                <w:rPrChange w:id="1087" w:author="Arthur Parmentier" w:date="2020-06-07T15:27:00Z">
                  <w:rPr>
                    <w:rStyle w:val="Lienhypertexte"/>
                    <w:noProof/>
                  </w:rPr>
                </w:rPrChange>
              </w:rPr>
              <w:instrText xml:space="preserve"> </w:instrText>
            </w:r>
            <w:r w:rsidRPr="007C437A">
              <w:rPr>
                <w:rPrChange w:id="1088" w:author="Arthur Parmentier" w:date="2020-06-07T15:27:00Z">
                  <w:rPr>
                    <w:noProof/>
                  </w:rPr>
                </w:rPrChange>
              </w:rPr>
              <w:instrText>HYPERLINK \l "_Toc42259098"</w:instrText>
            </w:r>
            <w:r w:rsidRPr="007C437A">
              <w:rPr>
                <w:rStyle w:val="Lienhypertexte"/>
                <w:rPrChange w:id="1089" w:author="Arthur Parmentier" w:date="2020-06-07T15:27:00Z">
                  <w:rPr>
                    <w:rStyle w:val="Lienhypertexte"/>
                    <w:noProof/>
                  </w:rPr>
                </w:rPrChange>
              </w:rPr>
              <w:instrText xml:space="preserve"> </w:instrText>
            </w:r>
            <w:r w:rsidRPr="007C437A">
              <w:rPr>
                <w:rStyle w:val="Lienhypertexte"/>
                <w:rPrChange w:id="1090" w:author="Arthur Parmentier" w:date="2020-06-07T15:27:00Z">
                  <w:rPr>
                    <w:rStyle w:val="Lienhypertexte"/>
                    <w:noProof/>
                  </w:rPr>
                </w:rPrChange>
              </w:rPr>
              <w:fldChar w:fldCharType="separate"/>
            </w:r>
            <w:r w:rsidRPr="007C437A">
              <w:rPr>
                <w:rStyle w:val="Lienhypertexte"/>
                <w:rPrChange w:id="1091" w:author="Arthur Parmentier" w:date="2020-06-07T15:27:00Z">
                  <w:rPr>
                    <w:rStyle w:val="Lienhypertexte"/>
                    <w:noProof/>
                  </w:rPr>
                </w:rPrChange>
              </w:rPr>
              <w:t>C.</w:t>
            </w:r>
            <w:r w:rsidRPr="007C437A">
              <w:rPr>
                <w:webHidden/>
                <w:rPrChange w:id="1092" w:author="Arthur Parmentier" w:date="2020-06-07T15:27:00Z">
                  <w:rPr>
                    <w:noProof/>
                    <w:webHidden/>
                  </w:rPr>
                </w:rPrChange>
              </w:rPr>
              <w:tab/>
            </w:r>
            <w:r w:rsidRPr="007C437A">
              <w:rPr>
                <w:webHidden/>
                <w:rPrChange w:id="1093" w:author="Arthur Parmentier" w:date="2020-06-07T15:27:00Z">
                  <w:rPr>
                    <w:noProof/>
                    <w:webHidden/>
                  </w:rPr>
                </w:rPrChange>
              </w:rPr>
              <w:fldChar w:fldCharType="begin"/>
            </w:r>
            <w:r w:rsidRPr="007C437A">
              <w:rPr>
                <w:webHidden/>
                <w:rPrChange w:id="1094" w:author="Arthur Parmentier" w:date="2020-06-07T15:27:00Z">
                  <w:rPr>
                    <w:noProof/>
                    <w:webHidden/>
                  </w:rPr>
                </w:rPrChange>
              </w:rPr>
              <w:instrText xml:space="preserve"> PAGEREF _Toc42259098 \h </w:instrText>
            </w:r>
          </w:ins>
          <w:r w:rsidRPr="007C437A">
            <w:rPr>
              <w:webHidden/>
              <w:rPrChange w:id="1095" w:author="Arthur Parmentier" w:date="2020-06-07T15:27:00Z">
                <w:rPr>
                  <w:noProof/>
                  <w:webHidden/>
                </w:rPr>
              </w:rPrChange>
            </w:rPr>
          </w:r>
          <w:r w:rsidRPr="007C437A">
            <w:rPr>
              <w:webHidden/>
              <w:rPrChange w:id="1096" w:author="Arthur Parmentier" w:date="2020-06-07T15:27:00Z">
                <w:rPr>
                  <w:noProof/>
                  <w:webHidden/>
                </w:rPr>
              </w:rPrChange>
            </w:rPr>
            <w:fldChar w:fldCharType="separate"/>
          </w:r>
          <w:ins w:id="1097" w:author="Arthur Parmentier" w:date="2020-06-05T14:15:00Z">
            <w:r w:rsidRPr="007C437A">
              <w:rPr>
                <w:webHidden/>
                <w:rPrChange w:id="1098" w:author="Arthur Parmentier" w:date="2020-06-07T15:27:00Z">
                  <w:rPr>
                    <w:noProof/>
                    <w:webHidden/>
                  </w:rPr>
                </w:rPrChange>
              </w:rPr>
              <w:t>19</w:t>
            </w:r>
            <w:r w:rsidRPr="007C437A">
              <w:rPr>
                <w:webHidden/>
                <w:rPrChange w:id="1099" w:author="Arthur Parmentier" w:date="2020-06-07T15:27:00Z">
                  <w:rPr>
                    <w:noProof/>
                    <w:webHidden/>
                  </w:rPr>
                </w:rPrChange>
              </w:rPr>
              <w:fldChar w:fldCharType="end"/>
            </w:r>
            <w:r w:rsidRPr="007C437A">
              <w:rPr>
                <w:rStyle w:val="Lienhypertexte"/>
                <w:rPrChange w:id="1100" w:author="Arthur Parmentier" w:date="2020-06-07T15:27:00Z">
                  <w:rPr>
                    <w:rStyle w:val="Lienhypertexte"/>
                    <w:noProof/>
                  </w:rPr>
                </w:rPrChange>
              </w:rPr>
              <w:fldChar w:fldCharType="end"/>
            </w:r>
          </w:ins>
        </w:p>
        <w:p w:rsidR="00BF73B1" w:rsidRPr="007C437A" w:rsidRDefault="00BF73B1">
          <w:pPr>
            <w:pStyle w:val="TM3"/>
            <w:tabs>
              <w:tab w:val="left" w:pos="880"/>
              <w:tab w:val="right" w:leader="dot" w:pos="9736"/>
            </w:tabs>
            <w:rPr>
              <w:ins w:id="1101" w:author="Arthur Parmentier" w:date="2020-06-05T14:15:00Z"/>
              <w:rFonts w:eastAsiaTheme="minorEastAsia" w:cstheme="minorBidi"/>
              <w:sz w:val="22"/>
              <w:szCs w:val="22"/>
              <w:rPrChange w:id="1102" w:author="Arthur Parmentier" w:date="2020-06-07T15:27:00Z">
                <w:rPr>
                  <w:ins w:id="1103" w:author="Arthur Parmentier" w:date="2020-06-05T14:15:00Z"/>
                  <w:rFonts w:eastAsiaTheme="minorEastAsia" w:cstheme="minorBidi"/>
                  <w:noProof/>
                  <w:sz w:val="22"/>
                  <w:szCs w:val="22"/>
                  <w:lang w:val="fr-FR"/>
                </w:rPr>
              </w:rPrChange>
            </w:rPr>
          </w:pPr>
          <w:ins w:id="1104" w:author="Arthur Parmentier" w:date="2020-06-05T14:15:00Z">
            <w:r w:rsidRPr="007C437A">
              <w:rPr>
                <w:rStyle w:val="Lienhypertexte"/>
                <w:rPrChange w:id="1105" w:author="Arthur Parmentier" w:date="2020-06-07T15:27:00Z">
                  <w:rPr>
                    <w:rStyle w:val="Lienhypertexte"/>
                    <w:noProof/>
                  </w:rPr>
                </w:rPrChange>
              </w:rPr>
              <w:fldChar w:fldCharType="begin"/>
            </w:r>
            <w:r w:rsidRPr="007C437A">
              <w:rPr>
                <w:rStyle w:val="Lienhypertexte"/>
                <w:rPrChange w:id="1106" w:author="Arthur Parmentier" w:date="2020-06-07T15:27:00Z">
                  <w:rPr>
                    <w:rStyle w:val="Lienhypertexte"/>
                    <w:noProof/>
                  </w:rPr>
                </w:rPrChange>
              </w:rPr>
              <w:instrText xml:space="preserve"> </w:instrText>
            </w:r>
            <w:r w:rsidRPr="007C437A">
              <w:rPr>
                <w:rPrChange w:id="1107" w:author="Arthur Parmentier" w:date="2020-06-07T15:27:00Z">
                  <w:rPr>
                    <w:noProof/>
                  </w:rPr>
                </w:rPrChange>
              </w:rPr>
              <w:instrText>HYPERLINK \l "_Toc42259099"</w:instrText>
            </w:r>
            <w:r w:rsidRPr="007C437A">
              <w:rPr>
                <w:rStyle w:val="Lienhypertexte"/>
                <w:rPrChange w:id="1108" w:author="Arthur Parmentier" w:date="2020-06-07T15:27:00Z">
                  <w:rPr>
                    <w:rStyle w:val="Lienhypertexte"/>
                    <w:noProof/>
                  </w:rPr>
                </w:rPrChange>
              </w:rPr>
              <w:instrText xml:space="preserve"> </w:instrText>
            </w:r>
            <w:r w:rsidRPr="007C437A">
              <w:rPr>
                <w:rStyle w:val="Lienhypertexte"/>
                <w:rPrChange w:id="1109" w:author="Arthur Parmentier" w:date="2020-06-07T15:27:00Z">
                  <w:rPr>
                    <w:rStyle w:val="Lienhypertexte"/>
                    <w:noProof/>
                  </w:rPr>
                </w:rPrChange>
              </w:rPr>
              <w:fldChar w:fldCharType="separate"/>
            </w:r>
            <w:r w:rsidRPr="007C437A">
              <w:rPr>
                <w:rStyle w:val="Lienhypertexte"/>
                <w:rPrChange w:id="1110" w:author="Arthur Parmentier" w:date="2020-06-07T15:27:00Z">
                  <w:rPr>
                    <w:rStyle w:val="Lienhypertexte"/>
                    <w:noProof/>
                  </w:rPr>
                </w:rPrChange>
              </w:rPr>
              <w:t>1.</w:t>
            </w:r>
            <w:r w:rsidRPr="007C437A">
              <w:rPr>
                <w:rFonts w:eastAsiaTheme="minorEastAsia" w:cstheme="minorBidi"/>
                <w:sz w:val="22"/>
                <w:szCs w:val="22"/>
                <w:rPrChange w:id="1111" w:author="Arthur Parmentier" w:date="2020-06-07T15:27:00Z">
                  <w:rPr>
                    <w:rFonts w:eastAsiaTheme="minorEastAsia" w:cstheme="minorBidi"/>
                    <w:noProof/>
                    <w:sz w:val="22"/>
                    <w:szCs w:val="22"/>
                    <w:lang w:val="fr-FR"/>
                  </w:rPr>
                </w:rPrChange>
              </w:rPr>
              <w:tab/>
            </w:r>
            <w:r w:rsidRPr="007C437A">
              <w:rPr>
                <w:rStyle w:val="Lienhypertexte"/>
                <w:rPrChange w:id="1112" w:author="Arthur Parmentier" w:date="2020-06-07T15:27:00Z">
                  <w:rPr>
                    <w:rStyle w:val="Lienhypertexte"/>
                    <w:noProof/>
                  </w:rPr>
                </w:rPrChange>
              </w:rPr>
              <w:t>Part 1: Motion tracking inputs</w:t>
            </w:r>
            <w:r w:rsidRPr="007C437A">
              <w:rPr>
                <w:webHidden/>
                <w:rPrChange w:id="1113" w:author="Arthur Parmentier" w:date="2020-06-07T15:27:00Z">
                  <w:rPr>
                    <w:noProof/>
                    <w:webHidden/>
                  </w:rPr>
                </w:rPrChange>
              </w:rPr>
              <w:tab/>
            </w:r>
            <w:r w:rsidRPr="007C437A">
              <w:rPr>
                <w:webHidden/>
                <w:rPrChange w:id="1114" w:author="Arthur Parmentier" w:date="2020-06-07T15:27:00Z">
                  <w:rPr>
                    <w:noProof/>
                    <w:webHidden/>
                  </w:rPr>
                </w:rPrChange>
              </w:rPr>
              <w:fldChar w:fldCharType="begin"/>
            </w:r>
            <w:r w:rsidRPr="007C437A">
              <w:rPr>
                <w:webHidden/>
                <w:rPrChange w:id="1115" w:author="Arthur Parmentier" w:date="2020-06-07T15:27:00Z">
                  <w:rPr>
                    <w:noProof/>
                    <w:webHidden/>
                  </w:rPr>
                </w:rPrChange>
              </w:rPr>
              <w:instrText xml:space="preserve"> PAGEREF _Toc42259099 \h </w:instrText>
            </w:r>
          </w:ins>
          <w:r w:rsidRPr="007C437A">
            <w:rPr>
              <w:webHidden/>
              <w:rPrChange w:id="1116" w:author="Arthur Parmentier" w:date="2020-06-07T15:27:00Z">
                <w:rPr>
                  <w:noProof/>
                  <w:webHidden/>
                </w:rPr>
              </w:rPrChange>
            </w:rPr>
          </w:r>
          <w:r w:rsidRPr="007C437A">
            <w:rPr>
              <w:webHidden/>
              <w:rPrChange w:id="1117" w:author="Arthur Parmentier" w:date="2020-06-07T15:27:00Z">
                <w:rPr>
                  <w:noProof/>
                  <w:webHidden/>
                </w:rPr>
              </w:rPrChange>
            </w:rPr>
            <w:fldChar w:fldCharType="separate"/>
          </w:r>
          <w:ins w:id="1118" w:author="Arthur Parmentier" w:date="2020-06-05T14:15:00Z">
            <w:r w:rsidRPr="007C437A">
              <w:rPr>
                <w:webHidden/>
                <w:rPrChange w:id="1119" w:author="Arthur Parmentier" w:date="2020-06-07T15:27:00Z">
                  <w:rPr>
                    <w:noProof/>
                    <w:webHidden/>
                  </w:rPr>
                </w:rPrChange>
              </w:rPr>
              <w:t>19</w:t>
            </w:r>
            <w:r w:rsidRPr="007C437A">
              <w:rPr>
                <w:webHidden/>
                <w:rPrChange w:id="1120" w:author="Arthur Parmentier" w:date="2020-06-07T15:27:00Z">
                  <w:rPr>
                    <w:noProof/>
                    <w:webHidden/>
                  </w:rPr>
                </w:rPrChange>
              </w:rPr>
              <w:fldChar w:fldCharType="end"/>
            </w:r>
            <w:r w:rsidRPr="007C437A">
              <w:rPr>
                <w:rStyle w:val="Lienhypertexte"/>
                <w:rPrChange w:id="1121" w:author="Arthur Parmentier" w:date="2020-06-07T15:27:00Z">
                  <w:rPr>
                    <w:rStyle w:val="Lienhypertexte"/>
                    <w:noProof/>
                  </w:rPr>
                </w:rPrChange>
              </w:rPr>
              <w:fldChar w:fldCharType="end"/>
            </w:r>
          </w:ins>
        </w:p>
        <w:p w:rsidR="00BF73B1" w:rsidRPr="007C437A" w:rsidRDefault="00BF73B1">
          <w:pPr>
            <w:pStyle w:val="TM3"/>
            <w:tabs>
              <w:tab w:val="left" w:pos="880"/>
              <w:tab w:val="right" w:leader="dot" w:pos="9736"/>
            </w:tabs>
            <w:rPr>
              <w:ins w:id="1122" w:author="Arthur Parmentier" w:date="2020-06-05T14:15:00Z"/>
              <w:rFonts w:eastAsiaTheme="minorEastAsia" w:cstheme="minorBidi"/>
              <w:sz w:val="22"/>
              <w:szCs w:val="22"/>
              <w:rPrChange w:id="1123" w:author="Arthur Parmentier" w:date="2020-06-07T15:27:00Z">
                <w:rPr>
                  <w:ins w:id="1124" w:author="Arthur Parmentier" w:date="2020-06-05T14:15:00Z"/>
                  <w:rFonts w:eastAsiaTheme="minorEastAsia" w:cstheme="minorBidi"/>
                  <w:noProof/>
                  <w:sz w:val="22"/>
                  <w:szCs w:val="22"/>
                  <w:lang w:val="fr-FR"/>
                </w:rPr>
              </w:rPrChange>
            </w:rPr>
          </w:pPr>
          <w:ins w:id="1125" w:author="Arthur Parmentier" w:date="2020-06-05T14:15:00Z">
            <w:r w:rsidRPr="007C437A">
              <w:rPr>
                <w:rStyle w:val="Lienhypertexte"/>
                <w:rPrChange w:id="1126" w:author="Arthur Parmentier" w:date="2020-06-07T15:27:00Z">
                  <w:rPr>
                    <w:rStyle w:val="Lienhypertexte"/>
                    <w:noProof/>
                  </w:rPr>
                </w:rPrChange>
              </w:rPr>
              <w:fldChar w:fldCharType="begin"/>
            </w:r>
            <w:r w:rsidRPr="007C437A">
              <w:rPr>
                <w:rStyle w:val="Lienhypertexte"/>
                <w:rPrChange w:id="1127" w:author="Arthur Parmentier" w:date="2020-06-07T15:27:00Z">
                  <w:rPr>
                    <w:rStyle w:val="Lienhypertexte"/>
                    <w:noProof/>
                  </w:rPr>
                </w:rPrChange>
              </w:rPr>
              <w:instrText xml:space="preserve"> </w:instrText>
            </w:r>
            <w:r w:rsidRPr="007C437A">
              <w:rPr>
                <w:rPrChange w:id="1128" w:author="Arthur Parmentier" w:date="2020-06-07T15:27:00Z">
                  <w:rPr>
                    <w:noProof/>
                  </w:rPr>
                </w:rPrChange>
              </w:rPr>
              <w:instrText>HYPERLINK \l "_Toc42259101"</w:instrText>
            </w:r>
            <w:r w:rsidRPr="007C437A">
              <w:rPr>
                <w:rStyle w:val="Lienhypertexte"/>
                <w:rPrChange w:id="1129" w:author="Arthur Parmentier" w:date="2020-06-07T15:27:00Z">
                  <w:rPr>
                    <w:rStyle w:val="Lienhypertexte"/>
                    <w:noProof/>
                  </w:rPr>
                </w:rPrChange>
              </w:rPr>
              <w:instrText xml:space="preserve"> </w:instrText>
            </w:r>
            <w:r w:rsidRPr="007C437A">
              <w:rPr>
                <w:rStyle w:val="Lienhypertexte"/>
                <w:rPrChange w:id="1130" w:author="Arthur Parmentier" w:date="2020-06-07T15:27:00Z">
                  <w:rPr>
                    <w:rStyle w:val="Lienhypertexte"/>
                    <w:noProof/>
                  </w:rPr>
                </w:rPrChange>
              </w:rPr>
              <w:fldChar w:fldCharType="separate"/>
            </w:r>
            <w:r w:rsidRPr="007C437A">
              <w:rPr>
                <w:rStyle w:val="Lienhypertexte"/>
                <w:rPrChange w:id="1131" w:author="Arthur Parmentier" w:date="2020-06-07T15:27:00Z">
                  <w:rPr>
                    <w:rStyle w:val="Lienhypertexte"/>
                    <w:noProof/>
                  </w:rPr>
                </w:rPrChange>
              </w:rPr>
              <w:t>2.</w:t>
            </w:r>
            <w:r w:rsidRPr="007C437A">
              <w:rPr>
                <w:rFonts w:eastAsiaTheme="minorEastAsia" w:cstheme="minorBidi"/>
                <w:sz w:val="22"/>
                <w:szCs w:val="22"/>
                <w:rPrChange w:id="1132" w:author="Arthur Parmentier" w:date="2020-06-07T15:27:00Z">
                  <w:rPr>
                    <w:rFonts w:eastAsiaTheme="minorEastAsia" w:cstheme="minorBidi"/>
                    <w:noProof/>
                    <w:sz w:val="22"/>
                    <w:szCs w:val="22"/>
                    <w:lang w:val="fr-FR"/>
                  </w:rPr>
                </w:rPrChange>
              </w:rPr>
              <w:tab/>
            </w:r>
            <w:r w:rsidRPr="007C437A">
              <w:rPr>
                <w:rStyle w:val="Lienhypertexte"/>
                <w:rPrChange w:id="1133" w:author="Arthur Parmentier" w:date="2020-06-07T15:27:00Z">
                  <w:rPr>
                    <w:rStyle w:val="Lienhypertexte"/>
                    <w:noProof/>
                  </w:rPr>
                </w:rPrChange>
              </w:rPr>
              <w:t>Part 2: Signs &amp; dictionary management</w:t>
            </w:r>
            <w:r w:rsidRPr="007C437A">
              <w:rPr>
                <w:webHidden/>
                <w:rPrChange w:id="1134" w:author="Arthur Parmentier" w:date="2020-06-07T15:27:00Z">
                  <w:rPr>
                    <w:noProof/>
                    <w:webHidden/>
                  </w:rPr>
                </w:rPrChange>
              </w:rPr>
              <w:tab/>
            </w:r>
            <w:r w:rsidRPr="007C437A">
              <w:rPr>
                <w:webHidden/>
                <w:rPrChange w:id="1135" w:author="Arthur Parmentier" w:date="2020-06-07T15:27:00Z">
                  <w:rPr>
                    <w:noProof/>
                    <w:webHidden/>
                  </w:rPr>
                </w:rPrChange>
              </w:rPr>
              <w:fldChar w:fldCharType="begin"/>
            </w:r>
            <w:r w:rsidRPr="007C437A">
              <w:rPr>
                <w:webHidden/>
                <w:rPrChange w:id="1136" w:author="Arthur Parmentier" w:date="2020-06-07T15:27:00Z">
                  <w:rPr>
                    <w:noProof/>
                    <w:webHidden/>
                  </w:rPr>
                </w:rPrChange>
              </w:rPr>
              <w:instrText xml:space="preserve"> PAGEREF _Toc42259101 \h </w:instrText>
            </w:r>
          </w:ins>
          <w:r w:rsidRPr="007C437A">
            <w:rPr>
              <w:webHidden/>
              <w:rPrChange w:id="1137" w:author="Arthur Parmentier" w:date="2020-06-07T15:27:00Z">
                <w:rPr>
                  <w:noProof/>
                  <w:webHidden/>
                </w:rPr>
              </w:rPrChange>
            </w:rPr>
          </w:r>
          <w:r w:rsidRPr="007C437A">
            <w:rPr>
              <w:webHidden/>
              <w:rPrChange w:id="1138" w:author="Arthur Parmentier" w:date="2020-06-07T15:27:00Z">
                <w:rPr>
                  <w:noProof/>
                  <w:webHidden/>
                </w:rPr>
              </w:rPrChange>
            </w:rPr>
            <w:fldChar w:fldCharType="separate"/>
          </w:r>
          <w:ins w:id="1139" w:author="Arthur Parmentier" w:date="2020-06-05T14:15:00Z">
            <w:r w:rsidRPr="007C437A">
              <w:rPr>
                <w:webHidden/>
                <w:rPrChange w:id="1140" w:author="Arthur Parmentier" w:date="2020-06-07T15:27:00Z">
                  <w:rPr>
                    <w:noProof/>
                    <w:webHidden/>
                  </w:rPr>
                </w:rPrChange>
              </w:rPr>
              <w:t>30</w:t>
            </w:r>
            <w:r w:rsidRPr="007C437A">
              <w:rPr>
                <w:webHidden/>
                <w:rPrChange w:id="1141" w:author="Arthur Parmentier" w:date="2020-06-07T15:27:00Z">
                  <w:rPr>
                    <w:noProof/>
                    <w:webHidden/>
                  </w:rPr>
                </w:rPrChange>
              </w:rPr>
              <w:fldChar w:fldCharType="end"/>
            </w:r>
            <w:r w:rsidRPr="007C437A">
              <w:rPr>
                <w:rStyle w:val="Lienhypertexte"/>
                <w:rPrChange w:id="1142" w:author="Arthur Parmentier" w:date="2020-06-07T15:27:00Z">
                  <w:rPr>
                    <w:rStyle w:val="Lienhypertexte"/>
                    <w:noProof/>
                  </w:rPr>
                </w:rPrChange>
              </w:rPr>
              <w:fldChar w:fldCharType="end"/>
            </w:r>
          </w:ins>
        </w:p>
        <w:p w:rsidR="00BF73B1" w:rsidRPr="007C437A" w:rsidRDefault="00BF73B1">
          <w:pPr>
            <w:pStyle w:val="TM3"/>
            <w:tabs>
              <w:tab w:val="left" w:pos="880"/>
              <w:tab w:val="right" w:leader="dot" w:pos="9736"/>
            </w:tabs>
            <w:rPr>
              <w:ins w:id="1143" w:author="Arthur Parmentier" w:date="2020-06-05T14:15:00Z"/>
              <w:rFonts w:eastAsiaTheme="minorEastAsia" w:cstheme="minorBidi"/>
              <w:sz w:val="22"/>
              <w:szCs w:val="22"/>
              <w:rPrChange w:id="1144" w:author="Arthur Parmentier" w:date="2020-06-07T15:27:00Z">
                <w:rPr>
                  <w:ins w:id="1145" w:author="Arthur Parmentier" w:date="2020-06-05T14:15:00Z"/>
                  <w:rFonts w:eastAsiaTheme="minorEastAsia" w:cstheme="minorBidi"/>
                  <w:noProof/>
                  <w:sz w:val="22"/>
                  <w:szCs w:val="22"/>
                  <w:lang w:val="fr-FR"/>
                </w:rPr>
              </w:rPrChange>
            </w:rPr>
          </w:pPr>
          <w:ins w:id="1146" w:author="Arthur Parmentier" w:date="2020-06-05T14:15:00Z">
            <w:r w:rsidRPr="007C437A">
              <w:rPr>
                <w:rStyle w:val="Lienhypertexte"/>
                <w:rPrChange w:id="1147" w:author="Arthur Parmentier" w:date="2020-06-07T15:27:00Z">
                  <w:rPr>
                    <w:rStyle w:val="Lienhypertexte"/>
                    <w:noProof/>
                  </w:rPr>
                </w:rPrChange>
              </w:rPr>
              <w:fldChar w:fldCharType="begin"/>
            </w:r>
            <w:r w:rsidRPr="007C437A">
              <w:rPr>
                <w:rStyle w:val="Lienhypertexte"/>
                <w:rPrChange w:id="1148" w:author="Arthur Parmentier" w:date="2020-06-07T15:27:00Z">
                  <w:rPr>
                    <w:rStyle w:val="Lienhypertexte"/>
                    <w:noProof/>
                  </w:rPr>
                </w:rPrChange>
              </w:rPr>
              <w:instrText xml:space="preserve"> </w:instrText>
            </w:r>
            <w:r w:rsidRPr="007C437A">
              <w:rPr>
                <w:rPrChange w:id="1149" w:author="Arthur Parmentier" w:date="2020-06-07T15:27:00Z">
                  <w:rPr>
                    <w:noProof/>
                  </w:rPr>
                </w:rPrChange>
              </w:rPr>
              <w:instrText>HYPERLINK \l "_Toc42259103"</w:instrText>
            </w:r>
            <w:r w:rsidRPr="007C437A">
              <w:rPr>
                <w:rStyle w:val="Lienhypertexte"/>
                <w:rPrChange w:id="1150" w:author="Arthur Parmentier" w:date="2020-06-07T15:27:00Z">
                  <w:rPr>
                    <w:rStyle w:val="Lienhypertexte"/>
                    <w:noProof/>
                  </w:rPr>
                </w:rPrChange>
              </w:rPr>
              <w:instrText xml:space="preserve"> </w:instrText>
            </w:r>
            <w:r w:rsidRPr="007C437A">
              <w:rPr>
                <w:rStyle w:val="Lienhypertexte"/>
                <w:rPrChange w:id="1151" w:author="Arthur Parmentier" w:date="2020-06-07T15:27:00Z">
                  <w:rPr>
                    <w:rStyle w:val="Lienhypertexte"/>
                    <w:noProof/>
                  </w:rPr>
                </w:rPrChange>
              </w:rPr>
              <w:fldChar w:fldCharType="separate"/>
            </w:r>
            <w:r w:rsidRPr="007C437A">
              <w:rPr>
                <w:rStyle w:val="Lienhypertexte"/>
                <w:rPrChange w:id="1152" w:author="Arthur Parmentier" w:date="2020-06-07T15:27:00Z">
                  <w:rPr>
                    <w:rStyle w:val="Lienhypertexte"/>
                    <w:noProof/>
                  </w:rPr>
                </w:rPrChange>
              </w:rPr>
              <w:t>3.</w:t>
            </w:r>
            <w:r w:rsidRPr="007C437A">
              <w:rPr>
                <w:rFonts w:eastAsiaTheme="minorEastAsia" w:cstheme="minorBidi"/>
                <w:sz w:val="22"/>
                <w:szCs w:val="22"/>
                <w:rPrChange w:id="1153" w:author="Arthur Parmentier" w:date="2020-06-07T15:27:00Z">
                  <w:rPr>
                    <w:rFonts w:eastAsiaTheme="minorEastAsia" w:cstheme="minorBidi"/>
                    <w:noProof/>
                    <w:sz w:val="22"/>
                    <w:szCs w:val="22"/>
                    <w:lang w:val="fr-FR"/>
                  </w:rPr>
                </w:rPrChange>
              </w:rPr>
              <w:tab/>
            </w:r>
            <w:r w:rsidRPr="007C437A">
              <w:rPr>
                <w:rStyle w:val="Lienhypertexte"/>
                <w:rPrChange w:id="1154" w:author="Arthur Parmentier" w:date="2020-06-07T15:27:00Z">
                  <w:rPr>
                    <w:rStyle w:val="Lienhypertexte"/>
                    <w:noProof/>
                  </w:rPr>
                </w:rPrChange>
              </w:rPr>
              <w:t>Part 3: Real-time classifiers, regression or DTW models</w:t>
            </w:r>
            <w:r w:rsidRPr="007C437A">
              <w:rPr>
                <w:webHidden/>
                <w:rPrChange w:id="1155" w:author="Arthur Parmentier" w:date="2020-06-07T15:27:00Z">
                  <w:rPr>
                    <w:noProof/>
                    <w:webHidden/>
                  </w:rPr>
                </w:rPrChange>
              </w:rPr>
              <w:tab/>
            </w:r>
            <w:r w:rsidRPr="007C437A">
              <w:rPr>
                <w:webHidden/>
                <w:rPrChange w:id="1156" w:author="Arthur Parmentier" w:date="2020-06-07T15:27:00Z">
                  <w:rPr>
                    <w:noProof/>
                    <w:webHidden/>
                  </w:rPr>
                </w:rPrChange>
              </w:rPr>
              <w:fldChar w:fldCharType="begin"/>
            </w:r>
            <w:r w:rsidRPr="007C437A">
              <w:rPr>
                <w:webHidden/>
                <w:rPrChange w:id="1157" w:author="Arthur Parmentier" w:date="2020-06-07T15:27:00Z">
                  <w:rPr>
                    <w:noProof/>
                    <w:webHidden/>
                  </w:rPr>
                </w:rPrChange>
              </w:rPr>
              <w:instrText xml:space="preserve"> PAGEREF _Toc42259103 \h </w:instrText>
            </w:r>
          </w:ins>
          <w:r w:rsidRPr="007C437A">
            <w:rPr>
              <w:webHidden/>
              <w:rPrChange w:id="1158" w:author="Arthur Parmentier" w:date="2020-06-07T15:27:00Z">
                <w:rPr>
                  <w:noProof/>
                  <w:webHidden/>
                </w:rPr>
              </w:rPrChange>
            </w:rPr>
          </w:r>
          <w:r w:rsidRPr="007C437A">
            <w:rPr>
              <w:webHidden/>
              <w:rPrChange w:id="1159" w:author="Arthur Parmentier" w:date="2020-06-07T15:27:00Z">
                <w:rPr>
                  <w:noProof/>
                  <w:webHidden/>
                </w:rPr>
              </w:rPrChange>
            </w:rPr>
            <w:fldChar w:fldCharType="separate"/>
          </w:r>
          <w:ins w:id="1160" w:author="Arthur Parmentier" w:date="2020-06-05T14:15:00Z">
            <w:r w:rsidRPr="007C437A">
              <w:rPr>
                <w:webHidden/>
                <w:rPrChange w:id="1161" w:author="Arthur Parmentier" w:date="2020-06-07T15:27:00Z">
                  <w:rPr>
                    <w:noProof/>
                    <w:webHidden/>
                  </w:rPr>
                </w:rPrChange>
              </w:rPr>
              <w:t>34</w:t>
            </w:r>
            <w:r w:rsidRPr="007C437A">
              <w:rPr>
                <w:webHidden/>
                <w:rPrChange w:id="1162" w:author="Arthur Parmentier" w:date="2020-06-07T15:27:00Z">
                  <w:rPr>
                    <w:noProof/>
                    <w:webHidden/>
                  </w:rPr>
                </w:rPrChange>
              </w:rPr>
              <w:fldChar w:fldCharType="end"/>
            </w:r>
            <w:r w:rsidRPr="007C437A">
              <w:rPr>
                <w:rStyle w:val="Lienhypertexte"/>
                <w:rPrChange w:id="1163" w:author="Arthur Parmentier" w:date="2020-06-07T15:27:00Z">
                  <w:rPr>
                    <w:rStyle w:val="Lienhypertexte"/>
                    <w:noProof/>
                  </w:rPr>
                </w:rPrChange>
              </w:rPr>
              <w:fldChar w:fldCharType="end"/>
            </w:r>
          </w:ins>
        </w:p>
        <w:p w:rsidR="00BF73B1" w:rsidRPr="007C437A" w:rsidRDefault="00BF73B1">
          <w:pPr>
            <w:pStyle w:val="TM3"/>
            <w:tabs>
              <w:tab w:val="left" w:pos="880"/>
              <w:tab w:val="right" w:leader="dot" w:pos="9736"/>
            </w:tabs>
            <w:rPr>
              <w:ins w:id="1164" w:author="Arthur Parmentier" w:date="2020-06-05T14:15:00Z"/>
              <w:rFonts w:eastAsiaTheme="minorEastAsia" w:cstheme="minorBidi"/>
              <w:sz w:val="22"/>
              <w:szCs w:val="22"/>
              <w:rPrChange w:id="1165" w:author="Arthur Parmentier" w:date="2020-06-07T15:27:00Z">
                <w:rPr>
                  <w:ins w:id="1166" w:author="Arthur Parmentier" w:date="2020-06-05T14:15:00Z"/>
                  <w:rFonts w:eastAsiaTheme="minorEastAsia" w:cstheme="minorBidi"/>
                  <w:noProof/>
                  <w:sz w:val="22"/>
                  <w:szCs w:val="22"/>
                  <w:lang w:val="fr-FR"/>
                </w:rPr>
              </w:rPrChange>
            </w:rPr>
          </w:pPr>
          <w:ins w:id="1167" w:author="Arthur Parmentier" w:date="2020-06-05T14:15:00Z">
            <w:r w:rsidRPr="007C437A">
              <w:rPr>
                <w:rStyle w:val="Lienhypertexte"/>
                <w:rPrChange w:id="1168" w:author="Arthur Parmentier" w:date="2020-06-07T15:27:00Z">
                  <w:rPr>
                    <w:rStyle w:val="Lienhypertexte"/>
                    <w:noProof/>
                  </w:rPr>
                </w:rPrChange>
              </w:rPr>
              <w:fldChar w:fldCharType="begin"/>
            </w:r>
            <w:r w:rsidRPr="007C437A">
              <w:rPr>
                <w:rStyle w:val="Lienhypertexte"/>
                <w:rPrChange w:id="1169" w:author="Arthur Parmentier" w:date="2020-06-07T15:27:00Z">
                  <w:rPr>
                    <w:rStyle w:val="Lienhypertexte"/>
                    <w:noProof/>
                  </w:rPr>
                </w:rPrChange>
              </w:rPr>
              <w:instrText xml:space="preserve"> </w:instrText>
            </w:r>
            <w:r w:rsidRPr="007C437A">
              <w:rPr>
                <w:rPrChange w:id="1170" w:author="Arthur Parmentier" w:date="2020-06-07T15:27:00Z">
                  <w:rPr>
                    <w:noProof/>
                  </w:rPr>
                </w:rPrChange>
              </w:rPr>
              <w:instrText>HYPERLINK \l "_Toc42259105"</w:instrText>
            </w:r>
            <w:r w:rsidRPr="007C437A">
              <w:rPr>
                <w:rStyle w:val="Lienhypertexte"/>
                <w:rPrChange w:id="1171" w:author="Arthur Parmentier" w:date="2020-06-07T15:27:00Z">
                  <w:rPr>
                    <w:rStyle w:val="Lienhypertexte"/>
                    <w:noProof/>
                  </w:rPr>
                </w:rPrChange>
              </w:rPr>
              <w:instrText xml:space="preserve"> </w:instrText>
            </w:r>
            <w:r w:rsidRPr="007C437A">
              <w:rPr>
                <w:rStyle w:val="Lienhypertexte"/>
                <w:rPrChange w:id="1172" w:author="Arthur Parmentier" w:date="2020-06-07T15:27:00Z">
                  <w:rPr>
                    <w:rStyle w:val="Lienhypertexte"/>
                    <w:noProof/>
                  </w:rPr>
                </w:rPrChange>
              </w:rPr>
              <w:fldChar w:fldCharType="separate"/>
            </w:r>
            <w:r w:rsidRPr="007C437A">
              <w:rPr>
                <w:rStyle w:val="Lienhypertexte"/>
                <w:rPrChange w:id="1173" w:author="Arthur Parmentier" w:date="2020-06-07T15:27:00Z">
                  <w:rPr>
                    <w:rStyle w:val="Lienhypertexte"/>
                    <w:noProof/>
                  </w:rPr>
                </w:rPrChange>
              </w:rPr>
              <w:t>4.</w:t>
            </w:r>
            <w:r w:rsidRPr="007C437A">
              <w:rPr>
                <w:rFonts w:eastAsiaTheme="minorEastAsia" w:cstheme="minorBidi"/>
                <w:sz w:val="22"/>
                <w:szCs w:val="22"/>
                <w:rPrChange w:id="1174" w:author="Arthur Parmentier" w:date="2020-06-07T15:27:00Z">
                  <w:rPr>
                    <w:rFonts w:eastAsiaTheme="minorEastAsia" w:cstheme="minorBidi"/>
                    <w:noProof/>
                    <w:sz w:val="22"/>
                    <w:szCs w:val="22"/>
                    <w:lang w:val="fr-FR"/>
                  </w:rPr>
                </w:rPrChange>
              </w:rPr>
              <w:tab/>
            </w:r>
            <w:r w:rsidRPr="007C437A">
              <w:rPr>
                <w:rStyle w:val="Lienhypertexte"/>
                <w:rPrChange w:id="1175" w:author="Arthur Parmentier" w:date="2020-06-07T15:27:00Z">
                  <w:rPr>
                    <w:rStyle w:val="Lienhypertexte"/>
                    <w:noProof/>
                  </w:rPr>
                </w:rPrChange>
              </w:rPr>
              <w:t>Part 4: Grammar parsing</w:t>
            </w:r>
            <w:r w:rsidRPr="007C437A">
              <w:rPr>
                <w:webHidden/>
                <w:rPrChange w:id="1176" w:author="Arthur Parmentier" w:date="2020-06-07T15:27:00Z">
                  <w:rPr>
                    <w:noProof/>
                    <w:webHidden/>
                  </w:rPr>
                </w:rPrChange>
              </w:rPr>
              <w:tab/>
            </w:r>
            <w:r w:rsidRPr="007C437A">
              <w:rPr>
                <w:webHidden/>
                <w:rPrChange w:id="1177" w:author="Arthur Parmentier" w:date="2020-06-07T15:27:00Z">
                  <w:rPr>
                    <w:noProof/>
                    <w:webHidden/>
                  </w:rPr>
                </w:rPrChange>
              </w:rPr>
              <w:fldChar w:fldCharType="begin"/>
            </w:r>
            <w:r w:rsidRPr="007C437A">
              <w:rPr>
                <w:webHidden/>
                <w:rPrChange w:id="1178" w:author="Arthur Parmentier" w:date="2020-06-07T15:27:00Z">
                  <w:rPr>
                    <w:noProof/>
                    <w:webHidden/>
                  </w:rPr>
                </w:rPrChange>
              </w:rPr>
              <w:instrText xml:space="preserve"> PAGEREF _Toc42259105 \h </w:instrText>
            </w:r>
          </w:ins>
          <w:r w:rsidRPr="007C437A">
            <w:rPr>
              <w:webHidden/>
              <w:rPrChange w:id="1179" w:author="Arthur Parmentier" w:date="2020-06-07T15:27:00Z">
                <w:rPr>
                  <w:noProof/>
                  <w:webHidden/>
                </w:rPr>
              </w:rPrChange>
            </w:rPr>
          </w:r>
          <w:r w:rsidRPr="007C437A">
            <w:rPr>
              <w:webHidden/>
              <w:rPrChange w:id="1180" w:author="Arthur Parmentier" w:date="2020-06-07T15:27:00Z">
                <w:rPr>
                  <w:noProof/>
                  <w:webHidden/>
                </w:rPr>
              </w:rPrChange>
            </w:rPr>
            <w:fldChar w:fldCharType="separate"/>
          </w:r>
          <w:ins w:id="1181" w:author="Arthur Parmentier" w:date="2020-06-05T14:15:00Z">
            <w:r w:rsidRPr="007C437A">
              <w:rPr>
                <w:webHidden/>
                <w:rPrChange w:id="1182" w:author="Arthur Parmentier" w:date="2020-06-07T15:27:00Z">
                  <w:rPr>
                    <w:noProof/>
                    <w:webHidden/>
                  </w:rPr>
                </w:rPrChange>
              </w:rPr>
              <w:t>38</w:t>
            </w:r>
            <w:r w:rsidRPr="007C437A">
              <w:rPr>
                <w:webHidden/>
                <w:rPrChange w:id="1183" w:author="Arthur Parmentier" w:date="2020-06-07T15:27:00Z">
                  <w:rPr>
                    <w:noProof/>
                    <w:webHidden/>
                  </w:rPr>
                </w:rPrChange>
              </w:rPr>
              <w:fldChar w:fldCharType="end"/>
            </w:r>
            <w:r w:rsidRPr="007C437A">
              <w:rPr>
                <w:rStyle w:val="Lienhypertexte"/>
                <w:rPrChange w:id="1184" w:author="Arthur Parmentier" w:date="2020-06-07T15:27:00Z">
                  <w:rPr>
                    <w:rStyle w:val="Lienhypertexte"/>
                    <w:noProof/>
                  </w:rPr>
                </w:rPrChange>
              </w:rPr>
              <w:fldChar w:fldCharType="end"/>
            </w:r>
          </w:ins>
        </w:p>
        <w:p w:rsidR="00BF73B1" w:rsidRPr="007C437A" w:rsidRDefault="00BF73B1">
          <w:pPr>
            <w:pStyle w:val="TM3"/>
            <w:tabs>
              <w:tab w:val="left" w:pos="880"/>
              <w:tab w:val="right" w:leader="dot" w:pos="9736"/>
            </w:tabs>
            <w:rPr>
              <w:ins w:id="1185" w:author="Arthur Parmentier" w:date="2020-06-05T14:15:00Z"/>
              <w:rFonts w:eastAsiaTheme="minorEastAsia" w:cstheme="minorBidi"/>
              <w:sz w:val="22"/>
              <w:szCs w:val="22"/>
              <w:rPrChange w:id="1186" w:author="Arthur Parmentier" w:date="2020-06-07T15:27:00Z">
                <w:rPr>
                  <w:ins w:id="1187" w:author="Arthur Parmentier" w:date="2020-06-05T14:15:00Z"/>
                  <w:rFonts w:eastAsiaTheme="minorEastAsia" w:cstheme="minorBidi"/>
                  <w:noProof/>
                  <w:sz w:val="22"/>
                  <w:szCs w:val="22"/>
                  <w:lang w:val="fr-FR"/>
                </w:rPr>
              </w:rPrChange>
            </w:rPr>
          </w:pPr>
          <w:ins w:id="1188" w:author="Arthur Parmentier" w:date="2020-06-05T14:15:00Z">
            <w:r w:rsidRPr="007C437A">
              <w:rPr>
                <w:rStyle w:val="Lienhypertexte"/>
                <w:rPrChange w:id="1189" w:author="Arthur Parmentier" w:date="2020-06-07T15:27:00Z">
                  <w:rPr>
                    <w:rStyle w:val="Lienhypertexte"/>
                    <w:noProof/>
                  </w:rPr>
                </w:rPrChange>
              </w:rPr>
              <w:fldChar w:fldCharType="begin"/>
            </w:r>
            <w:r w:rsidRPr="007C437A">
              <w:rPr>
                <w:rStyle w:val="Lienhypertexte"/>
                <w:rPrChange w:id="1190" w:author="Arthur Parmentier" w:date="2020-06-07T15:27:00Z">
                  <w:rPr>
                    <w:rStyle w:val="Lienhypertexte"/>
                    <w:noProof/>
                  </w:rPr>
                </w:rPrChange>
              </w:rPr>
              <w:instrText xml:space="preserve"> </w:instrText>
            </w:r>
            <w:r w:rsidRPr="007C437A">
              <w:rPr>
                <w:rPrChange w:id="1191" w:author="Arthur Parmentier" w:date="2020-06-07T15:27:00Z">
                  <w:rPr>
                    <w:noProof/>
                  </w:rPr>
                </w:rPrChange>
              </w:rPr>
              <w:instrText>HYPERLINK \l "_Toc42259107"</w:instrText>
            </w:r>
            <w:r w:rsidRPr="007C437A">
              <w:rPr>
                <w:rStyle w:val="Lienhypertexte"/>
                <w:rPrChange w:id="1192" w:author="Arthur Parmentier" w:date="2020-06-07T15:27:00Z">
                  <w:rPr>
                    <w:rStyle w:val="Lienhypertexte"/>
                    <w:noProof/>
                  </w:rPr>
                </w:rPrChange>
              </w:rPr>
              <w:instrText xml:space="preserve"> </w:instrText>
            </w:r>
            <w:r w:rsidRPr="007C437A">
              <w:rPr>
                <w:rStyle w:val="Lienhypertexte"/>
                <w:rPrChange w:id="1193" w:author="Arthur Parmentier" w:date="2020-06-07T15:27:00Z">
                  <w:rPr>
                    <w:rStyle w:val="Lienhypertexte"/>
                    <w:noProof/>
                  </w:rPr>
                </w:rPrChange>
              </w:rPr>
              <w:fldChar w:fldCharType="separate"/>
            </w:r>
            <w:r w:rsidRPr="007C437A">
              <w:rPr>
                <w:rStyle w:val="Lienhypertexte"/>
                <w:rPrChange w:id="1194" w:author="Arthur Parmentier" w:date="2020-06-07T15:27:00Z">
                  <w:rPr>
                    <w:rStyle w:val="Lienhypertexte"/>
                    <w:noProof/>
                  </w:rPr>
                </w:rPrChange>
              </w:rPr>
              <w:t>5.</w:t>
            </w:r>
            <w:r w:rsidRPr="007C437A">
              <w:rPr>
                <w:rFonts w:eastAsiaTheme="minorEastAsia" w:cstheme="minorBidi"/>
                <w:sz w:val="22"/>
                <w:szCs w:val="22"/>
                <w:rPrChange w:id="1195" w:author="Arthur Parmentier" w:date="2020-06-07T15:27:00Z">
                  <w:rPr>
                    <w:rFonts w:eastAsiaTheme="minorEastAsia" w:cstheme="minorBidi"/>
                    <w:noProof/>
                    <w:sz w:val="22"/>
                    <w:szCs w:val="22"/>
                    <w:lang w:val="fr-FR"/>
                  </w:rPr>
                </w:rPrChange>
              </w:rPr>
              <w:tab/>
            </w:r>
            <w:r w:rsidRPr="007C437A">
              <w:rPr>
                <w:rStyle w:val="Lienhypertexte"/>
                <w:rPrChange w:id="1196" w:author="Arthur Parmentier" w:date="2020-06-07T15:27:00Z">
                  <w:rPr>
                    <w:rStyle w:val="Lienhypertexte"/>
                    <w:noProof/>
                  </w:rPr>
                </w:rPrChange>
              </w:rPr>
              <w:t>Part 5: Orchestra simulation</w:t>
            </w:r>
            <w:r w:rsidRPr="007C437A">
              <w:rPr>
                <w:webHidden/>
                <w:rPrChange w:id="1197" w:author="Arthur Parmentier" w:date="2020-06-07T15:27:00Z">
                  <w:rPr>
                    <w:noProof/>
                    <w:webHidden/>
                  </w:rPr>
                </w:rPrChange>
              </w:rPr>
              <w:tab/>
            </w:r>
            <w:r w:rsidRPr="007C437A">
              <w:rPr>
                <w:webHidden/>
                <w:rPrChange w:id="1198" w:author="Arthur Parmentier" w:date="2020-06-07T15:27:00Z">
                  <w:rPr>
                    <w:noProof/>
                    <w:webHidden/>
                  </w:rPr>
                </w:rPrChange>
              </w:rPr>
              <w:fldChar w:fldCharType="begin"/>
            </w:r>
            <w:r w:rsidRPr="007C437A">
              <w:rPr>
                <w:webHidden/>
                <w:rPrChange w:id="1199" w:author="Arthur Parmentier" w:date="2020-06-07T15:27:00Z">
                  <w:rPr>
                    <w:noProof/>
                    <w:webHidden/>
                  </w:rPr>
                </w:rPrChange>
              </w:rPr>
              <w:instrText xml:space="preserve"> PAGEREF _Toc42259107 \h </w:instrText>
            </w:r>
          </w:ins>
          <w:r w:rsidRPr="007C437A">
            <w:rPr>
              <w:webHidden/>
              <w:rPrChange w:id="1200" w:author="Arthur Parmentier" w:date="2020-06-07T15:27:00Z">
                <w:rPr>
                  <w:noProof/>
                  <w:webHidden/>
                </w:rPr>
              </w:rPrChange>
            </w:rPr>
          </w:r>
          <w:r w:rsidRPr="007C437A">
            <w:rPr>
              <w:webHidden/>
              <w:rPrChange w:id="1201" w:author="Arthur Parmentier" w:date="2020-06-07T15:27:00Z">
                <w:rPr>
                  <w:noProof/>
                  <w:webHidden/>
                </w:rPr>
              </w:rPrChange>
            </w:rPr>
            <w:fldChar w:fldCharType="separate"/>
          </w:r>
          <w:ins w:id="1202" w:author="Arthur Parmentier" w:date="2020-06-05T14:15:00Z">
            <w:r w:rsidRPr="007C437A">
              <w:rPr>
                <w:webHidden/>
                <w:rPrChange w:id="1203" w:author="Arthur Parmentier" w:date="2020-06-07T15:27:00Z">
                  <w:rPr>
                    <w:noProof/>
                    <w:webHidden/>
                  </w:rPr>
                </w:rPrChange>
              </w:rPr>
              <w:t>43</w:t>
            </w:r>
            <w:r w:rsidRPr="007C437A">
              <w:rPr>
                <w:webHidden/>
                <w:rPrChange w:id="1204" w:author="Arthur Parmentier" w:date="2020-06-07T15:27:00Z">
                  <w:rPr>
                    <w:noProof/>
                    <w:webHidden/>
                  </w:rPr>
                </w:rPrChange>
              </w:rPr>
              <w:fldChar w:fldCharType="end"/>
            </w:r>
            <w:r w:rsidRPr="007C437A">
              <w:rPr>
                <w:rStyle w:val="Lienhypertexte"/>
                <w:rPrChange w:id="1205" w:author="Arthur Parmentier" w:date="2020-06-07T15:27:00Z">
                  <w:rPr>
                    <w:rStyle w:val="Lienhypertexte"/>
                    <w:noProof/>
                  </w:rPr>
                </w:rPrChange>
              </w:rPr>
              <w:fldChar w:fldCharType="end"/>
            </w:r>
          </w:ins>
        </w:p>
        <w:p w:rsidR="00BF73B1" w:rsidRPr="007C437A" w:rsidRDefault="00BF73B1">
          <w:pPr>
            <w:pStyle w:val="TM2"/>
            <w:tabs>
              <w:tab w:val="left" w:pos="660"/>
              <w:tab w:val="right" w:leader="dot" w:pos="9736"/>
            </w:tabs>
            <w:rPr>
              <w:ins w:id="1206" w:author="Arthur Parmentier" w:date="2020-06-05T14:15:00Z"/>
              <w:rFonts w:eastAsiaTheme="minorEastAsia" w:cstheme="minorBidi"/>
              <w:b w:val="0"/>
              <w:bCs w:val="0"/>
              <w:rPrChange w:id="1207" w:author="Arthur Parmentier" w:date="2020-06-07T15:27:00Z">
                <w:rPr>
                  <w:ins w:id="1208" w:author="Arthur Parmentier" w:date="2020-06-05T14:15:00Z"/>
                  <w:rFonts w:eastAsiaTheme="minorEastAsia" w:cstheme="minorBidi"/>
                  <w:b w:val="0"/>
                  <w:bCs w:val="0"/>
                  <w:noProof/>
                  <w:lang w:val="fr-FR"/>
                </w:rPr>
              </w:rPrChange>
            </w:rPr>
          </w:pPr>
          <w:ins w:id="1209" w:author="Arthur Parmentier" w:date="2020-06-05T14:15:00Z">
            <w:r w:rsidRPr="007C437A">
              <w:rPr>
                <w:rStyle w:val="Lienhypertexte"/>
                <w:rPrChange w:id="1210" w:author="Arthur Parmentier" w:date="2020-06-07T15:27:00Z">
                  <w:rPr>
                    <w:rStyle w:val="Lienhypertexte"/>
                    <w:noProof/>
                  </w:rPr>
                </w:rPrChange>
              </w:rPr>
              <w:fldChar w:fldCharType="begin"/>
            </w:r>
            <w:r w:rsidRPr="007C437A">
              <w:rPr>
                <w:rStyle w:val="Lienhypertexte"/>
                <w:rPrChange w:id="1211" w:author="Arthur Parmentier" w:date="2020-06-07T15:27:00Z">
                  <w:rPr>
                    <w:rStyle w:val="Lienhypertexte"/>
                    <w:noProof/>
                  </w:rPr>
                </w:rPrChange>
              </w:rPr>
              <w:instrText xml:space="preserve"> </w:instrText>
            </w:r>
            <w:r w:rsidRPr="007C437A">
              <w:rPr>
                <w:rPrChange w:id="1212" w:author="Arthur Parmentier" w:date="2020-06-07T15:27:00Z">
                  <w:rPr>
                    <w:noProof/>
                  </w:rPr>
                </w:rPrChange>
              </w:rPr>
              <w:instrText>HYPERLINK \l "_Toc42259108"</w:instrText>
            </w:r>
            <w:r w:rsidRPr="007C437A">
              <w:rPr>
                <w:rStyle w:val="Lienhypertexte"/>
                <w:rPrChange w:id="1213" w:author="Arthur Parmentier" w:date="2020-06-07T15:27:00Z">
                  <w:rPr>
                    <w:rStyle w:val="Lienhypertexte"/>
                    <w:noProof/>
                  </w:rPr>
                </w:rPrChange>
              </w:rPr>
              <w:instrText xml:space="preserve"> </w:instrText>
            </w:r>
            <w:r w:rsidRPr="007C437A">
              <w:rPr>
                <w:rStyle w:val="Lienhypertexte"/>
                <w:rPrChange w:id="1214" w:author="Arthur Parmentier" w:date="2020-06-07T15:27:00Z">
                  <w:rPr>
                    <w:rStyle w:val="Lienhypertexte"/>
                    <w:noProof/>
                  </w:rPr>
                </w:rPrChange>
              </w:rPr>
              <w:fldChar w:fldCharType="separate"/>
            </w:r>
            <w:r w:rsidRPr="007C437A">
              <w:rPr>
                <w:rStyle w:val="Lienhypertexte"/>
                <w:rPrChange w:id="1215" w:author="Arthur Parmentier" w:date="2020-06-07T15:27:00Z">
                  <w:rPr>
                    <w:rStyle w:val="Lienhypertexte"/>
                    <w:noProof/>
                  </w:rPr>
                </w:rPrChange>
              </w:rPr>
              <w:t>D.</w:t>
            </w:r>
            <w:r w:rsidRPr="007C437A">
              <w:rPr>
                <w:rFonts w:eastAsiaTheme="minorEastAsia" w:cstheme="minorBidi"/>
                <w:b w:val="0"/>
                <w:bCs w:val="0"/>
                <w:rPrChange w:id="1216" w:author="Arthur Parmentier" w:date="2020-06-07T15:27:00Z">
                  <w:rPr>
                    <w:rFonts w:eastAsiaTheme="minorEastAsia" w:cstheme="minorBidi"/>
                    <w:b w:val="0"/>
                    <w:bCs w:val="0"/>
                    <w:noProof/>
                    <w:lang w:val="fr-FR"/>
                  </w:rPr>
                </w:rPrChange>
              </w:rPr>
              <w:tab/>
            </w:r>
            <w:r w:rsidRPr="007C437A">
              <w:rPr>
                <w:rStyle w:val="Lienhypertexte"/>
                <w:rPrChange w:id="1217" w:author="Arthur Parmentier" w:date="2020-06-07T15:27:00Z">
                  <w:rPr>
                    <w:rStyle w:val="Lienhypertexte"/>
                    <w:noProof/>
                  </w:rPr>
                </w:rPrChange>
              </w:rPr>
              <w:t>Performance aspects</w:t>
            </w:r>
            <w:r w:rsidRPr="007C437A">
              <w:rPr>
                <w:webHidden/>
                <w:rPrChange w:id="1218" w:author="Arthur Parmentier" w:date="2020-06-07T15:27:00Z">
                  <w:rPr>
                    <w:noProof/>
                    <w:webHidden/>
                  </w:rPr>
                </w:rPrChange>
              </w:rPr>
              <w:tab/>
            </w:r>
            <w:r w:rsidRPr="007C437A">
              <w:rPr>
                <w:webHidden/>
                <w:rPrChange w:id="1219" w:author="Arthur Parmentier" w:date="2020-06-07T15:27:00Z">
                  <w:rPr>
                    <w:noProof/>
                    <w:webHidden/>
                  </w:rPr>
                </w:rPrChange>
              </w:rPr>
              <w:fldChar w:fldCharType="begin"/>
            </w:r>
            <w:r w:rsidRPr="007C437A">
              <w:rPr>
                <w:webHidden/>
                <w:rPrChange w:id="1220" w:author="Arthur Parmentier" w:date="2020-06-07T15:27:00Z">
                  <w:rPr>
                    <w:noProof/>
                    <w:webHidden/>
                  </w:rPr>
                </w:rPrChange>
              </w:rPr>
              <w:instrText xml:space="preserve"> PAGEREF _Toc42259108 \h </w:instrText>
            </w:r>
          </w:ins>
          <w:r w:rsidRPr="007C437A">
            <w:rPr>
              <w:webHidden/>
              <w:rPrChange w:id="1221" w:author="Arthur Parmentier" w:date="2020-06-07T15:27:00Z">
                <w:rPr>
                  <w:noProof/>
                  <w:webHidden/>
                </w:rPr>
              </w:rPrChange>
            </w:rPr>
          </w:r>
          <w:r w:rsidRPr="007C437A">
            <w:rPr>
              <w:webHidden/>
              <w:rPrChange w:id="1222" w:author="Arthur Parmentier" w:date="2020-06-07T15:27:00Z">
                <w:rPr>
                  <w:noProof/>
                  <w:webHidden/>
                </w:rPr>
              </w:rPrChange>
            </w:rPr>
            <w:fldChar w:fldCharType="separate"/>
          </w:r>
          <w:ins w:id="1223" w:author="Arthur Parmentier" w:date="2020-06-05T14:15:00Z">
            <w:r w:rsidRPr="007C437A">
              <w:rPr>
                <w:webHidden/>
                <w:rPrChange w:id="1224" w:author="Arthur Parmentier" w:date="2020-06-07T15:27:00Z">
                  <w:rPr>
                    <w:noProof/>
                    <w:webHidden/>
                  </w:rPr>
                </w:rPrChange>
              </w:rPr>
              <w:t>45</w:t>
            </w:r>
            <w:r w:rsidRPr="007C437A">
              <w:rPr>
                <w:webHidden/>
                <w:rPrChange w:id="1225" w:author="Arthur Parmentier" w:date="2020-06-07T15:27:00Z">
                  <w:rPr>
                    <w:noProof/>
                    <w:webHidden/>
                  </w:rPr>
                </w:rPrChange>
              </w:rPr>
              <w:fldChar w:fldCharType="end"/>
            </w:r>
            <w:r w:rsidRPr="007C437A">
              <w:rPr>
                <w:rStyle w:val="Lienhypertexte"/>
                <w:rPrChange w:id="1226" w:author="Arthur Parmentier" w:date="2020-06-07T15:27:00Z">
                  <w:rPr>
                    <w:rStyle w:val="Lienhypertexte"/>
                    <w:noProof/>
                  </w:rPr>
                </w:rPrChange>
              </w:rPr>
              <w:fldChar w:fldCharType="end"/>
            </w:r>
          </w:ins>
        </w:p>
        <w:p w:rsidR="00BF73B1" w:rsidRPr="007C437A" w:rsidRDefault="00BF73B1">
          <w:pPr>
            <w:pStyle w:val="TM3"/>
            <w:tabs>
              <w:tab w:val="left" w:pos="880"/>
              <w:tab w:val="right" w:leader="dot" w:pos="9736"/>
            </w:tabs>
            <w:rPr>
              <w:ins w:id="1227" w:author="Arthur Parmentier" w:date="2020-06-05T14:15:00Z"/>
              <w:rFonts w:eastAsiaTheme="minorEastAsia" w:cstheme="minorBidi"/>
              <w:sz w:val="22"/>
              <w:szCs w:val="22"/>
              <w:rPrChange w:id="1228" w:author="Arthur Parmentier" w:date="2020-06-07T15:27:00Z">
                <w:rPr>
                  <w:ins w:id="1229" w:author="Arthur Parmentier" w:date="2020-06-05T14:15:00Z"/>
                  <w:rFonts w:eastAsiaTheme="minorEastAsia" w:cstheme="minorBidi"/>
                  <w:noProof/>
                  <w:sz w:val="22"/>
                  <w:szCs w:val="22"/>
                  <w:lang w:val="fr-FR"/>
                </w:rPr>
              </w:rPrChange>
            </w:rPr>
          </w:pPr>
          <w:ins w:id="1230" w:author="Arthur Parmentier" w:date="2020-06-05T14:15:00Z">
            <w:r w:rsidRPr="007C437A">
              <w:rPr>
                <w:rStyle w:val="Lienhypertexte"/>
                <w:rPrChange w:id="1231" w:author="Arthur Parmentier" w:date="2020-06-07T15:27:00Z">
                  <w:rPr>
                    <w:rStyle w:val="Lienhypertexte"/>
                    <w:noProof/>
                  </w:rPr>
                </w:rPrChange>
              </w:rPr>
              <w:fldChar w:fldCharType="begin"/>
            </w:r>
            <w:r w:rsidRPr="007C437A">
              <w:rPr>
                <w:rStyle w:val="Lienhypertexte"/>
                <w:rPrChange w:id="1232" w:author="Arthur Parmentier" w:date="2020-06-07T15:27:00Z">
                  <w:rPr>
                    <w:rStyle w:val="Lienhypertexte"/>
                    <w:noProof/>
                  </w:rPr>
                </w:rPrChange>
              </w:rPr>
              <w:instrText xml:space="preserve"> </w:instrText>
            </w:r>
            <w:r w:rsidRPr="007C437A">
              <w:rPr>
                <w:rPrChange w:id="1233" w:author="Arthur Parmentier" w:date="2020-06-07T15:27:00Z">
                  <w:rPr>
                    <w:noProof/>
                  </w:rPr>
                </w:rPrChange>
              </w:rPr>
              <w:instrText>HYPERLINK \l "_Toc42259109"</w:instrText>
            </w:r>
            <w:r w:rsidRPr="007C437A">
              <w:rPr>
                <w:rStyle w:val="Lienhypertexte"/>
                <w:rPrChange w:id="1234" w:author="Arthur Parmentier" w:date="2020-06-07T15:27:00Z">
                  <w:rPr>
                    <w:rStyle w:val="Lienhypertexte"/>
                    <w:noProof/>
                  </w:rPr>
                </w:rPrChange>
              </w:rPr>
              <w:instrText xml:space="preserve"> </w:instrText>
            </w:r>
            <w:r w:rsidRPr="007C437A">
              <w:rPr>
                <w:rStyle w:val="Lienhypertexte"/>
                <w:rPrChange w:id="1235" w:author="Arthur Parmentier" w:date="2020-06-07T15:27:00Z">
                  <w:rPr>
                    <w:rStyle w:val="Lienhypertexte"/>
                    <w:noProof/>
                  </w:rPr>
                </w:rPrChange>
              </w:rPr>
              <w:fldChar w:fldCharType="separate"/>
            </w:r>
            <w:r w:rsidRPr="007C437A">
              <w:rPr>
                <w:rStyle w:val="Lienhypertexte"/>
                <w:rPrChange w:id="1236" w:author="Arthur Parmentier" w:date="2020-06-07T15:27:00Z">
                  <w:rPr>
                    <w:rStyle w:val="Lienhypertexte"/>
                    <w:noProof/>
                  </w:rPr>
                </w:rPrChange>
              </w:rPr>
              <w:t>1.</w:t>
            </w:r>
            <w:r w:rsidRPr="007C437A">
              <w:rPr>
                <w:rFonts w:eastAsiaTheme="minorEastAsia" w:cstheme="minorBidi"/>
                <w:sz w:val="22"/>
                <w:szCs w:val="22"/>
                <w:rPrChange w:id="1237" w:author="Arthur Parmentier" w:date="2020-06-07T15:27:00Z">
                  <w:rPr>
                    <w:rFonts w:eastAsiaTheme="minorEastAsia" w:cstheme="minorBidi"/>
                    <w:noProof/>
                    <w:sz w:val="22"/>
                    <w:szCs w:val="22"/>
                    <w:lang w:val="fr-FR"/>
                  </w:rPr>
                </w:rPrChange>
              </w:rPr>
              <w:tab/>
            </w:r>
            <w:r w:rsidRPr="007C437A">
              <w:rPr>
                <w:rStyle w:val="Lienhypertexte"/>
                <w:rPrChange w:id="1238" w:author="Arthur Parmentier" w:date="2020-06-07T15:27:00Z">
                  <w:rPr>
                    <w:rStyle w:val="Lienhypertexte"/>
                    <w:noProof/>
                  </w:rPr>
                </w:rPrChange>
              </w:rPr>
              <w:t>PoseNet and Wekinator settings</w:t>
            </w:r>
            <w:r w:rsidRPr="007C437A">
              <w:rPr>
                <w:webHidden/>
                <w:rPrChange w:id="1239" w:author="Arthur Parmentier" w:date="2020-06-07T15:27:00Z">
                  <w:rPr>
                    <w:noProof/>
                    <w:webHidden/>
                  </w:rPr>
                </w:rPrChange>
              </w:rPr>
              <w:tab/>
            </w:r>
            <w:r w:rsidRPr="007C437A">
              <w:rPr>
                <w:webHidden/>
                <w:rPrChange w:id="1240" w:author="Arthur Parmentier" w:date="2020-06-07T15:27:00Z">
                  <w:rPr>
                    <w:noProof/>
                    <w:webHidden/>
                  </w:rPr>
                </w:rPrChange>
              </w:rPr>
              <w:fldChar w:fldCharType="begin"/>
            </w:r>
            <w:r w:rsidRPr="007C437A">
              <w:rPr>
                <w:webHidden/>
                <w:rPrChange w:id="1241" w:author="Arthur Parmentier" w:date="2020-06-07T15:27:00Z">
                  <w:rPr>
                    <w:noProof/>
                    <w:webHidden/>
                  </w:rPr>
                </w:rPrChange>
              </w:rPr>
              <w:instrText xml:space="preserve"> PAGEREF _Toc42259109 \h </w:instrText>
            </w:r>
          </w:ins>
          <w:r w:rsidRPr="007C437A">
            <w:rPr>
              <w:webHidden/>
              <w:rPrChange w:id="1242" w:author="Arthur Parmentier" w:date="2020-06-07T15:27:00Z">
                <w:rPr>
                  <w:noProof/>
                  <w:webHidden/>
                </w:rPr>
              </w:rPrChange>
            </w:rPr>
          </w:r>
          <w:r w:rsidRPr="007C437A">
            <w:rPr>
              <w:webHidden/>
              <w:rPrChange w:id="1243" w:author="Arthur Parmentier" w:date="2020-06-07T15:27:00Z">
                <w:rPr>
                  <w:noProof/>
                  <w:webHidden/>
                </w:rPr>
              </w:rPrChange>
            </w:rPr>
            <w:fldChar w:fldCharType="separate"/>
          </w:r>
          <w:ins w:id="1244" w:author="Arthur Parmentier" w:date="2020-06-05T14:15:00Z">
            <w:r w:rsidRPr="007C437A">
              <w:rPr>
                <w:webHidden/>
                <w:rPrChange w:id="1245" w:author="Arthur Parmentier" w:date="2020-06-07T15:27:00Z">
                  <w:rPr>
                    <w:noProof/>
                    <w:webHidden/>
                  </w:rPr>
                </w:rPrChange>
              </w:rPr>
              <w:t>45</w:t>
            </w:r>
            <w:r w:rsidRPr="007C437A">
              <w:rPr>
                <w:webHidden/>
                <w:rPrChange w:id="1246" w:author="Arthur Parmentier" w:date="2020-06-07T15:27:00Z">
                  <w:rPr>
                    <w:noProof/>
                    <w:webHidden/>
                  </w:rPr>
                </w:rPrChange>
              </w:rPr>
              <w:fldChar w:fldCharType="end"/>
            </w:r>
            <w:r w:rsidRPr="007C437A">
              <w:rPr>
                <w:rStyle w:val="Lienhypertexte"/>
                <w:rPrChange w:id="1247" w:author="Arthur Parmentier" w:date="2020-06-07T15:27:00Z">
                  <w:rPr>
                    <w:rStyle w:val="Lienhypertexte"/>
                    <w:noProof/>
                  </w:rPr>
                </w:rPrChange>
              </w:rPr>
              <w:fldChar w:fldCharType="end"/>
            </w:r>
          </w:ins>
        </w:p>
        <w:p w:rsidR="00BF73B1" w:rsidRPr="007C437A" w:rsidRDefault="00BF73B1">
          <w:pPr>
            <w:pStyle w:val="TM3"/>
            <w:tabs>
              <w:tab w:val="left" w:pos="880"/>
              <w:tab w:val="right" w:leader="dot" w:pos="9736"/>
            </w:tabs>
            <w:rPr>
              <w:ins w:id="1248" w:author="Arthur Parmentier" w:date="2020-06-05T14:15:00Z"/>
              <w:rFonts w:eastAsiaTheme="minorEastAsia" w:cstheme="minorBidi"/>
              <w:sz w:val="22"/>
              <w:szCs w:val="22"/>
              <w:rPrChange w:id="1249" w:author="Arthur Parmentier" w:date="2020-06-07T15:27:00Z">
                <w:rPr>
                  <w:ins w:id="1250" w:author="Arthur Parmentier" w:date="2020-06-05T14:15:00Z"/>
                  <w:rFonts w:eastAsiaTheme="minorEastAsia" w:cstheme="minorBidi"/>
                  <w:noProof/>
                  <w:sz w:val="22"/>
                  <w:szCs w:val="22"/>
                  <w:lang w:val="fr-FR"/>
                </w:rPr>
              </w:rPrChange>
            </w:rPr>
          </w:pPr>
          <w:ins w:id="1251" w:author="Arthur Parmentier" w:date="2020-06-05T14:15:00Z">
            <w:r w:rsidRPr="007C437A">
              <w:rPr>
                <w:rStyle w:val="Lienhypertexte"/>
                <w:rPrChange w:id="1252" w:author="Arthur Parmentier" w:date="2020-06-07T15:27:00Z">
                  <w:rPr>
                    <w:rStyle w:val="Lienhypertexte"/>
                    <w:noProof/>
                  </w:rPr>
                </w:rPrChange>
              </w:rPr>
              <w:fldChar w:fldCharType="begin"/>
            </w:r>
            <w:r w:rsidRPr="007C437A">
              <w:rPr>
                <w:rStyle w:val="Lienhypertexte"/>
                <w:rPrChange w:id="1253" w:author="Arthur Parmentier" w:date="2020-06-07T15:27:00Z">
                  <w:rPr>
                    <w:rStyle w:val="Lienhypertexte"/>
                    <w:noProof/>
                  </w:rPr>
                </w:rPrChange>
              </w:rPr>
              <w:instrText xml:space="preserve"> </w:instrText>
            </w:r>
            <w:r w:rsidRPr="007C437A">
              <w:rPr>
                <w:rPrChange w:id="1254" w:author="Arthur Parmentier" w:date="2020-06-07T15:27:00Z">
                  <w:rPr>
                    <w:noProof/>
                  </w:rPr>
                </w:rPrChange>
              </w:rPr>
              <w:instrText>HYPERLINK \l "_Toc42259110"</w:instrText>
            </w:r>
            <w:r w:rsidRPr="007C437A">
              <w:rPr>
                <w:rStyle w:val="Lienhypertexte"/>
                <w:rPrChange w:id="1255" w:author="Arthur Parmentier" w:date="2020-06-07T15:27:00Z">
                  <w:rPr>
                    <w:rStyle w:val="Lienhypertexte"/>
                    <w:noProof/>
                  </w:rPr>
                </w:rPrChange>
              </w:rPr>
              <w:instrText xml:space="preserve"> </w:instrText>
            </w:r>
            <w:r w:rsidRPr="007C437A">
              <w:rPr>
                <w:rStyle w:val="Lienhypertexte"/>
                <w:rPrChange w:id="1256" w:author="Arthur Parmentier" w:date="2020-06-07T15:27:00Z">
                  <w:rPr>
                    <w:rStyle w:val="Lienhypertexte"/>
                    <w:noProof/>
                  </w:rPr>
                </w:rPrChange>
              </w:rPr>
              <w:fldChar w:fldCharType="separate"/>
            </w:r>
            <w:r w:rsidRPr="007C437A">
              <w:rPr>
                <w:rStyle w:val="Lienhypertexte"/>
                <w:rPrChange w:id="1257" w:author="Arthur Parmentier" w:date="2020-06-07T15:27:00Z">
                  <w:rPr>
                    <w:rStyle w:val="Lienhypertexte"/>
                    <w:noProof/>
                  </w:rPr>
                </w:rPrChange>
              </w:rPr>
              <w:t>2.</w:t>
            </w:r>
            <w:r w:rsidRPr="007C437A">
              <w:rPr>
                <w:rFonts w:eastAsiaTheme="minorEastAsia" w:cstheme="minorBidi"/>
                <w:sz w:val="22"/>
                <w:szCs w:val="22"/>
                <w:rPrChange w:id="1258" w:author="Arthur Parmentier" w:date="2020-06-07T15:27:00Z">
                  <w:rPr>
                    <w:rFonts w:eastAsiaTheme="minorEastAsia" w:cstheme="minorBidi"/>
                    <w:noProof/>
                    <w:sz w:val="22"/>
                    <w:szCs w:val="22"/>
                    <w:lang w:val="fr-FR"/>
                  </w:rPr>
                </w:rPrChange>
              </w:rPr>
              <w:tab/>
            </w:r>
            <w:r w:rsidRPr="007C437A">
              <w:rPr>
                <w:rStyle w:val="Lienhypertexte"/>
                <w:rPrChange w:id="1259" w:author="Arthur Parmentier" w:date="2020-06-07T15:27:00Z">
                  <w:rPr>
                    <w:rStyle w:val="Lienhypertexte"/>
                    <w:noProof/>
                  </w:rPr>
                </w:rPrChange>
              </w:rPr>
              <w:t>Threading</w:t>
            </w:r>
            <w:r w:rsidRPr="007C437A">
              <w:rPr>
                <w:webHidden/>
                <w:rPrChange w:id="1260" w:author="Arthur Parmentier" w:date="2020-06-07T15:27:00Z">
                  <w:rPr>
                    <w:noProof/>
                    <w:webHidden/>
                  </w:rPr>
                </w:rPrChange>
              </w:rPr>
              <w:tab/>
            </w:r>
            <w:r w:rsidRPr="007C437A">
              <w:rPr>
                <w:webHidden/>
                <w:rPrChange w:id="1261" w:author="Arthur Parmentier" w:date="2020-06-07T15:27:00Z">
                  <w:rPr>
                    <w:noProof/>
                    <w:webHidden/>
                  </w:rPr>
                </w:rPrChange>
              </w:rPr>
              <w:fldChar w:fldCharType="begin"/>
            </w:r>
            <w:r w:rsidRPr="007C437A">
              <w:rPr>
                <w:webHidden/>
                <w:rPrChange w:id="1262" w:author="Arthur Parmentier" w:date="2020-06-07T15:27:00Z">
                  <w:rPr>
                    <w:noProof/>
                    <w:webHidden/>
                  </w:rPr>
                </w:rPrChange>
              </w:rPr>
              <w:instrText xml:space="preserve"> PAGEREF _Toc42259110 \h </w:instrText>
            </w:r>
          </w:ins>
          <w:r w:rsidRPr="007C437A">
            <w:rPr>
              <w:webHidden/>
              <w:rPrChange w:id="1263" w:author="Arthur Parmentier" w:date="2020-06-07T15:27:00Z">
                <w:rPr>
                  <w:noProof/>
                  <w:webHidden/>
                </w:rPr>
              </w:rPrChange>
            </w:rPr>
          </w:r>
          <w:r w:rsidRPr="007C437A">
            <w:rPr>
              <w:webHidden/>
              <w:rPrChange w:id="1264" w:author="Arthur Parmentier" w:date="2020-06-07T15:27:00Z">
                <w:rPr>
                  <w:noProof/>
                  <w:webHidden/>
                </w:rPr>
              </w:rPrChange>
            </w:rPr>
            <w:fldChar w:fldCharType="separate"/>
          </w:r>
          <w:ins w:id="1265" w:author="Arthur Parmentier" w:date="2020-06-05T14:15:00Z">
            <w:r w:rsidRPr="007C437A">
              <w:rPr>
                <w:webHidden/>
                <w:rPrChange w:id="1266" w:author="Arthur Parmentier" w:date="2020-06-07T15:27:00Z">
                  <w:rPr>
                    <w:noProof/>
                    <w:webHidden/>
                  </w:rPr>
                </w:rPrChange>
              </w:rPr>
              <w:t>46</w:t>
            </w:r>
            <w:r w:rsidRPr="007C437A">
              <w:rPr>
                <w:webHidden/>
                <w:rPrChange w:id="1267" w:author="Arthur Parmentier" w:date="2020-06-07T15:27:00Z">
                  <w:rPr>
                    <w:noProof/>
                    <w:webHidden/>
                  </w:rPr>
                </w:rPrChange>
              </w:rPr>
              <w:fldChar w:fldCharType="end"/>
            </w:r>
            <w:r w:rsidRPr="007C437A">
              <w:rPr>
                <w:rStyle w:val="Lienhypertexte"/>
                <w:rPrChange w:id="1268" w:author="Arthur Parmentier" w:date="2020-06-07T15:27:00Z">
                  <w:rPr>
                    <w:rStyle w:val="Lienhypertexte"/>
                    <w:noProof/>
                  </w:rPr>
                </w:rPrChange>
              </w:rPr>
              <w:fldChar w:fldCharType="end"/>
            </w:r>
          </w:ins>
        </w:p>
        <w:p w:rsidR="00BF73B1" w:rsidRPr="007C437A" w:rsidRDefault="00BF73B1">
          <w:pPr>
            <w:pStyle w:val="TM2"/>
            <w:tabs>
              <w:tab w:val="left" w:pos="660"/>
              <w:tab w:val="right" w:leader="dot" w:pos="9736"/>
            </w:tabs>
            <w:rPr>
              <w:ins w:id="1269" w:author="Arthur Parmentier" w:date="2020-06-05T14:15:00Z"/>
              <w:rFonts w:eastAsiaTheme="minorEastAsia" w:cstheme="minorBidi"/>
              <w:b w:val="0"/>
              <w:bCs w:val="0"/>
              <w:rPrChange w:id="1270" w:author="Arthur Parmentier" w:date="2020-06-07T15:27:00Z">
                <w:rPr>
                  <w:ins w:id="1271" w:author="Arthur Parmentier" w:date="2020-06-05T14:15:00Z"/>
                  <w:rFonts w:eastAsiaTheme="minorEastAsia" w:cstheme="minorBidi"/>
                  <w:b w:val="0"/>
                  <w:bCs w:val="0"/>
                  <w:noProof/>
                  <w:lang w:val="fr-FR"/>
                </w:rPr>
              </w:rPrChange>
            </w:rPr>
          </w:pPr>
          <w:ins w:id="1272" w:author="Arthur Parmentier" w:date="2020-06-05T14:15:00Z">
            <w:r w:rsidRPr="007C437A">
              <w:rPr>
                <w:rStyle w:val="Lienhypertexte"/>
                <w:rPrChange w:id="1273" w:author="Arthur Parmentier" w:date="2020-06-07T15:27:00Z">
                  <w:rPr>
                    <w:rStyle w:val="Lienhypertexte"/>
                    <w:noProof/>
                  </w:rPr>
                </w:rPrChange>
              </w:rPr>
              <w:fldChar w:fldCharType="begin"/>
            </w:r>
            <w:r w:rsidRPr="007C437A">
              <w:rPr>
                <w:rStyle w:val="Lienhypertexte"/>
                <w:rPrChange w:id="1274" w:author="Arthur Parmentier" w:date="2020-06-07T15:27:00Z">
                  <w:rPr>
                    <w:rStyle w:val="Lienhypertexte"/>
                    <w:noProof/>
                  </w:rPr>
                </w:rPrChange>
              </w:rPr>
              <w:instrText xml:space="preserve"> </w:instrText>
            </w:r>
            <w:r w:rsidRPr="007C437A">
              <w:rPr>
                <w:rPrChange w:id="1275" w:author="Arthur Parmentier" w:date="2020-06-07T15:27:00Z">
                  <w:rPr>
                    <w:noProof/>
                  </w:rPr>
                </w:rPrChange>
              </w:rPr>
              <w:instrText>HYPERLINK \l "_Toc42259111"</w:instrText>
            </w:r>
            <w:r w:rsidRPr="007C437A">
              <w:rPr>
                <w:rStyle w:val="Lienhypertexte"/>
                <w:rPrChange w:id="1276" w:author="Arthur Parmentier" w:date="2020-06-07T15:27:00Z">
                  <w:rPr>
                    <w:rStyle w:val="Lienhypertexte"/>
                    <w:noProof/>
                  </w:rPr>
                </w:rPrChange>
              </w:rPr>
              <w:instrText xml:space="preserve"> </w:instrText>
            </w:r>
            <w:r w:rsidRPr="007C437A">
              <w:rPr>
                <w:rStyle w:val="Lienhypertexte"/>
                <w:rPrChange w:id="1277" w:author="Arthur Parmentier" w:date="2020-06-07T15:27:00Z">
                  <w:rPr>
                    <w:rStyle w:val="Lienhypertexte"/>
                    <w:noProof/>
                  </w:rPr>
                </w:rPrChange>
              </w:rPr>
              <w:fldChar w:fldCharType="separate"/>
            </w:r>
            <w:r w:rsidRPr="007C437A">
              <w:rPr>
                <w:rStyle w:val="Lienhypertexte"/>
                <w:rPrChange w:id="1278" w:author="Arthur Parmentier" w:date="2020-06-07T15:27:00Z">
                  <w:rPr>
                    <w:rStyle w:val="Lienhypertexte"/>
                    <w:noProof/>
                  </w:rPr>
                </w:rPrChange>
              </w:rPr>
              <w:t>E.</w:t>
            </w:r>
            <w:r w:rsidRPr="007C437A">
              <w:rPr>
                <w:rFonts w:eastAsiaTheme="minorEastAsia" w:cstheme="minorBidi"/>
                <w:b w:val="0"/>
                <w:bCs w:val="0"/>
                <w:rPrChange w:id="1279" w:author="Arthur Parmentier" w:date="2020-06-07T15:27:00Z">
                  <w:rPr>
                    <w:rFonts w:eastAsiaTheme="minorEastAsia" w:cstheme="minorBidi"/>
                    <w:b w:val="0"/>
                    <w:bCs w:val="0"/>
                    <w:noProof/>
                    <w:lang w:val="fr-FR"/>
                  </w:rPr>
                </w:rPrChange>
              </w:rPr>
              <w:tab/>
            </w:r>
            <w:r w:rsidRPr="007C437A">
              <w:rPr>
                <w:rStyle w:val="Lienhypertexte"/>
                <w:rPrChange w:id="1280" w:author="Arthur Parmentier" w:date="2020-06-07T15:27:00Z">
                  <w:rPr>
                    <w:rStyle w:val="Lienhypertexte"/>
                    <w:noProof/>
                  </w:rPr>
                </w:rPrChange>
              </w:rPr>
              <w:t>Learning in SP and numerical tool</w:t>
            </w:r>
            <w:r w:rsidRPr="007C437A">
              <w:rPr>
                <w:webHidden/>
                <w:rPrChange w:id="1281" w:author="Arthur Parmentier" w:date="2020-06-07T15:27:00Z">
                  <w:rPr>
                    <w:noProof/>
                    <w:webHidden/>
                  </w:rPr>
                </w:rPrChange>
              </w:rPr>
              <w:tab/>
            </w:r>
            <w:r w:rsidRPr="007C437A">
              <w:rPr>
                <w:webHidden/>
                <w:rPrChange w:id="1282" w:author="Arthur Parmentier" w:date="2020-06-07T15:27:00Z">
                  <w:rPr>
                    <w:noProof/>
                    <w:webHidden/>
                  </w:rPr>
                </w:rPrChange>
              </w:rPr>
              <w:fldChar w:fldCharType="begin"/>
            </w:r>
            <w:r w:rsidRPr="007C437A">
              <w:rPr>
                <w:webHidden/>
                <w:rPrChange w:id="1283" w:author="Arthur Parmentier" w:date="2020-06-07T15:27:00Z">
                  <w:rPr>
                    <w:noProof/>
                    <w:webHidden/>
                  </w:rPr>
                </w:rPrChange>
              </w:rPr>
              <w:instrText xml:space="preserve"> PAGEREF _Toc42259111 \h </w:instrText>
            </w:r>
          </w:ins>
          <w:r w:rsidRPr="007C437A">
            <w:rPr>
              <w:webHidden/>
              <w:rPrChange w:id="1284" w:author="Arthur Parmentier" w:date="2020-06-07T15:27:00Z">
                <w:rPr>
                  <w:noProof/>
                  <w:webHidden/>
                </w:rPr>
              </w:rPrChange>
            </w:rPr>
          </w:r>
          <w:r w:rsidRPr="007C437A">
            <w:rPr>
              <w:webHidden/>
              <w:rPrChange w:id="1285" w:author="Arthur Parmentier" w:date="2020-06-07T15:27:00Z">
                <w:rPr>
                  <w:noProof/>
                  <w:webHidden/>
                </w:rPr>
              </w:rPrChange>
            </w:rPr>
            <w:fldChar w:fldCharType="separate"/>
          </w:r>
          <w:ins w:id="1286" w:author="Arthur Parmentier" w:date="2020-06-05T14:15:00Z">
            <w:r w:rsidRPr="007C437A">
              <w:rPr>
                <w:webHidden/>
                <w:rPrChange w:id="1287" w:author="Arthur Parmentier" w:date="2020-06-07T15:27:00Z">
                  <w:rPr>
                    <w:noProof/>
                    <w:webHidden/>
                  </w:rPr>
                </w:rPrChange>
              </w:rPr>
              <w:t>46</w:t>
            </w:r>
            <w:r w:rsidRPr="007C437A">
              <w:rPr>
                <w:webHidden/>
                <w:rPrChange w:id="1288" w:author="Arthur Parmentier" w:date="2020-06-07T15:27:00Z">
                  <w:rPr>
                    <w:noProof/>
                    <w:webHidden/>
                  </w:rPr>
                </w:rPrChange>
              </w:rPr>
              <w:fldChar w:fldCharType="end"/>
            </w:r>
            <w:r w:rsidRPr="007C437A">
              <w:rPr>
                <w:rStyle w:val="Lienhypertexte"/>
                <w:rPrChange w:id="1289" w:author="Arthur Parmentier" w:date="2020-06-07T15:27:00Z">
                  <w:rPr>
                    <w:rStyle w:val="Lienhypertexte"/>
                    <w:noProof/>
                  </w:rPr>
                </w:rPrChange>
              </w:rPr>
              <w:fldChar w:fldCharType="end"/>
            </w:r>
          </w:ins>
        </w:p>
        <w:p w:rsidR="00BF73B1" w:rsidRPr="007C437A" w:rsidRDefault="00BF73B1">
          <w:pPr>
            <w:pStyle w:val="TM2"/>
            <w:tabs>
              <w:tab w:val="left" w:pos="660"/>
              <w:tab w:val="right" w:leader="dot" w:pos="9736"/>
            </w:tabs>
            <w:rPr>
              <w:ins w:id="1290" w:author="Arthur Parmentier" w:date="2020-06-05T14:15:00Z"/>
              <w:rFonts w:eastAsiaTheme="minorEastAsia" w:cstheme="minorBidi"/>
              <w:b w:val="0"/>
              <w:bCs w:val="0"/>
              <w:rPrChange w:id="1291" w:author="Arthur Parmentier" w:date="2020-06-07T15:27:00Z">
                <w:rPr>
                  <w:ins w:id="1292" w:author="Arthur Parmentier" w:date="2020-06-05T14:15:00Z"/>
                  <w:rFonts w:eastAsiaTheme="minorEastAsia" w:cstheme="minorBidi"/>
                  <w:b w:val="0"/>
                  <w:bCs w:val="0"/>
                  <w:noProof/>
                  <w:lang w:val="fr-FR"/>
                </w:rPr>
              </w:rPrChange>
            </w:rPr>
          </w:pPr>
          <w:ins w:id="1293" w:author="Arthur Parmentier" w:date="2020-06-05T14:15:00Z">
            <w:r w:rsidRPr="007C437A">
              <w:rPr>
                <w:rStyle w:val="Lienhypertexte"/>
                <w:rPrChange w:id="1294" w:author="Arthur Parmentier" w:date="2020-06-07T15:27:00Z">
                  <w:rPr>
                    <w:rStyle w:val="Lienhypertexte"/>
                    <w:noProof/>
                  </w:rPr>
                </w:rPrChange>
              </w:rPr>
              <w:fldChar w:fldCharType="begin"/>
            </w:r>
            <w:r w:rsidRPr="007C437A">
              <w:rPr>
                <w:rStyle w:val="Lienhypertexte"/>
                <w:rPrChange w:id="1295" w:author="Arthur Parmentier" w:date="2020-06-07T15:27:00Z">
                  <w:rPr>
                    <w:rStyle w:val="Lienhypertexte"/>
                    <w:noProof/>
                  </w:rPr>
                </w:rPrChange>
              </w:rPr>
              <w:instrText xml:space="preserve"> </w:instrText>
            </w:r>
            <w:r w:rsidRPr="007C437A">
              <w:rPr>
                <w:rPrChange w:id="1296" w:author="Arthur Parmentier" w:date="2020-06-07T15:27:00Z">
                  <w:rPr>
                    <w:noProof/>
                  </w:rPr>
                </w:rPrChange>
              </w:rPr>
              <w:instrText>HYPERLINK \l "_Toc42259112"</w:instrText>
            </w:r>
            <w:r w:rsidRPr="007C437A">
              <w:rPr>
                <w:rStyle w:val="Lienhypertexte"/>
                <w:rPrChange w:id="1297" w:author="Arthur Parmentier" w:date="2020-06-07T15:27:00Z">
                  <w:rPr>
                    <w:rStyle w:val="Lienhypertexte"/>
                    <w:noProof/>
                  </w:rPr>
                </w:rPrChange>
              </w:rPr>
              <w:instrText xml:space="preserve"> </w:instrText>
            </w:r>
            <w:r w:rsidRPr="007C437A">
              <w:rPr>
                <w:rStyle w:val="Lienhypertexte"/>
                <w:rPrChange w:id="1298" w:author="Arthur Parmentier" w:date="2020-06-07T15:27:00Z">
                  <w:rPr>
                    <w:rStyle w:val="Lienhypertexte"/>
                    <w:noProof/>
                  </w:rPr>
                </w:rPrChange>
              </w:rPr>
              <w:fldChar w:fldCharType="separate"/>
            </w:r>
            <w:r w:rsidRPr="007C437A">
              <w:rPr>
                <w:rStyle w:val="Lienhypertexte"/>
                <w:rPrChange w:id="1299" w:author="Arthur Parmentier" w:date="2020-06-07T15:27:00Z">
                  <w:rPr>
                    <w:rStyle w:val="Lienhypertexte"/>
                    <w:noProof/>
                  </w:rPr>
                </w:rPrChange>
              </w:rPr>
              <w:t>F.</w:t>
            </w:r>
            <w:r w:rsidRPr="007C437A">
              <w:rPr>
                <w:rFonts w:eastAsiaTheme="minorEastAsia" w:cstheme="minorBidi"/>
                <w:b w:val="0"/>
                <w:bCs w:val="0"/>
                <w:rPrChange w:id="1300" w:author="Arthur Parmentier" w:date="2020-06-07T15:27:00Z">
                  <w:rPr>
                    <w:rFonts w:eastAsiaTheme="minorEastAsia" w:cstheme="minorBidi"/>
                    <w:b w:val="0"/>
                    <w:bCs w:val="0"/>
                    <w:noProof/>
                    <w:lang w:val="fr-FR"/>
                  </w:rPr>
                </w:rPrChange>
              </w:rPr>
              <w:tab/>
            </w:r>
            <w:r w:rsidRPr="007C437A">
              <w:rPr>
                <w:rStyle w:val="Lienhypertexte"/>
                <w:rPrChange w:id="1301" w:author="Arthur Parmentier" w:date="2020-06-07T15:27:00Z">
                  <w:rPr>
                    <w:rStyle w:val="Lienhypertexte"/>
                    <w:noProof/>
                  </w:rPr>
                </w:rPrChange>
              </w:rPr>
              <w:t>Potential &amp; future of the tool</w:t>
            </w:r>
            <w:r w:rsidRPr="007C437A">
              <w:rPr>
                <w:webHidden/>
                <w:rPrChange w:id="1302" w:author="Arthur Parmentier" w:date="2020-06-07T15:27:00Z">
                  <w:rPr>
                    <w:noProof/>
                    <w:webHidden/>
                  </w:rPr>
                </w:rPrChange>
              </w:rPr>
              <w:tab/>
            </w:r>
            <w:r w:rsidRPr="007C437A">
              <w:rPr>
                <w:webHidden/>
                <w:rPrChange w:id="1303" w:author="Arthur Parmentier" w:date="2020-06-07T15:27:00Z">
                  <w:rPr>
                    <w:noProof/>
                    <w:webHidden/>
                  </w:rPr>
                </w:rPrChange>
              </w:rPr>
              <w:fldChar w:fldCharType="begin"/>
            </w:r>
            <w:r w:rsidRPr="007C437A">
              <w:rPr>
                <w:webHidden/>
                <w:rPrChange w:id="1304" w:author="Arthur Parmentier" w:date="2020-06-07T15:27:00Z">
                  <w:rPr>
                    <w:noProof/>
                    <w:webHidden/>
                  </w:rPr>
                </w:rPrChange>
              </w:rPr>
              <w:instrText xml:space="preserve"> PAGEREF _Toc42259112 \h </w:instrText>
            </w:r>
          </w:ins>
          <w:r w:rsidRPr="007C437A">
            <w:rPr>
              <w:webHidden/>
              <w:rPrChange w:id="1305" w:author="Arthur Parmentier" w:date="2020-06-07T15:27:00Z">
                <w:rPr>
                  <w:noProof/>
                  <w:webHidden/>
                </w:rPr>
              </w:rPrChange>
            </w:rPr>
          </w:r>
          <w:r w:rsidRPr="007C437A">
            <w:rPr>
              <w:webHidden/>
              <w:rPrChange w:id="1306" w:author="Arthur Parmentier" w:date="2020-06-07T15:27:00Z">
                <w:rPr>
                  <w:noProof/>
                  <w:webHidden/>
                </w:rPr>
              </w:rPrChange>
            </w:rPr>
            <w:fldChar w:fldCharType="separate"/>
          </w:r>
          <w:ins w:id="1307" w:author="Arthur Parmentier" w:date="2020-06-05T14:15:00Z">
            <w:r w:rsidRPr="007C437A">
              <w:rPr>
                <w:webHidden/>
                <w:rPrChange w:id="1308" w:author="Arthur Parmentier" w:date="2020-06-07T15:27:00Z">
                  <w:rPr>
                    <w:noProof/>
                    <w:webHidden/>
                  </w:rPr>
                </w:rPrChange>
              </w:rPr>
              <w:t>46</w:t>
            </w:r>
            <w:r w:rsidRPr="007C437A">
              <w:rPr>
                <w:webHidden/>
                <w:rPrChange w:id="1309" w:author="Arthur Parmentier" w:date="2020-06-07T15:27:00Z">
                  <w:rPr>
                    <w:noProof/>
                    <w:webHidden/>
                  </w:rPr>
                </w:rPrChange>
              </w:rPr>
              <w:fldChar w:fldCharType="end"/>
            </w:r>
            <w:r w:rsidRPr="007C437A">
              <w:rPr>
                <w:rStyle w:val="Lienhypertexte"/>
                <w:rPrChange w:id="1310" w:author="Arthur Parmentier" w:date="2020-06-07T15:27:00Z">
                  <w:rPr>
                    <w:rStyle w:val="Lienhypertexte"/>
                    <w:noProof/>
                  </w:rPr>
                </w:rPrChange>
              </w:rPr>
              <w:fldChar w:fldCharType="end"/>
            </w:r>
          </w:ins>
        </w:p>
        <w:p w:rsidR="00BF73B1" w:rsidRPr="007C437A" w:rsidRDefault="00BF73B1">
          <w:pPr>
            <w:pStyle w:val="TM3"/>
            <w:tabs>
              <w:tab w:val="left" w:pos="880"/>
              <w:tab w:val="right" w:leader="dot" w:pos="9736"/>
            </w:tabs>
            <w:rPr>
              <w:ins w:id="1311" w:author="Arthur Parmentier" w:date="2020-06-05T14:15:00Z"/>
              <w:rFonts w:eastAsiaTheme="minorEastAsia" w:cstheme="minorBidi"/>
              <w:sz w:val="22"/>
              <w:szCs w:val="22"/>
              <w:rPrChange w:id="1312" w:author="Arthur Parmentier" w:date="2020-06-07T15:27:00Z">
                <w:rPr>
                  <w:ins w:id="1313" w:author="Arthur Parmentier" w:date="2020-06-05T14:15:00Z"/>
                  <w:rFonts w:eastAsiaTheme="minorEastAsia" w:cstheme="minorBidi"/>
                  <w:noProof/>
                  <w:sz w:val="22"/>
                  <w:szCs w:val="22"/>
                  <w:lang w:val="fr-FR"/>
                </w:rPr>
              </w:rPrChange>
            </w:rPr>
          </w:pPr>
          <w:ins w:id="1314" w:author="Arthur Parmentier" w:date="2020-06-05T14:15:00Z">
            <w:r w:rsidRPr="007C437A">
              <w:rPr>
                <w:rStyle w:val="Lienhypertexte"/>
                <w:rPrChange w:id="1315" w:author="Arthur Parmentier" w:date="2020-06-07T15:27:00Z">
                  <w:rPr>
                    <w:rStyle w:val="Lienhypertexte"/>
                    <w:noProof/>
                  </w:rPr>
                </w:rPrChange>
              </w:rPr>
              <w:fldChar w:fldCharType="begin"/>
            </w:r>
            <w:r w:rsidRPr="007C437A">
              <w:rPr>
                <w:rStyle w:val="Lienhypertexte"/>
                <w:rPrChange w:id="1316" w:author="Arthur Parmentier" w:date="2020-06-07T15:27:00Z">
                  <w:rPr>
                    <w:rStyle w:val="Lienhypertexte"/>
                    <w:noProof/>
                  </w:rPr>
                </w:rPrChange>
              </w:rPr>
              <w:instrText xml:space="preserve"> </w:instrText>
            </w:r>
            <w:r w:rsidRPr="007C437A">
              <w:rPr>
                <w:rPrChange w:id="1317" w:author="Arthur Parmentier" w:date="2020-06-07T15:27:00Z">
                  <w:rPr>
                    <w:noProof/>
                  </w:rPr>
                </w:rPrChange>
              </w:rPr>
              <w:instrText>HYPERLINK \l "_Toc42259113"</w:instrText>
            </w:r>
            <w:r w:rsidRPr="007C437A">
              <w:rPr>
                <w:rStyle w:val="Lienhypertexte"/>
                <w:rPrChange w:id="1318" w:author="Arthur Parmentier" w:date="2020-06-07T15:27:00Z">
                  <w:rPr>
                    <w:rStyle w:val="Lienhypertexte"/>
                    <w:noProof/>
                  </w:rPr>
                </w:rPrChange>
              </w:rPr>
              <w:instrText xml:space="preserve"> </w:instrText>
            </w:r>
            <w:r w:rsidRPr="007C437A">
              <w:rPr>
                <w:rStyle w:val="Lienhypertexte"/>
                <w:rPrChange w:id="1319" w:author="Arthur Parmentier" w:date="2020-06-07T15:27:00Z">
                  <w:rPr>
                    <w:rStyle w:val="Lienhypertexte"/>
                    <w:noProof/>
                  </w:rPr>
                </w:rPrChange>
              </w:rPr>
              <w:fldChar w:fldCharType="separate"/>
            </w:r>
            <w:r w:rsidRPr="007C437A">
              <w:rPr>
                <w:rStyle w:val="Lienhypertexte"/>
                <w:rPrChange w:id="1320" w:author="Arthur Parmentier" w:date="2020-06-07T15:27:00Z">
                  <w:rPr>
                    <w:rStyle w:val="Lienhypertexte"/>
                    <w:noProof/>
                  </w:rPr>
                </w:rPrChange>
              </w:rPr>
              <w:t>1.</w:t>
            </w:r>
            <w:r w:rsidRPr="007C437A">
              <w:rPr>
                <w:rFonts w:eastAsiaTheme="minorEastAsia" w:cstheme="minorBidi"/>
                <w:sz w:val="22"/>
                <w:szCs w:val="22"/>
                <w:rPrChange w:id="1321" w:author="Arthur Parmentier" w:date="2020-06-07T15:27:00Z">
                  <w:rPr>
                    <w:rFonts w:eastAsiaTheme="minorEastAsia" w:cstheme="minorBidi"/>
                    <w:noProof/>
                    <w:sz w:val="22"/>
                    <w:szCs w:val="22"/>
                    <w:lang w:val="fr-FR"/>
                  </w:rPr>
                </w:rPrChange>
              </w:rPr>
              <w:tab/>
            </w:r>
            <w:r w:rsidRPr="007C437A">
              <w:rPr>
                <w:rStyle w:val="Lienhypertexte"/>
                <w:rPrChange w:id="1322" w:author="Arthur Parmentier" w:date="2020-06-07T15:27:00Z">
                  <w:rPr>
                    <w:rStyle w:val="Lienhypertexte"/>
                    <w:noProof/>
                  </w:rPr>
                </w:rPrChange>
              </w:rPr>
              <w:t>Emotion recognition</w:t>
            </w:r>
            <w:r w:rsidRPr="007C437A">
              <w:rPr>
                <w:webHidden/>
                <w:rPrChange w:id="1323" w:author="Arthur Parmentier" w:date="2020-06-07T15:27:00Z">
                  <w:rPr>
                    <w:noProof/>
                    <w:webHidden/>
                  </w:rPr>
                </w:rPrChange>
              </w:rPr>
              <w:tab/>
            </w:r>
            <w:r w:rsidRPr="007C437A">
              <w:rPr>
                <w:webHidden/>
                <w:rPrChange w:id="1324" w:author="Arthur Parmentier" w:date="2020-06-07T15:27:00Z">
                  <w:rPr>
                    <w:noProof/>
                    <w:webHidden/>
                  </w:rPr>
                </w:rPrChange>
              </w:rPr>
              <w:fldChar w:fldCharType="begin"/>
            </w:r>
            <w:r w:rsidRPr="007C437A">
              <w:rPr>
                <w:webHidden/>
                <w:rPrChange w:id="1325" w:author="Arthur Parmentier" w:date="2020-06-07T15:27:00Z">
                  <w:rPr>
                    <w:noProof/>
                    <w:webHidden/>
                  </w:rPr>
                </w:rPrChange>
              </w:rPr>
              <w:instrText xml:space="preserve"> PAGEREF _Toc42259113 \h </w:instrText>
            </w:r>
          </w:ins>
          <w:r w:rsidRPr="007C437A">
            <w:rPr>
              <w:webHidden/>
              <w:rPrChange w:id="1326" w:author="Arthur Parmentier" w:date="2020-06-07T15:27:00Z">
                <w:rPr>
                  <w:noProof/>
                  <w:webHidden/>
                </w:rPr>
              </w:rPrChange>
            </w:rPr>
          </w:r>
          <w:r w:rsidRPr="007C437A">
            <w:rPr>
              <w:webHidden/>
              <w:rPrChange w:id="1327" w:author="Arthur Parmentier" w:date="2020-06-07T15:27:00Z">
                <w:rPr>
                  <w:noProof/>
                  <w:webHidden/>
                </w:rPr>
              </w:rPrChange>
            </w:rPr>
            <w:fldChar w:fldCharType="separate"/>
          </w:r>
          <w:ins w:id="1328" w:author="Arthur Parmentier" w:date="2020-06-05T14:15:00Z">
            <w:r w:rsidRPr="007C437A">
              <w:rPr>
                <w:webHidden/>
                <w:rPrChange w:id="1329" w:author="Arthur Parmentier" w:date="2020-06-07T15:27:00Z">
                  <w:rPr>
                    <w:noProof/>
                    <w:webHidden/>
                  </w:rPr>
                </w:rPrChange>
              </w:rPr>
              <w:t>46</w:t>
            </w:r>
            <w:r w:rsidRPr="007C437A">
              <w:rPr>
                <w:webHidden/>
                <w:rPrChange w:id="1330" w:author="Arthur Parmentier" w:date="2020-06-07T15:27:00Z">
                  <w:rPr>
                    <w:noProof/>
                    <w:webHidden/>
                  </w:rPr>
                </w:rPrChange>
              </w:rPr>
              <w:fldChar w:fldCharType="end"/>
            </w:r>
            <w:r w:rsidRPr="007C437A">
              <w:rPr>
                <w:rStyle w:val="Lienhypertexte"/>
                <w:rPrChange w:id="1331" w:author="Arthur Parmentier" w:date="2020-06-07T15:27:00Z">
                  <w:rPr>
                    <w:rStyle w:val="Lienhypertexte"/>
                    <w:noProof/>
                  </w:rPr>
                </w:rPrChange>
              </w:rPr>
              <w:fldChar w:fldCharType="end"/>
            </w:r>
          </w:ins>
        </w:p>
        <w:p w:rsidR="00BF73B1" w:rsidRPr="007C437A" w:rsidRDefault="00BF73B1">
          <w:pPr>
            <w:pStyle w:val="TM3"/>
            <w:tabs>
              <w:tab w:val="left" w:pos="880"/>
              <w:tab w:val="right" w:leader="dot" w:pos="9736"/>
            </w:tabs>
            <w:rPr>
              <w:ins w:id="1332" w:author="Arthur Parmentier" w:date="2020-06-05T14:15:00Z"/>
              <w:rFonts w:eastAsiaTheme="minorEastAsia" w:cstheme="minorBidi"/>
              <w:sz w:val="22"/>
              <w:szCs w:val="22"/>
              <w:rPrChange w:id="1333" w:author="Arthur Parmentier" w:date="2020-06-07T15:27:00Z">
                <w:rPr>
                  <w:ins w:id="1334" w:author="Arthur Parmentier" w:date="2020-06-05T14:15:00Z"/>
                  <w:rFonts w:eastAsiaTheme="minorEastAsia" w:cstheme="minorBidi"/>
                  <w:noProof/>
                  <w:sz w:val="22"/>
                  <w:szCs w:val="22"/>
                  <w:lang w:val="fr-FR"/>
                </w:rPr>
              </w:rPrChange>
            </w:rPr>
          </w:pPr>
          <w:ins w:id="1335" w:author="Arthur Parmentier" w:date="2020-06-05T14:15:00Z">
            <w:r w:rsidRPr="007C437A">
              <w:rPr>
                <w:rStyle w:val="Lienhypertexte"/>
                <w:rPrChange w:id="1336" w:author="Arthur Parmentier" w:date="2020-06-07T15:27:00Z">
                  <w:rPr>
                    <w:rStyle w:val="Lienhypertexte"/>
                    <w:noProof/>
                  </w:rPr>
                </w:rPrChange>
              </w:rPr>
              <w:fldChar w:fldCharType="begin"/>
            </w:r>
            <w:r w:rsidRPr="007C437A">
              <w:rPr>
                <w:rStyle w:val="Lienhypertexte"/>
                <w:rPrChange w:id="1337" w:author="Arthur Parmentier" w:date="2020-06-07T15:27:00Z">
                  <w:rPr>
                    <w:rStyle w:val="Lienhypertexte"/>
                    <w:noProof/>
                  </w:rPr>
                </w:rPrChange>
              </w:rPr>
              <w:instrText xml:space="preserve"> </w:instrText>
            </w:r>
            <w:r w:rsidRPr="007C437A">
              <w:rPr>
                <w:rPrChange w:id="1338" w:author="Arthur Parmentier" w:date="2020-06-07T15:27:00Z">
                  <w:rPr>
                    <w:noProof/>
                  </w:rPr>
                </w:rPrChange>
              </w:rPr>
              <w:instrText>HYPERLINK \l "_Toc42259115"</w:instrText>
            </w:r>
            <w:r w:rsidRPr="007C437A">
              <w:rPr>
                <w:rStyle w:val="Lienhypertexte"/>
                <w:rPrChange w:id="1339" w:author="Arthur Parmentier" w:date="2020-06-07T15:27:00Z">
                  <w:rPr>
                    <w:rStyle w:val="Lienhypertexte"/>
                    <w:noProof/>
                  </w:rPr>
                </w:rPrChange>
              </w:rPr>
              <w:instrText xml:space="preserve"> </w:instrText>
            </w:r>
            <w:r w:rsidRPr="007C437A">
              <w:rPr>
                <w:rStyle w:val="Lienhypertexte"/>
                <w:rPrChange w:id="1340" w:author="Arthur Parmentier" w:date="2020-06-07T15:27:00Z">
                  <w:rPr>
                    <w:rStyle w:val="Lienhypertexte"/>
                    <w:noProof/>
                  </w:rPr>
                </w:rPrChange>
              </w:rPr>
              <w:fldChar w:fldCharType="separate"/>
            </w:r>
            <w:r w:rsidRPr="007C437A">
              <w:rPr>
                <w:rStyle w:val="Lienhypertexte"/>
                <w:rPrChange w:id="1341" w:author="Arthur Parmentier" w:date="2020-06-07T15:27:00Z">
                  <w:rPr>
                    <w:rStyle w:val="Lienhypertexte"/>
                    <w:noProof/>
                  </w:rPr>
                </w:rPrChange>
              </w:rPr>
              <w:t>2.</w:t>
            </w:r>
            <w:r w:rsidRPr="007C437A">
              <w:rPr>
                <w:rFonts w:eastAsiaTheme="minorEastAsia" w:cstheme="minorBidi"/>
                <w:sz w:val="22"/>
                <w:szCs w:val="22"/>
                <w:rPrChange w:id="1342" w:author="Arthur Parmentier" w:date="2020-06-07T15:27:00Z">
                  <w:rPr>
                    <w:rFonts w:eastAsiaTheme="minorEastAsia" w:cstheme="minorBidi"/>
                    <w:noProof/>
                    <w:sz w:val="22"/>
                    <w:szCs w:val="22"/>
                    <w:lang w:val="fr-FR"/>
                  </w:rPr>
                </w:rPrChange>
              </w:rPr>
              <w:tab/>
            </w:r>
            <w:r w:rsidRPr="007C437A">
              <w:rPr>
                <w:rStyle w:val="Lienhypertexte"/>
                <w:rPrChange w:id="1343" w:author="Arthur Parmentier" w:date="2020-06-07T15:27:00Z">
                  <w:rPr>
                    <w:rStyle w:val="Lienhypertexte"/>
                    <w:noProof/>
                  </w:rPr>
                </w:rPrChange>
              </w:rPr>
              <w:t>Classification problem with CRF</w:t>
            </w:r>
            <w:r w:rsidRPr="007C437A">
              <w:rPr>
                <w:webHidden/>
                <w:rPrChange w:id="1344" w:author="Arthur Parmentier" w:date="2020-06-07T15:27:00Z">
                  <w:rPr>
                    <w:noProof/>
                    <w:webHidden/>
                  </w:rPr>
                </w:rPrChange>
              </w:rPr>
              <w:tab/>
            </w:r>
            <w:r w:rsidRPr="007C437A">
              <w:rPr>
                <w:webHidden/>
                <w:rPrChange w:id="1345" w:author="Arthur Parmentier" w:date="2020-06-07T15:27:00Z">
                  <w:rPr>
                    <w:noProof/>
                    <w:webHidden/>
                  </w:rPr>
                </w:rPrChange>
              </w:rPr>
              <w:fldChar w:fldCharType="begin"/>
            </w:r>
            <w:r w:rsidRPr="007C437A">
              <w:rPr>
                <w:webHidden/>
                <w:rPrChange w:id="1346" w:author="Arthur Parmentier" w:date="2020-06-07T15:27:00Z">
                  <w:rPr>
                    <w:noProof/>
                    <w:webHidden/>
                  </w:rPr>
                </w:rPrChange>
              </w:rPr>
              <w:instrText xml:space="preserve"> PAGEREF _Toc42259115 \h </w:instrText>
            </w:r>
          </w:ins>
          <w:r w:rsidRPr="007C437A">
            <w:rPr>
              <w:webHidden/>
              <w:rPrChange w:id="1347" w:author="Arthur Parmentier" w:date="2020-06-07T15:27:00Z">
                <w:rPr>
                  <w:noProof/>
                  <w:webHidden/>
                </w:rPr>
              </w:rPrChange>
            </w:rPr>
          </w:r>
          <w:r w:rsidRPr="007C437A">
            <w:rPr>
              <w:webHidden/>
              <w:rPrChange w:id="1348" w:author="Arthur Parmentier" w:date="2020-06-07T15:27:00Z">
                <w:rPr>
                  <w:noProof/>
                  <w:webHidden/>
                </w:rPr>
              </w:rPrChange>
            </w:rPr>
            <w:fldChar w:fldCharType="separate"/>
          </w:r>
          <w:ins w:id="1349" w:author="Arthur Parmentier" w:date="2020-06-05T14:15:00Z">
            <w:r w:rsidRPr="007C437A">
              <w:rPr>
                <w:webHidden/>
                <w:rPrChange w:id="1350" w:author="Arthur Parmentier" w:date="2020-06-07T15:27:00Z">
                  <w:rPr>
                    <w:noProof/>
                    <w:webHidden/>
                  </w:rPr>
                </w:rPrChange>
              </w:rPr>
              <w:t>47</w:t>
            </w:r>
            <w:r w:rsidRPr="007C437A">
              <w:rPr>
                <w:webHidden/>
                <w:rPrChange w:id="1351" w:author="Arthur Parmentier" w:date="2020-06-07T15:27:00Z">
                  <w:rPr>
                    <w:noProof/>
                    <w:webHidden/>
                  </w:rPr>
                </w:rPrChange>
              </w:rPr>
              <w:fldChar w:fldCharType="end"/>
            </w:r>
            <w:r w:rsidRPr="007C437A">
              <w:rPr>
                <w:rStyle w:val="Lienhypertexte"/>
                <w:rPrChange w:id="1352" w:author="Arthur Parmentier" w:date="2020-06-07T15:27:00Z">
                  <w:rPr>
                    <w:rStyle w:val="Lienhypertexte"/>
                    <w:noProof/>
                  </w:rPr>
                </w:rPrChange>
              </w:rPr>
              <w:fldChar w:fldCharType="end"/>
            </w:r>
          </w:ins>
        </w:p>
        <w:p w:rsidR="00BF73B1" w:rsidRPr="007C437A" w:rsidRDefault="00BF73B1">
          <w:pPr>
            <w:pStyle w:val="TM3"/>
            <w:tabs>
              <w:tab w:val="left" w:pos="880"/>
              <w:tab w:val="right" w:leader="dot" w:pos="9736"/>
            </w:tabs>
            <w:rPr>
              <w:ins w:id="1353" w:author="Arthur Parmentier" w:date="2020-06-05T14:15:00Z"/>
              <w:rFonts w:eastAsiaTheme="minorEastAsia" w:cstheme="minorBidi"/>
              <w:sz w:val="22"/>
              <w:szCs w:val="22"/>
              <w:rPrChange w:id="1354" w:author="Arthur Parmentier" w:date="2020-06-07T15:27:00Z">
                <w:rPr>
                  <w:ins w:id="1355" w:author="Arthur Parmentier" w:date="2020-06-05T14:15:00Z"/>
                  <w:rFonts w:eastAsiaTheme="minorEastAsia" w:cstheme="minorBidi"/>
                  <w:noProof/>
                  <w:sz w:val="22"/>
                  <w:szCs w:val="22"/>
                  <w:lang w:val="fr-FR"/>
                </w:rPr>
              </w:rPrChange>
            </w:rPr>
          </w:pPr>
          <w:ins w:id="1356" w:author="Arthur Parmentier" w:date="2020-06-05T14:15:00Z">
            <w:r w:rsidRPr="007C437A">
              <w:rPr>
                <w:rStyle w:val="Lienhypertexte"/>
                <w:rPrChange w:id="1357" w:author="Arthur Parmentier" w:date="2020-06-07T15:27:00Z">
                  <w:rPr>
                    <w:rStyle w:val="Lienhypertexte"/>
                    <w:noProof/>
                  </w:rPr>
                </w:rPrChange>
              </w:rPr>
              <w:fldChar w:fldCharType="begin"/>
            </w:r>
            <w:r w:rsidRPr="007C437A">
              <w:rPr>
                <w:rStyle w:val="Lienhypertexte"/>
                <w:rPrChange w:id="1358" w:author="Arthur Parmentier" w:date="2020-06-07T15:27:00Z">
                  <w:rPr>
                    <w:rStyle w:val="Lienhypertexte"/>
                    <w:noProof/>
                  </w:rPr>
                </w:rPrChange>
              </w:rPr>
              <w:instrText xml:space="preserve"> </w:instrText>
            </w:r>
            <w:r w:rsidRPr="007C437A">
              <w:rPr>
                <w:rPrChange w:id="1359" w:author="Arthur Parmentier" w:date="2020-06-07T15:27:00Z">
                  <w:rPr>
                    <w:noProof/>
                  </w:rPr>
                </w:rPrChange>
              </w:rPr>
              <w:instrText>HYPERLINK \l "_Toc42259116"</w:instrText>
            </w:r>
            <w:r w:rsidRPr="007C437A">
              <w:rPr>
                <w:rStyle w:val="Lienhypertexte"/>
                <w:rPrChange w:id="1360" w:author="Arthur Parmentier" w:date="2020-06-07T15:27:00Z">
                  <w:rPr>
                    <w:rStyle w:val="Lienhypertexte"/>
                    <w:noProof/>
                  </w:rPr>
                </w:rPrChange>
              </w:rPr>
              <w:instrText xml:space="preserve"> </w:instrText>
            </w:r>
            <w:r w:rsidRPr="007C437A">
              <w:rPr>
                <w:rStyle w:val="Lienhypertexte"/>
                <w:rPrChange w:id="1361" w:author="Arthur Parmentier" w:date="2020-06-07T15:27:00Z">
                  <w:rPr>
                    <w:rStyle w:val="Lienhypertexte"/>
                    <w:noProof/>
                  </w:rPr>
                </w:rPrChange>
              </w:rPr>
              <w:fldChar w:fldCharType="separate"/>
            </w:r>
            <w:r w:rsidRPr="007C437A">
              <w:rPr>
                <w:rStyle w:val="Lienhypertexte"/>
                <w:rPrChange w:id="1362" w:author="Arthur Parmentier" w:date="2020-06-07T15:27:00Z">
                  <w:rPr>
                    <w:rStyle w:val="Lienhypertexte"/>
                    <w:noProof/>
                  </w:rPr>
                </w:rPrChange>
              </w:rPr>
              <w:t>3.</w:t>
            </w:r>
            <w:r w:rsidRPr="007C437A">
              <w:rPr>
                <w:rFonts w:eastAsiaTheme="minorEastAsia" w:cstheme="minorBidi"/>
                <w:sz w:val="22"/>
                <w:szCs w:val="22"/>
                <w:rPrChange w:id="1363" w:author="Arthur Parmentier" w:date="2020-06-07T15:27:00Z">
                  <w:rPr>
                    <w:rFonts w:eastAsiaTheme="minorEastAsia" w:cstheme="minorBidi"/>
                    <w:noProof/>
                    <w:sz w:val="22"/>
                    <w:szCs w:val="22"/>
                    <w:lang w:val="fr-FR"/>
                  </w:rPr>
                </w:rPrChange>
              </w:rPr>
              <w:tab/>
            </w:r>
            <w:r w:rsidRPr="007C437A">
              <w:rPr>
                <w:rStyle w:val="Lienhypertexte"/>
                <w:rPrChange w:id="1364" w:author="Arthur Parmentier" w:date="2020-06-07T15:27:00Z">
                  <w:rPr>
                    <w:rStyle w:val="Lienhypertexte"/>
                    <w:noProof/>
                  </w:rPr>
                </w:rPrChange>
              </w:rPr>
              <w:t>The future</w:t>
            </w:r>
            <w:r w:rsidRPr="007C437A">
              <w:rPr>
                <w:webHidden/>
                <w:rPrChange w:id="1365" w:author="Arthur Parmentier" w:date="2020-06-07T15:27:00Z">
                  <w:rPr>
                    <w:noProof/>
                    <w:webHidden/>
                  </w:rPr>
                </w:rPrChange>
              </w:rPr>
              <w:tab/>
            </w:r>
            <w:r w:rsidRPr="007C437A">
              <w:rPr>
                <w:webHidden/>
                <w:rPrChange w:id="1366" w:author="Arthur Parmentier" w:date="2020-06-07T15:27:00Z">
                  <w:rPr>
                    <w:noProof/>
                    <w:webHidden/>
                  </w:rPr>
                </w:rPrChange>
              </w:rPr>
              <w:fldChar w:fldCharType="begin"/>
            </w:r>
            <w:r w:rsidRPr="007C437A">
              <w:rPr>
                <w:webHidden/>
                <w:rPrChange w:id="1367" w:author="Arthur Parmentier" w:date="2020-06-07T15:27:00Z">
                  <w:rPr>
                    <w:noProof/>
                    <w:webHidden/>
                  </w:rPr>
                </w:rPrChange>
              </w:rPr>
              <w:instrText xml:space="preserve"> PAGEREF _Toc42259116 \h </w:instrText>
            </w:r>
          </w:ins>
          <w:r w:rsidRPr="007C437A">
            <w:rPr>
              <w:webHidden/>
              <w:rPrChange w:id="1368" w:author="Arthur Parmentier" w:date="2020-06-07T15:27:00Z">
                <w:rPr>
                  <w:noProof/>
                  <w:webHidden/>
                </w:rPr>
              </w:rPrChange>
            </w:rPr>
          </w:r>
          <w:r w:rsidRPr="007C437A">
            <w:rPr>
              <w:webHidden/>
              <w:rPrChange w:id="1369" w:author="Arthur Parmentier" w:date="2020-06-07T15:27:00Z">
                <w:rPr>
                  <w:noProof/>
                  <w:webHidden/>
                </w:rPr>
              </w:rPrChange>
            </w:rPr>
            <w:fldChar w:fldCharType="separate"/>
          </w:r>
          <w:ins w:id="1370" w:author="Arthur Parmentier" w:date="2020-06-05T14:15:00Z">
            <w:r w:rsidRPr="007C437A">
              <w:rPr>
                <w:webHidden/>
                <w:rPrChange w:id="1371" w:author="Arthur Parmentier" w:date="2020-06-07T15:27:00Z">
                  <w:rPr>
                    <w:noProof/>
                    <w:webHidden/>
                  </w:rPr>
                </w:rPrChange>
              </w:rPr>
              <w:t>47</w:t>
            </w:r>
            <w:r w:rsidRPr="007C437A">
              <w:rPr>
                <w:webHidden/>
                <w:rPrChange w:id="1372" w:author="Arthur Parmentier" w:date="2020-06-07T15:27:00Z">
                  <w:rPr>
                    <w:noProof/>
                    <w:webHidden/>
                  </w:rPr>
                </w:rPrChange>
              </w:rPr>
              <w:fldChar w:fldCharType="end"/>
            </w:r>
            <w:r w:rsidRPr="007C437A">
              <w:rPr>
                <w:rStyle w:val="Lienhypertexte"/>
                <w:rPrChange w:id="1373" w:author="Arthur Parmentier" w:date="2020-06-07T15:27:00Z">
                  <w:rPr>
                    <w:rStyle w:val="Lienhypertexte"/>
                    <w:noProof/>
                  </w:rPr>
                </w:rPrChange>
              </w:rPr>
              <w:fldChar w:fldCharType="end"/>
            </w:r>
          </w:ins>
        </w:p>
        <w:p w:rsidR="00BF73B1" w:rsidRPr="007C437A" w:rsidRDefault="00BF73B1">
          <w:pPr>
            <w:pStyle w:val="TM1"/>
            <w:tabs>
              <w:tab w:val="left" w:pos="660"/>
              <w:tab w:val="right" w:leader="dot" w:pos="9736"/>
            </w:tabs>
            <w:rPr>
              <w:ins w:id="1374" w:author="Arthur Parmentier" w:date="2020-06-05T14:15:00Z"/>
              <w:rFonts w:eastAsiaTheme="minorEastAsia" w:cstheme="minorBidi"/>
              <w:b w:val="0"/>
              <w:bCs w:val="0"/>
              <w:i w:val="0"/>
              <w:iCs w:val="0"/>
              <w:sz w:val="22"/>
              <w:szCs w:val="22"/>
              <w:rPrChange w:id="1375" w:author="Arthur Parmentier" w:date="2020-06-07T15:27:00Z">
                <w:rPr>
                  <w:ins w:id="1376" w:author="Arthur Parmentier" w:date="2020-06-05T14:15:00Z"/>
                  <w:rFonts w:eastAsiaTheme="minorEastAsia" w:cstheme="minorBidi"/>
                  <w:b w:val="0"/>
                  <w:bCs w:val="0"/>
                  <w:i w:val="0"/>
                  <w:iCs w:val="0"/>
                  <w:noProof/>
                  <w:sz w:val="22"/>
                  <w:szCs w:val="22"/>
                  <w:lang w:val="fr-FR"/>
                </w:rPr>
              </w:rPrChange>
            </w:rPr>
          </w:pPr>
          <w:ins w:id="1377" w:author="Arthur Parmentier" w:date="2020-06-05T14:15:00Z">
            <w:r w:rsidRPr="007C437A">
              <w:rPr>
                <w:rStyle w:val="Lienhypertexte"/>
                <w:rPrChange w:id="1378" w:author="Arthur Parmentier" w:date="2020-06-07T15:27:00Z">
                  <w:rPr>
                    <w:rStyle w:val="Lienhypertexte"/>
                    <w:noProof/>
                  </w:rPr>
                </w:rPrChange>
              </w:rPr>
              <w:fldChar w:fldCharType="begin"/>
            </w:r>
            <w:r w:rsidRPr="007C437A">
              <w:rPr>
                <w:rStyle w:val="Lienhypertexte"/>
                <w:rPrChange w:id="1379" w:author="Arthur Parmentier" w:date="2020-06-07T15:27:00Z">
                  <w:rPr>
                    <w:rStyle w:val="Lienhypertexte"/>
                    <w:noProof/>
                  </w:rPr>
                </w:rPrChange>
              </w:rPr>
              <w:instrText xml:space="preserve"> </w:instrText>
            </w:r>
            <w:r w:rsidRPr="007C437A">
              <w:rPr>
                <w:rPrChange w:id="1380" w:author="Arthur Parmentier" w:date="2020-06-07T15:27:00Z">
                  <w:rPr>
                    <w:noProof/>
                  </w:rPr>
                </w:rPrChange>
              </w:rPr>
              <w:instrText>HYPERLINK \l "_Toc42259117"</w:instrText>
            </w:r>
            <w:r w:rsidRPr="007C437A">
              <w:rPr>
                <w:rStyle w:val="Lienhypertexte"/>
                <w:rPrChange w:id="1381" w:author="Arthur Parmentier" w:date="2020-06-07T15:27:00Z">
                  <w:rPr>
                    <w:rStyle w:val="Lienhypertexte"/>
                    <w:noProof/>
                  </w:rPr>
                </w:rPrChange>
              </w:rPr>
              <w:instrText xml:space="preserve"> </w:instrText>
            </w:r>
            <w:r w:rsidRPr="007C437A">
              <w:rPr>
                <w:rStyle w:val="Lienhypertexte"/>
                <w:rPrChange w:id="1382" w:author="Arthur Parmentier" w:date="2020-06-07T15:27:00Z">
                  <w:rPr>
                    <w:rStyle w:val="Lienhypertexte"/>
                    <w:noProof/>
                  </w:rPr>
                </w:rPrChange>
              </w:rPr>
              <w:fldChar w:fldCharType="separate"/>
            </w:r>
            <w:r w:rsidRPr="007C437A">
              <w:rPr>
                <w:rStyle w:val="Lienhypertexte"/>
                <w:rPrChange w:id="1383" w:author="Arthur Parmentier" w:date="2020-06-07T15:27:00Z">
                  <w:rPr>
                    <w:rStyle w:val="Lienhypertexte"/>
                    <w:noProof/>
                  </w:rPr>
                </w:rPrChange>
              </w:rPr>
              <w:t>VIII.</w:t>
            </w:r>
            <w:r w:rsidRPr="007C437A">
              <w:rPr>
                <w:rFonts w:eastAsiaTheme="minorEastAsia" w:cstheme="minorBidi"/>
                <w:b w:val="0"/>
                <w:bCs w:val="0"/>
                <w:i w:val="0"/>
                <w:iCs w:val="0"/>
                <w:sz w:val="22"/>
                <w:szCs w:val="22"/>
                <w:rPrChange w:id="1384" w:author="Arthur Parmentier" w:date="2020-06-07T15:27:00Z">
                  <w:rPr>
                    <w:rFonts w:eastAsiaTheme="minorEastAsia" w:cstheme="minorBidi"/>
                    <w:b w:val="0"/>
                    <w:bCs w:val="0"/>
                    <w:i w:val="0"/>
                    <w:iCs w:val="0"/>
                    <w:noProof/>
                    <w:sz w:val="22"/>
                    <w:szCs w:val="22"/>
                    <w:lang w:val="fr-FR"/>
                  </w:rPr>
                </w:rPrChange>
              </w:rPr>
              <w:tab/>
            </w:r>
            <w:r w:rsidRPr="007C437A">
              <w:rPr>
                <w:rStyle w:val="Lienhypertexte"/>
                <w:rPrChange w:id="1385" w:author="Arthur Parmentier" w:date="2020-06-07T15:27:00Z">
                  <w:rPr>
                    <w:rStyle w:val="Lienhypertexte"/>
                    <w:noProof/>
                  </w:rPr>
                </w:rPrChange>
              </w:rPr>
              <w:t>Conclusion</w:t>
            </w:r>
            <w:r w:rsidRPr="007C437A">
              <w:rPr>
                <w:webHidden/>
                <w:rPrChange w:id="1386" w:author="Arthur Parmentier" w:date="2020-06-07T15:27:00Z">
                  <w:rPr>
                    <w:noProof/>
                    <w:webHidden/>
                  </w:rPr>
                </w:rPrChange>
              </w:rPr>
              <w:tab/>
            </w:r>
            <w:r w:rsidRPr="007C437A">
              <w:rPr>
                <w:webHidden/>
                <w:rPrChange w:id="1387" w:author="Arthur Parmentier" w:date="2020-06-07T15:27:00Z">
                  <w:rPr>
                    <w:noProof/>
                    <w:webHidden/>
                  </w:rPr>
                </w:rPrChange>
              </w:rPr>
              <w:fldChar w:fldCharType="begin"/>
            </w:r>
            <w:r w:rsidRPr="007C437A">
              <w:rPr>
                <w:webHidden/>
                <w:rPrChange w:id="1388" w:author="Arthur Parmentier" w:date="2020-06-07T15:27:00Z">
                  <w:rPr>
                    <w:noProof/>
                    <w:webHidden/>
                  </w:rPr>
                </w:rPrChange>
              </w:rPr>
              <w:instrText xml:space="preserve"> PAGEREF _Toc42259117 \h </w:instrText>
            </w:r>
          </w:ins>
          <w:r w:rsidRPr="007C437A">
            <w:rPr>
              <w:webHidden/>
              <w:rPrChange w:id="1389" w:author="Arthur Parmentier" w:date="2020-06-07T15:27:00Z">
                <w:rPr>
                  <w:noProof/>
                  <w:webHidden/>
                </w:rPr>
              </w:rPrChange>
            </w:rPr>
          </w:r>
          <w:r w:rsidRPr="007C437A">
            <w:rPr>
              <w:webHidden/>
              <w:rPrChange w:id="1390" w:author="Arthur Parmentier" w:date="2020-06-07T15:27:00Z">
                <w:rPr>
                  <w:noProof/>
                  <w:webHidden/>
                </w:rPr>
              </w:rPrChange>
            </w:rPr>
            <w:fldChar w:fldCharType="separate"/>
          </w:r>
          <w:ins w:id="1391" w:author="Arthur Parmentier" w:date="2020-06-05T14:15:00Z">
            <w:r w:rsidRPr="007C437A">
              <w:rPr>
                <w:webHidden/>
                <w:rPrChange w:id="1392" w:author="Arthur Parmentier" w:date="2020-06-07T15:27:00Z">
                  <w:rPr>
                    <w:noProof/>
                    <w:webHidden/>
                  </w:rPr>
                </w:rPrChange>
              </w:rPr>
              <w:t>47</w:t>
            </w:r>
            <w:r w:rsidRPr="007C437A">
              <w:rPr>
                <w:webHidden/>
                <w:rPrChange w:id="1393" w:author="Arthur Parmentier" w:date="2020-06-07T15:27:00Z">
                  <w:rPr>
                    <w:noProof/>
                    <w:webHidden/>
                  </w:rPr>
                </w:rPrChange>
              </w:rPr>
              <w:fldChar w:fldCharType="end"/>
            </w:r>
            <w:r w:rsidRPr="007C437A">
              <w:rPr>
                <w:rStyle w:val="Lienhypertexte"/>
                <w:rPrChange w:id="1394" w:author="Arthur Parmentier" w:date="2020-06-07T15:27:00Z">
                  <w:rPr>
                    <w:rStyle w:val="Lienhypertexte"/>
                    <w:noProof/>
                  </w:rPr>
                </w:rPrChange>
              </w:rPr>
              <w:fldChar w:fldCharType="end"/>
            </w:r>
          </w:ins>
        </w:p>
        <w:p w:rsidR="00DC3FF9" w:rsidRPr="007C437A" w:rsidDel="00BA3828" w:rsidRDefault="00DC3FF9" w:rsidP="00E6654A">
          <w:pPr>
            <w:pStyle w:val="TM1"/>
            <w:rPr>
              <w:del w:id="1395" w:author="Arthur Parmentier" w:date="2020-05-14T13:28:00Z"/>
              <w:rFonts w:eastAsiaTheme="minorEastAsia" w:cstheme="minorBidi"/>
              <w:sz w:val="22"/>
              <w:szCs w:val="22"/>
              <w:rPrChange w:id="1396" w:author="Arthur Parmentier" w:date="2020-06-07T15:27:00Z">
                <w:rPr>
                  <w:del w:id="1397" w:author="Arthur Parmentier" w:date="2020-05-14T13:28:00Z"/>
                  <w:rFonts w:eastAsiaTheme="minorEastAsia" w:cstheme="minorBidi"/>
                  <w:noProof/>
                  <w:sz w:val="22"/>
                  <w:szCs w:val="22"/>
                  <w:lang w:val="fr-FR"/>
                </w:rPr>
              </w:rPrChange>
            </w:rPr>
          </w:pPr>
          <w:del w:id="1398" w:author="Arthur Parmentier" w:date="2020-05-14T13:28:00Z">
            <w:r w:rsidRPr="007C437A" w:rsidDel="00BA3828">
              <w:rPr>
                <w:rPrChange w:id="1399" w:author="Arthur Parmentier" w:date="2020-06-07T15:27:00Z">
                  <w:rPr>
                    <w:rStyle w:val="Lienhypertexte"/>
                    <w:noProof/>
                  </w:rPr>
                </w:rPrChange>
              </w:rPr>
              <w:delText>I.</w:delText>
            </w:r>
            <w:r w:rsidRPr="007C437A" w:rsidDel="00BA3828">
              <w:rPr>
                <w:rFonts w:eastAsiaTheme="minorEastAsia" w:cstheme="minorBidi"/>
                <w:sz w:val="22"/>
                <w:szCs w:val="22"/>
                <w:rPrChange w:id="1400" w:author="Arthur Parmentier" w:date="2020-06-07T15:27:00Z">
                  <w:rPr>
                    <w:rFonts w:eastAsiaTheme="minorEastAsia" w:cstheme="minorBidi"/>
                    <w:noProof/>
                    <w:sz w:val="22"/>
                    <w:szCs w:val="22"/>
                    <w:lang w:val="fr-FR"/>
                  </w:rPr>
                </w:rPrChange>
              </w:rPr>
              <w:tab/>
            </w:r>
            <w:r w:rsidRPr="007C437A" w:rsidDel="00BA3828">
              <w:rPr>
                <w:rPrChange w:id="1401" w:author="Arthur Parmentier" w:date="2020-06-07T15:27:00Z">
                  <w:rPr>
                    <w:rStyle w:val="Lienhypertexte"/>
                    <w:noProof/>
                  </w:rPr>
                </w:rPrChange>
              </w:rPr>
              <w:delText>Introduction</w:delText>
            </w:r>
            <w:r w:rsidRPr="007C437A" w:rsidDel="00BA3828">
              <w:rPr>
                <w:webHidden/>
                <w:rPrChange w:id="1402" w:author="Arthur Parmentier" w:date="2020-06-07T15:27:00Z">
                  <w:rPr>
                    <w:noProof/>
                    <w:webHidden/>
                  </w:rPr>
                </w:rPrChange>
              </w:rPr>
              <w:tab/>
              <w:delText>2</w:delText>
            </w:r>
          </w:del>
        </w:p>
        <w:p w:rsidR="00DC3FF9" w:rsidRPr="007C437A" w:rsidDel="00BA3828" w:rsidRDefault="00DC3FF9" w:rsidP="00E6654A">
          <w:pPr>
            <w:pStyle w:val="TM1"/>
            <w:rPr>
              <w:del w:id="1403" w:author="Arthur Parmentier" w:date="2020-05-14T13:28:00Z"/>
              <w:rFonts w:eastAsiaTheme="minorEastAsia" w:cstheme="minorBidi"/>
              <w:sz w:val="22"/>
              <w:szCs w:val="22"/>
              <w:rPrChange w:id="1404" w:author="Arthur Parmentier" w:date="2020-06-07T15:27:00Z">
                <w:rPr>
                  <w:del w:id="1405" w:author="Arthur Parmentier" w:date="2020-05-14T13:28:00Z"/>
                  <w:rFonts w:eastAsiaTheme="minorEastAsia" w:cstheme="minorBidi"/>
                  <w:noProof/>
                  <w:sz w:val="22"/>
                  <w:szCs w:val="22"/>
                  <w:lang w:val="fr-FR"/>
                </w:rPr>
              </w:rPrChange>
            </w:rPr>
          </w:pPr>
          <w:del w:id="1406" w:author="Arthur Parmentier" w:date="2020-05-14T13:28:00Z">
            <w:r w:rsidRPr="007C437A" w:rsidDel="00BA3828">
              <w:rPr>
                <w:rPrChange w:id="1407" w:author="Arthur Parmentier" w:date="2020-06-07T15:27:00Z">
                  <w:rPr>
                    <w:rStyle w:val="Lienhypertexte"/>
                    <w:noProof/>
                  </w:rPr>
                </w:rPrChange>
              </w:rPr>
              <w:delText>III.</w:delText>
            </w:r>
            <w:r w:rsidRPr="007C437A" w:rsidDel="00BA3828">
              <w:rPr>
                <w:rFonts w:eastAsiaTheme="minorEastAsia" w:cstheme="minorBidi"/>
                <w:sz w:val="22"/>
                <w:szCs w:val="22"/>
                <w:rPrChange w:id="1408" w:author="Arthur Parmentier" w:date="2020-06-07T15:27:00Z">
                  <w:rPr>
                    <w:rFonts w:eastAsiaTheme="minorEastAsia" w:cstheme="minorBidi"/>
                    <w:noProof/>
                    <w:sz w:val="22"/>
                    <w:szCs w:val="22"/>
                    <w:lang w:val="fr-FR"/>
                  </w:rPr>
                </w:rPrChange>
              </w:rPr>
              <w:tab/>
            </w:r>
            <w:r w:rsidRPr="007C437A" w:rsidDel="00BA3828">
              <w:rPr>
                <w:rPrChange w:id="1409" w:author="Arthur Parmentier" w:date="2020-06-07T15:27:00Z">
                  <w:rPr>
                    <w:rStyle w:val="Lienhypertexte"/>
                    <w:noProof/>
                  </w:rPr>
                </w:rPrChange>
              </w:rPr>
              <w:delText>A brief history of Soundpainting</w:delText>
            </w:r>
            <w:r w:rsidRPr="007C437A" w:rsidDel="00BA3828">
              <w:rPr>
                <w:webHidden/>
                <w:rPrChange w:id="1410" w:author="Arthur Parmentier" w:date="2020-06-07T15:27:00Z">
                  <w:rPr>
                    <w:noProof/>
                    <w:webHidden/>
                  </w:rPr>
                </w:rPrChange>
              </w:rPr>
              <w:tab/>
              <w:delText>3</w:delText>
            </w:r>
          </w:del>
        </w:p>
        <w:p w:rsidR="00DC3FF9" w:rsidRPr="007C437A" w:rsidDel="00BA3828" w:rsidRDefault="00DC3FF9" w:rsidP="00E6654A">
          <w:pPr>
            <w:pStyle w:val="TM2"/>
            <w:rPr>
              <w:del w:id="1411" w:author="Arthur Parmentier" w:date="2020-05-14T13:28:00Z"/>
              <w:rFonts w:eastAsiaTheme="minorEastAsia" w:cstheme="minorBidi"/>
              <w:rPrChange w:id="1412" w:author="Arthur Parmentier" w:date="2020-06-07T15:27:00Z">
                <w:rPr>
                  <w:del w:id="1413" w:author="Arthur Parmentier" w:date="2020-05-14T13:28:00Z"/>
                  <w:rFonts w:eastAsiaTheme="minorEastAsia" w:cstheme="minorBidi"/>
                  <w:noProof/>
                  <w:lang w:val="fr-FR"/>
                </w:rPr>
              </w:rPrChange>
            </w:rPr>
          </w:pPr>
          <w:del w:id="1414" w:author="Arthur Parmentier" w:date="2020-05-14T13:28:00Z">
            <w:r w:rsidRPr="007C437A" w:rsidDel="00BA3828">
              <w:rPr>
                <w:rPrChange w:id="1415" w:author="Arthur Parmentier" w:date="2020-06-07T15:27:00Z">
                  <w:rPr>
                    <w:rStyle w:val="Lienhypertexte"/>
                    <w:noProof/>
                  </w:rPr>
                </w:rPrChange>
              </w:rPr>
              <w:delText>A.</w:delText>
            </w:r>
            <w:r w:rsidRPr="007C437A" w:rsidDel="00BA3828">
              <w:rPr>
                <w:rFonts w:eastAsiaTheme="minorEastAsia" w:cstheme="minorBidi"/>
                <w:rPrChange w:id="1416" w:author="Arthur Parmentier" w:date="2020-06-07T15:27:00Z">
                  <w:rPr>
                    <w:rFonts w:eastAsiaTheme="minorEastAsia" w:cstheme="minorBidi"/>
                    <w:noProof/>
                    <w:lang w:val="fr-FR"/>
                  </w:rPr>
                </w:rPrChange>
              </w:rPr>
              <w:tab/>
            </w:r>
            <w:r w:rsidRPr="007C437A" w:rsidDel="00BA3828">
              <w:rPr>
                <w:rPrChange w:id="1417" w:author="Arthur Parmentier" w:date="2020-06-07T15:27:00Z">
                  <w:rPr>
                    <w:rStyle w:val="Lienhypertexte"/>
                    <w:noProof/>
                  </w:rPr>
                </w:rPrChange>
              </w:rPr>
              <w:delText>Back in Woodstock 1974: emergence in emergency</w:delText>
            </w:r>
            <w:r w:rsidRPr="007C437A" w:rsidDel="00BA3828">
              <w:rPr>
                <w:webHidden/>
                <w:rPrChange w:id="1418" w:author="Arthur Parmentier" w:date="2020-06-07T15:27:00Z">
                  <w:rPr>
                    <w:noProof/>
                    <w:webHidden/>
                  </w:rPr>
                </w:rPrChange>
              </w:rPr>
              <w:tab/>
              <w:delText>3</w:delText>
            </w:r>
          </w:del>
        </w:p>
        <w:p w:rsidR="00DC3FF9" w:rsidRPr="007C437A" w:rsidDel="00BA3828" w:rsidRDefault="00DC3FF9" w:rsidP="00E6654A">
          <w:pPr>
            <w:pStyle w:val="TM2"/>
            <w:rPr>
              <w:del w:id="1419" w:author="Arthur Parmentier" w:date="2020-05-14T13:28:00Z"/>
              <w:rFonts w:eastAsiaTheme="minorEastAsia" w:cstheme="minorBidi"/>
              <w:rPrChange w:id="1420" w:author="Arthur Parmentier" w:date="2020-06-07T15:27:00Z">
                <w:rPr>
                  <w:del w:id="1421" w:author="Arthur Parmentier" w:date="2020-05-14T13:28:00Z"/>
                  <w:rFonts w:eastAsiaTheme="minorEastAsia" w:cstheme="minorBidi"/>
                  <w:noProof/>
                  <w:lang w:val="fr-FR"/>
                </w:rPr>
              </w:rPrChange>
            </w:rPr>
          </w:pPr>
          <w:del w:id="1422" w:author="Arthur Parmentier" w:date="2020-05-14T13:28:00Z">
            <w:r w:rsidRPr="007C437A" w:rsidDel="00BA3828">
              <w:rPr>
                <w:rPrChange w:id="1423" w:author="Arthur Parmentier" w:date="2020-06-07T15:27:00Z">
                  <w:rPr>
                    <w:rStyle w:val="Lienhypertexte"/>
                    <w:noProof/>
                  </w:rPr>
                </w:rPrChange>
              </w:rPr>
              <w:delText>B.</w:delText>
            </w:r>
            <w:r w:rsidRPr="007C437A" w:rsidDel="00BA3828">
              <w:rPr>
                <w:rFonts w:eastAsiaTheme="minorEastAsia" w:cstheme="minorBidi"/>
                <w:rPrChange w:id="1424" w:author="Arthur Parmentier" w:date="2020-06-07T15:27:00Z">
                  <w:rPr>
                    <w:rFonts w:eastAsiaTheme="minorEastAsia" w:cstheme="minorBidi"/>
                    <w:noProof/>
                    <w:lang w:val="fr-FR"/>
                  </w:rPr>
                </w:rPrChange>
              </w:rPr>
              <w:tab/>
            </w:r>
            <w:r w:rsidRPr="007C437A" w:rsidDel="00BA3828">
              <w:rPr>
                <w:rPrChange w:id="1425" w:author="Arthur Parmentier" w:date="2020-06-07T15:27:00Z">
                  <w:rPr>
                    <w:rStyle w:val="Lienhypertexte"/>
                    <w:noProof/>
                  </w:rPr>
                </w:rPrChange>
              </w:rPr>
              <w:delText>A new form of composition</w:delText>
            </w:r>
            <w:r w:rsidRPr="007C437A" w:rsidDel="00BA3828">
              <w:rPr>
                <w:webHidden/>
                <w:rPrChange w:id="1426" w:author="Arthur Parmentier" w:date="2020-06-07T15:27:00Z">
                  <w:rPr>
                    <w:noProof/>
                    <w:webHidden/>
                  </w:rPr>
                </w:rPrChange>
              </w:rPr>
              <w:tab/>
              <w:delText>3</w:delText>
            </w:r>
          </w:del>
        </w:p>
        <w:p w:rsidR="00DC3FF9" w:rsidRPr="007C437A" w:rsidDel="00BA3828" w:rsidRDefault="00DC3FF9" w:rsidP="00E6654A">
          <w:pPr>
            <w:pStyle w:val="TM3"/>
            <w:rPr>
              <w:del w:id="1427" w:author="Arthur Parmentier" w:date="2020-05-14T13:28:00Z"/>
              <w:rFonts w:eastAsiaTheme="minorEastAsia" w:cstheme="minorBidi"/>
              <w:sz w:val="22"/>
              <w:szCs w:val="22"/>
              <w:rPrChange w:id="1428" w:author="Arthur Parmentier" w:date="2020-06-07T15:27:00Z">
                <w:rPr>
                  <w:del w:id="1429" w:author="Arthur Parmentier" w:date="2020-05-14T13:28:00Z"/>
                  <w:rFonts w:eastAsiaTheme="minorEastAsia" w:cstheme="minorBidi"/>
                  <w:noProof/>
                  <w:sz w:val="22"/>
                  <w:szCs w:val="22"/>
                  <w:lang w:val="fr-FR"/>
                </w:rPr>
              </w:rPrChange>
            </w:rPr>
          </w:pPr>
          <w:del w:id="1430" w:author="Arthur Parmentier" w:date="2020-05-14T13:28:00Z">
            <w:r w:rsidRPr="007C437A" w:rsidDel="00BA3828">
              <w:rPr>
                <w:rPrChange w:id="1431" w:author="Arthur Parmentier" w:date="2020-06-07T15:27:00Z">
                  <w:rPr>
                    <w:rStyle w:val="Lienhypertexte"/>
                    <w:noProof/>
                  </w:rPr>
                </w:rPrChange>
              </w:rPr>
              <w:delText>1.</w:delText>
            </w:r>
            <w:r w:rsidRPr="007C437A" w:rsidDel="00BA3828">
              <w:rPr>
                <w:rFonts w:eastAsiaTheme="minorEastAsia" w:cstheme="minorBidi"/>
                <w:sz w:val="22"/>
                <w:szCs w:val="22"/>
                <w:rPrChange w:id="1432" w:author="Arthur Parmentier" w:date="2020-06-07T15:27:00Z">
                  <w:rPr>
                    <w:rFonts w:eastAsiaTheme="minorEastAsia" w:cstheme="minorBidi"/>
                    <w:noProof/>
                    <w:sz w:val="22"/>
                    <w:szCs w:val="22"/>
                    <w:lang w:val="fr-FR"/>
                  </w:rPr>
                </w:rPrChange>
              </w:rPr>
              <w:tab/>
            </w:r>
            <w:r w:rsidRPr="007C437A" w:rsidDel="00BA3828">
              <w:rPr>
                <w:rPrChange w:id="1433" w:author="Arthur Parmentier" w:date="2020-06-07T15:27:00Z">
                  <w:rPr>
                    <w:rStyle w:val="Lienhypertexte"/>
                    <w:noProof/>
                  </w:rPr>
                </w:rPrChange>
              </w:rPr>
              <w:delText>Sign language: from cultural concepts to performance</w:delText>
            </w:r>
            <w:r w:rsidRPr="007C437A" w:rsidDel="00BA3828">
              <w:rPr>
                <w:webHidden/>
                <w:rPrChange w:id="1434" w:author="Arthur Parmentier" w:date="2020-06-07T15:27:00Z">
                  <w:rPr>
                    <w:noProof/>
                    <w:webHidden/>
                  </w:rPr>
                </w:rPrChange>
              </w:rPr>
              <w:tab/>
              <w:delText>3</w:delText>
            </w:r>
          </w:del>
        </w:p>
        <w:p w:rsidR="00DC3FF9" w:rsidRPr="007C437A" w:rsidDel="00BA3828" w:rsidRDefault="00DC3FF9" w:rsidP="00E6654A">
          <w:pPr>
            <w:pStyle w:val="TM3"/>
            <w:rPr>
              <w:del w:id="1435" w:author="Arthur Parmentier" w:date="2020-05-14T13:28:00Z"/>
              <w:rFonts w:eastAsiaTheme="minorEastAsia" w:cstheme="minorBidi"/>
              <w:sz w:val="22"/>
              <w:szCs w:val="22"/>
              <w:rPrChange w:id="1436" w:author="Arthur Parmentier" w:date="2020-06-07T15:27:00Z">
                <w:rPr>
                  <w:del w:id="1437" w:author="Arthur Parmentier" w:date="2020-05-14T13:28:00Z"/>
                  <w:rFonts w:eastAsiaTheme="minorEastAsia" w:cstheme="minorBidi"/>
                  <w:noProof/>
                  <w:sz w:val="22"/>
                  <w:szCs w:val="22"/>
                  <w:lang w:val="fr-FR"/>
                </w:rPr>
              </w:rPrChange>
            </w:rPr>
          </w:pPr>
          <w:del w:id="1438" w:author="Arthur Parmentier" w:date="2020-05-14T13:28:00Z">
            <w:r w:rsidRPr="007C437A" w:rsidDel="00BA3828">
              <w:rPr>
                <w:rPrChange w:id="1439" w:author="Arthur Parmentier" w:date="2020-06-07T15:27:00Z">
                  <w:rPr>
                    <w:rStyle w:val="Lienhypertexte"/>
                    <w:noProof/>
                  </w:rPr>
                </w:rPrChange>
              </w:rPr>
              <w:delText>2.</w:delText>
            </w:r>
            <w:r w:rsidRPr="007C437A" w:rsidDel="00BA3828">
              <w:rPr>
                <w:rFonts w:eastAsiaTheme="minorEastAsia" w:cstheme="minorBidi"/>
                <w:sz w:val="22"/>
                <w:szCs w:val="22"/>
                <w:rPrChange w:id="1440" w:author="Arthur Parmentier" w:date="2020-06-07T15:27:00Z">
                  <w:rPr>
                    <w:rFonts w:eastAsiaTheme="minorEastAsia" w:cstheme="minorBidi"/>
                    <w:noProof/>
                    <w:sz w:val="22"/>
                    <w:szCs w:val="22"/>
                    <w:lang w:val="fr-FR"/>
                  </w:rPr>
                </w:rPrChange>
              </w:rPr>
              <w:tab/>
            </w:r>
            <w:r w:rsidRPr="007C437A" w:rsidDel="00BA3828">
              <w:rPr>
                <w:rPrChange w:id="1441" w:author="Arthur Parmentier" w:date="2020-06-07T15:27:00Z">
                  <w:rPr>
                    <w:rStyle w:val="Lienhypertexte"/>
                    <w:noProof/>
                  </w:rPr>
                </w:rPrChange>
              </w:rPr>
              <w:delText>A multidisciplinary language</w:delText>
            </w:r>
            <w:r w:rsidRPr="007C437A" w:rsidDel="00BA3828">
              <w:rPr>
                <w:webHidden/>
                <w:rPrChange w:id="1442" w:author="Arthur Parmentier" w:date="2020-06-07T15:27:00Z">
                  <w:rPr>
                    <w:noProof/>
                    <w:webHidden/>
                  </w:rPr>
                </w:rPrChange>
              </w:rPr>
              <w:tab/>
              <w:delText>3</w:delText>
            </w:r>
          </w:del>
        </w:p>
        <w:p w:rsidR="00DC3FF9" w:rsidRPr="007C437A" w:rsidDel="00BA3828" w:rsidRDefault="00DC3FF9" w:rsidP="00E6654A">
          <w:pPr>
            <w:pStyle w:val="TM3"/>
            <w:rPr>
              <w:del w:id="1443" w:author="Arthur Parmentier" w:date="2020-05-14T13:28:00Z"/>
              <w:rFonts w:eastAsiaTheme="minorEastAsia" w:cstheme="minorBidi"/>
              <w:sz w:val="22"/>
              <w:szCs w:val="22"/>
              <w:rPrChange w:id="1444" w:author="Arthur Parmentier" w:date="2020-06-07T15:27:00Z">
                <w:rPr>
                  <w:del w:id="1445" w:author="Arthur Parmentier" w:date="2020-05-14T13:28:00Z"/>
                  <w:rFonts w:eastAsiaTheme="minorEastAsia" w:cstheme="minorBidi"/>
                  <w:noProof/>
                  <w:sz w:val="22"/>
                  <w:szCs w:val="22"/>
                  <w:lang w:val="fr-FR"/>
                </w:rPr>
              </w:rPrChange>
            </w:rPr>
          </w:pPr>
          <w:del w:id="1446" w:author="Arthur Parmentier" w:date="2020-05-14T13:28:00Z">
            <w:r w:rsidRPr="007C437A" w:rsidDel="00BA3828">
              <w:rPr>
                <w:rPrChange w:id="1447" w:author="Arthur Parmentier" w:date="2020-06-07T15:27:00Z">
                  <w:rPr>
                    <w:rStyle w:val="Lienhypertexte"/>
                    <w:noProof/>
                  </w:rPr>
                </w:rPrChange>
              </w:rPr>
              <w:delText>3.</w:delText>
            </w:r>
            <w:r w:rsidRPr="007C437A" w:rsidDel="00BA3828">
              <w:rPr>
                <w:rFonts w:eastAsiaTheme="minorEastAsia" w:cstheme="minorBidi"/>
                <w:sz w:val="22"/>
                <w:szCs w:val="22"/>
                <w:rPrChange w:id="1448" w:author="Arthur Parmentier" w:date="2020-06-07T15:27:00Z">
                  <w:rPr>
                    <w:rFonts w:eastAsiaTheme="minorEastAsia" w:cstheme="minorBidi"/>
                    <w:noProof/>
                    <w:sz w:val="22"/>
                    <w:szCs w:val="22"/>
                    <w:lang w:val="fr-FR"/>
                  </w:rPr>
                </w:rPrChange>
              </w:rPr>
              <w:tab/>
            </w:r>
            <w:r w:rsidRPr="007C437A" w:rsidDel="00BA3828">
              <w:rPr>
                <w:rPrChange w:id="1449" w:author="Arthur Parmentier" w:date="2020-06-07T15:27:00Z">
                  <w:rPr>
                    <w:rStyle w:val="Lienhypertexte"/>
                    <w:noProof/>
                  </w:rPr>
                </w:rPrChange>
              </w:rPr>
              <w:delText>Fertility in Europe, worldwide spread in modern societies</w:delText>
            </w:r>
            <w:r w:rsidRPr="007C437A" w:rsidDel="00BA3828">
              <w:rPr>
                <w:webHidden/>
                <w:rPrChange w:id="1450" w:author="Arthur Parmentier" w:date="2020-06-07T15:27:00Z">
                  <w:rPr>
                    <w:noProof/>
                    <w:webHidden/>
                  </w:rPr>
                </w:rPrChange>
              </w:rPr>
              <w:tab/>
              <w:delText>4</w:delText>
            </w:r>
          </w:del>
        </w:p>
        <w:p w:rsidR="00DC3FF9" w:rsidRPr="007C437A" w:rsidDel="00BA3828" w:rsidRDefault="00DC3FF9" w:rsidP="00E6654A">
          <w:pPr>
            <w:pStyle w:val="TM1"/>
            <w:rPr>
              <w:del w:id="1451" w:author="Arthur Parmentier" w:date="2020-05-14T13:28:00Z"/>
              <w:rFonts w:eastAsiaTheme="minorEastAsia" w:cstheme="minorBidi"/>
              <w:sz w:val="22"/>
              <w:szCs w:val="22"/>
              <w:rPrChange w:id="1452" w:author="Arthur Parmentier" w:date="2020-06-07T15:27:00Z">
                <w:rPr>
                  <w:del w:id="1453" w:author="Arthur Parmentier" w:date="2020-05-14T13:28:00Z"/>
                  <w:rFonts w:eastAsiaTheme="minorEastAsia" w:cstheme="minorBidi"/>
                  <w:noProof/>
                  <w:sz w:val="22"/>
                  <w:szCs w:val="22"/>
                  <w:lang w:val="fr-FR"/>
                </w:rPr>
              </w:rPrChange>
            </w:rPr>
          </w:pPr>
          <w:del w:id="1454" w:author="Arthur Parmentier" w:date="2020-05-14T13:28:00Z">
            <w:r w:rsidRPr="007C437A" w:rsidDel="00BA3828">
              <w:rPr>
                <w:rPrChange w:id="1455" w:author="Arthur Parmentier" w:date="2020-06-07T15:27:00Z">
                  <w:rPr>
                    <w:rStyle w:val="Lienhypertexte"/>
                    <w:noProof/>
                  </w:rPr>
                </w:rPrChange>
              </w:rPr>
              <w:delText>IV.</w:delText>
            </w:r>
            <w:r w:rsidRPr="007C437A" w:rsidDel="00BA3828">
              <w:rPr>
                <w:rFonts w:eastAsiaTheme="minorEastAsia" w:cstheme="minorBidi"/>
                <w:sz w:val="22"/>
                <w:szCs w:val="22"/>
                <w:rPrChange w:id="1456" w:author="Arthur Parmentier" w:date="2020-06-07T15:27:00Z">
                  <w:rPr>
                    <w:rFonts w:eastAsiaTheme="minorEastAsia" w:cstheme="minorBidi"/>
                    <w:noProof/>
                    <w:sz w:val="22"/>
                    <w:szCs w:val="22"/>
                    <w:lang w:val="fr-FR"/>
                  </w:rPr>
                </w:rPrChange>
              </w:rPr>
              <w:tab/>
            </w:r>
            <w:r w:rsidRPr="007C437A" w:rsidDel="00BA3828">
              <w:rPr>
                <w:rPrChange w:id="1457" w:author="Arthur Parmentier" w:date="2020-06-07T15:27:00Z">
                  <w:rPr>
                    <w:rStyle w:val="Lienhypertexte"/>
                    <w:noProof/>
                  </w:rPr>
                </w:rPrChange>
              </w:rPr>
              <w:delText>Historical and theoretical context</w:delText>
            </w:r>
            <w:r w:rsidRPr="007C437A" w:rsidDel="00BA3828">
              <w:rPr>
                <w:webHidden/>
                <w:rPrChange w:id="1458" w:author="Arthur Parmentier" w:date="2020-06-07T15:27:00Z">
                  <w:rPr>
                    <w:noProof/>
                    <w:webHidden/>
                  </w:rPr>
                </w:rPrChange>
              </w:rPr>
              <w:tab/>
              <w:delText>4</w:delText>
            </w:r>
          </w:del>
        </w:p>
        <w:p w:rsidR="00DC3FF9" w:rsidRPr="007C437A" w:rsidDel="00BA3828" w:rsidRDefault="00DC3FF9" w:rsidP="00E6654A">
          <w:pPr>
            <w:pStyle w:val="TM2"/>
            <w:rPr>
              <w:del w:id="1459" w:author="Arthur Parmentier" w:date="2020-05-14T13:28:00Z"/>
              <w:rFonts w:eastAsiaTheme="minorEastAsia" w:cstheme="minorBidi"/>
              <w:rPrChange w:id="1460" w:author="Arthur Parmentier" w:date="2020-06-07T15:27:00Z">
                <w:rPr>
                  <w:del w:id="1461" w:author="Arthur Parmentier" w:date="2020-05-14T13:28:00Z"/>
                  <w:rFonts w:eastAsiaTheme="minorEastAsia" w:cstheme="minorBidi"/>
                  <w:noProof/>
                  <w:lang w:val="fr-FR"/>
                </w:rPr>
              </w:rPrChange>
            </w:rPr>
          </w:pPr>
          <w:del w:id="1462" w:author="Arthur Parmentier" w:date="2020-05-14T13:28:00Z">
            <w:r w:rsidRPr="007C437A" w:rsidDel="00BA3828">
              <w:rPr>
                <w:rPrChange w:id="1463" w:author="Arthur Parmentier" w:date="2020-06-07T15:27:00Z">
                  <w:rPr>
                    <w:rStyle w:val="Lienhypertexte"/>
                    <w:noProof/>
                  </w:rPr>
                </w:rPrChange>
              </w:rPr>
              <w:delText>A.</w:delText>
            </w:r>
            <w:r w:rsidRPr="007C437A" w:rsidDel="00BA3828">
              <w:rPr>
                <w:rFonts w:eastAsiaTheme="minorEastAsia" w:cstheme="minorBidi"/>
                <w:rPrChange w:id="1464" w:author="Arthur Parmentier" w:date="2020-06-07T15:27:00Z">
                  <w:rPr>
                    <w:rFonts w:eastAsiaTheme="minorEastAsia" w:cstheme="minorBidi"/>
                    <w:noProof/>
                    <w:lang w:val="fr-FR"/>
                  </w:rPr>
                </w:rPrChange>
              </w:rPr>
              <w:tab/>
            </w:r>
            <w:r w:rsidRPr="007C437A" w:rsidDel="00BA3828">
              <w:rPr>
                <w:rPrChange w:id="1465" w:author="Arthur Parmentier" w:date="2020-06-07T15:27:00Z">
                  <w:rPr>
                    <w:rStyle w:val="Lienhypertexte"/>
                    <w:noProof/>
                  </w:rPr>
                </w:rPrChange>
              </w:rPr>
              <w:delText>Gestures and signs for communication: a long history</w:delText>
            </w:r>
            <w:r w:rsidRPr="007C437A" w:rsidDel="00BA3828">
              <w:rPr>
                <w:webHidden/>
                <w:rPrChange w:id="1466" w:author="Arthur Parmentier" w:date="2020-06-07T15:27:00Z">
                  <w:rPr>
                    <w:noProof/>
                    <w:webHidden/>
                  </w:rPr>
                </w:rPrChange>
              </w:rPr>
              <w:tab/>
              <w:delText>4</w:delText>
            </w:r>
          </w:del>
        </w:p>
        <w:p w:rsidR="00DC3FF9" w:rsidRPr="007C437A" w:rsidDel="00BA3828" w:rsidRDefault="00DC3FF9" w:rsidP="00E6654A">
          <w:pPr>
            <w:pStyle w:val="TM3"/>
            <w:rPr>
              <w:del w:id="1467" w:author="Arthur Parmentier" w:date="2020-05-14T13:28:00Z"/>
              <w:rFonts w:eastAsiaTheme="minorEastAsia" w:cstheme="minorBidi"/>
              <w:sz w:val="22"/>
              <w:szCs w:val="22"/>
              <w:rPrChange w:id="1468" w:author="Arthur Parmentier" w:date="2020-06-07T15:27:00Z">
                <w:rPr>
                  <w:del w:id="1469" w:author="Arthur Parmentier" w:date="2020-05-14T13:28:00Z"/>
                  <w:rFonts w:eastAsiaTheme="minorEastAsia" w:cstheme="minorBidi"/>
                  <w:noProof/>
                  <w:sz w:val="22"/>
                  <w:szCs w:val="22"/>
                  <w:lang w:val="fr-FR"/>
                </w:rPr>
              </w:rPrChange>
            </w:rPr>
          </w:pPr>
          <w:del w:id="1470" w:author="Arthur Parmentier" w:date="2020-05-14T13:28:00Z">
            <w:r w:rsidRPr="007C437A" w:rsidDel="00BA3828">
              <w:rPr>
                <w:rPrChange w:id="1471" w:author="Arthur Parmentier" w:date="2020-06-07T15:27:00Z">
                  <w:rPr>
                    <w:rStyle w:val="Lienhypertexte"/>
                    <w:noProof/>
                  </w:rPr>
                </w:rPrChange>
              </w:rPr>
              <w:delText>1.</w:delText>
            </w:r>
            <w:r w:rsidRPr="007C437A" w:rsidDel="00BA3828">
              <w:rPr>
                <w:rFonts w:eastAsiaTheme="minorEastAsia" w:cstheme="minorBidi"/>
                <w:sz w:val="22"/>
                <w:szCs w:val="22"/>
                <w:rPrChange w:id="1472" w:author="Arthur Parmentier" w:date="2020-06-07T15:27:00Z">
                  <w:rPr>
                    <w:rFonts w:eastAsiaTheme="minorEastAsia" w:cstheme="minorBidi"/>
                    <w:noProof/>
                    <w:sz w:val="22"/>
                    <w:szCs w:val="22"/>
                    <w:lang w:val="fr-FR"/>
                  </w:rPr>
                </w:rPrChange>
              </w:rPr>
              <w:tab/>
            </w:r>
            <w:r w:rsidRPr="007C437A" w:rsidDel="00BA3828">
              <w:rPr>
                <w:rPrChange w:id="1473" w:author="Arthur Parmentier" w:date="2020-06-07T15:27:00Z">
                  <w:rPr>
                    <w:rStyle w:val="Lienhypertexte"/>
                    <w:noProof/>
                  </w:rPr>
                </w:rPrChange>
              </w:rPr>
              <w:delText>A very long time ago…</w:delText>
            </w:r>
            <w:r w:rsidRPr="007C437A" w:rsidDel="00BA3828">
              <w:rPr>
                <w:webHidden/>
                <w:rPrChange w:id="1474" w:author="Arthur Parmentier" w:date="2020-06-07T15:27:00Z">
                  <w:rPr>
                    <w:noProof/>
                    <w:webHidden/>
                  </w:rPr>
                </w:rPrChange>
              </w:rPr>
              <w:tab/>
              <w:delText>5</w:delText>
            </w:r>
          </w:del>
        </w:p>
        <w:p w:rsidR="00DC3FF9" w:rsidRPr="007C437A" w:rsidDel="00BA3828" w:rsidRDefault="00DC3FF9" w:rsidP="00E6654A">
          <w:pPr>
            <w:pStyle w:val="TM3"/>
            <w:rPr>
              <w:del w:id="1475" w:author="Arthur Parmentier" w:date="2020-05-14T13:28:00Z"/>
              <w:rFonts w:eastAsiaTheme="minorEastAsia" w:cstheme="minorBidi"/>
              <w:sz w:val="22"/>
              <w:szCs w:val="22"/>
              <w:rPrChange w:id="1476" w:author="Arthur Parmentier" w:date="2020-06-07T15:27:00Z">
                <w:rPr>
                  <w:del w:id="1477" w:author="Arthur Parmentier" w:date="2020-05-14T13:28:00Z"/>
                  <w:rFonts w:eastAsiaTheme="minorEastAsia" w:cstheme="minorBidi"/>
                  <w:noProof/>
                  <w:sz w:val="22"/>
                  <w:szCs w:val="22"/>
                  <w:lang w:val="fr-FR"/>
                </w:rPr>
              </w:rPrChange>
            </w:rPr>
          </w:pPr>
          <w:del w:id="1478" w:author="Arthur Parmentier" w:date="2020-05-14T13:28:00Z">
            <w:r w:rsidRPr="007C437A" w:rsidDel="00BA3828">
              <w:rPr>
                <w:rPrChange w:id="1479" w:author="Arthur Parmentier" w:date="2020-06-07T15:27:00Z">
                  <w:rPr>
                    <w:rStyle w:val="Lienhypertexte"/>
                    <w:noProof/>
                  </w:rPr>
                </w:rPrChange>
              </w:rPr>
              <w:delText>2.</w:delText>
            </w:r>
            <w:r w:rsidRPr="007C437A" w:rsidDel="00BA3828">
              <w:rPr>
                <w:rFonts w:eastAsiaTheme="minorEastAsia" w:cstheme="minorBidi"/>
                <w:sz w:val="22"/>
                <w:szCs w:val="22"/>
                <w:rPrChange w:id="1480" w:author="Arthur Parmentier" w:date="2020-06-07T15:27:00Z">
                  <w:rPr>
                    <w:rFonts w:eastAsiaTheme="minorEastAsia" w:cstheme="minorBidi"/>
                    <w:noProof/>
                    <w:sz w:val="22"/>
                    <w:szCs w:val="22"/>
                    <w:lang w:val="fr-FR"/>
                  </w:rPr>
                </w:rPrChange>
              </w:rPr>
              <w:tab/>
            </w:r>
            <w:r w:rsidRPr="007C437A" w:rsidDel="00BA3828">
              <w:rPr>
                <w:rPrChange w:id="1481" w:author="Arthur Parmentier" w:date="2020-06-07T15:27:00Z">
                  <w:rPr>
                    <w:rStyle w:val="Lienhypertexte"/>
                    <w:noProof/>
                  </w:rPr>
                </w:rPrChange>
              </w:rPr>
              <w:delText>Middle ages: neumes</w:delText>
            </w:r>
            <w:r w:rsidRPr="007C437A" w:rsidDel="00BA3828">
              <w:rPr>
                <w:webHidden/>
                <w:rPrChange w:id="1482" w:author="Arthur Parmentier" w:date="2020-06-07T15:27:00Z">
                  <w:rPr>
                    <w:noProof/>
                    <w:webHidden/>
                  </w:rPr>
                </w:rPrChange>
              </w:rPr>
              <w:tab/>
              <w:delText>5</w:delText>
            </w:r>
          </w:del>
        </w:p>
        <w:p w:rsidR="00DC3FF9" w:rsidRPr="007C437A" w:rsidDel="00BA3828" w:rsidRDefault="00DC3FF9" w:rsidP="00E6654A">
          <w:pPr>
            <w:pStyle w:val="TM3"/>
            <w:rPr>
              <w:del w:id="1483" w:author="Arthur Parmentier" w:date="2020-05-14T13:28:00Z"/>
              <w:rFonts w:eastAsiaTheme="minorEastAsia" w:cstheme="minorBidi"/>
              <w:sz w:val="22"/>
              <w:szCs w:val="22"/>
              <w:rPrChange w:id="1484" w:author="Arthur Parmentier" w:date="2020-06-07T15:27:00Z">
                <w:rPr>
                  <w:del w:id="1485" w:author="Arthur Parmentier" w:date="2020-05-14T13:28:00Z"/>
                  <w:rFonts w:eastAsiaTheme="minorEastAsia" w:cstheme="minorBidi"/>
                  <w:noProof/>
                  <w:sz w:val="22"/>
                  <w:szCs w:val="22"/>
                  <w:lang w:val="fr-FR"/>
                </w:rPr>
              </w:rPrChange>
            </w:rPr>
          </w:pPr>
          <w:del w:id="1486" w:author="Arthur Parmentier" w:date="2020-05-14T13:28:00Z">
            <w:r w:rsidRPr="007C437A" w:rsidDel="00BA3828">
              <w:rPr>
                <w:rPrChange w:id="1487" w:author="Arthur Parmentier" w:date="2020-06-07T15:27:00Z">
                  <w:rPr>
                    <w:rStyle w:val="Lienhypertexte"/>
                    <w:noProof/>
                  </w:rPr>
                </w:rPrChange>
              </w:rPr>
              <w:delText>3.</w:delText>
            </w:r>
            <w:r w:rsidRPr="007C437A" w:rsidDel="00BA3828">
              <w:rPr>
                <w:rFonts w:eastAsiaTheme="minorEastAsia" w:cstheme="minorBidi"/>
                <w:sz w:val="22"/>
                <w:szCs w:val="22"/>
                <w:rPrChange w:id="1488" w:author="Arthur Parmentier" w:date="2020-06-07T15:27:00Z">
                  <w:rPr>
                    <w:rFonts w:eastAsiaTheme="minorEastAsia" w:cstheme="minorBidi"/>
                    <w:noProof/>
                    <w:sz w:val="22"/>
                    <w:szCs w:val="22"/>
                    <w:lang w:val="fr-FR"/>
                  </w:rPr>
                </w:rPrChange>
              </w:rPr>
              <w:tab/>
            </w:r>
            <w:r w:rsidRPr="007C437A" w:rsidDel="00BA3828">
              <w:rPr>
                <w:rPrChange w:id="1489" w:author="Arthur Parmentier" w:date="2020-06-07T15:27:00Z">
                  <w:rPr>
                    <w:rStyle w:val="Lienhypertexte"/>
                    <w:noProof/>
                  </w:rPr>
                </w:rPrChange>
              </w:rPr>
              <w:delText>Rousseau, Wittgenstein.. theory of signs</w:delText>
            </w:r>
            <w:r w:rsidRPr="007C437A" w:rsidDel="00BA3828">
              <w:rPr>
                <w:webHidden/>
                <w:rPrChange w:id="1490" w:author="Arthur Parmentier" w:date="2020-06-07T15:27:00Z">
                  <w:rPr>
                    <w:noProof/>
                    <w:webHidden/>
                  </w:rPr>
                </w:rPrChange>
              </w:rPr>
              <w:tab/>
              <w:delText>5</w:delText>
            </w:r>
          </w:del>
        </w:p>
        <w:p w:rsidR="00DC3FF9" w:rsidRPr="007C437A" w:rsidDel="00BA3828" w:rsidRDefault="00DC3FF9" w:rsidP="00E6654A">
          <w:pPr>
            <w:pStyle w:val="TM3"/>
            <w:rPr>
              <w:del w:id="1491" w:author="Arthur Parmentier" w:date="2020-05-14T13:28:00Z"/>
              <w:rFonts w:eastAsiaTheme="minorEastAsia" w:cstheme="minorBidi"/>
              <w:sz w:val="22"/>
              <w:szCs w:val="22"/>
              <w:rPrChange w:id="1492" w:author="Arthur Parmentier" w:date="2020-06-07T15:27:00Z">
                <w:rPr>
                  <w:del w:id="1493" w:author="Arthur Parmentier" w:date="2020-05-14T13:28:00Z"/>
                  <w:rFonts w:eastAsiaTheme="minorEastAsia" w:cstheme="minorBidi"/>
                  <w:noProof/>
                  <w:sz w:val="22"/>
                  <w:szCs w:val="22"/>
                  <w:lang w:val="fr-FR"/>
                </w:rPr>
              </w:rPrChange>
            </w:rPr>
          </w:pPr>
          <w:del w:id="1494" w:author="Arthur Parmentier" w:date="2020-05-14T13:28:00Z">
            <w:r w:rsidRPr="007C437A" w:rsidDel="00BA3828">
              <w:rPr>
                <w:rPrChange w:id="1495" w:author="Arthur Parmentier" w:date="2020-06-07T15:27:00Z">
                  <w:rPr>
                    <w:rStyle w:val="Lienhypertexte"/>
                    <w:noProof/>
                  </w:rPr>
                </w:rPrChange>
              </w:rPr>
              <w:delText>4.</w:delText>
            </w:r>
            <w:r w:rsidRPr="007C437A" w:rsidDel="00BA3828">
              <w:rPr>
                <w:rFonts w:eastAsiaTheme="minorEastAsia" w:cstheme="minorBidi"/>
                <w:sz w:val="22"/>
                <w:szCs w:val="22"/>
                <w:rPrChange w:id="1496" w:author="Arthur Parmentier" w:date="2020-06-07T15:27:00Z">
                  <w:rPr>
                    <w:rFonts w:eastAsiaTheme="minorEastAsia" w:cstheme="minorBidi"/>
                    <w:noProof/>
                    <w:sz w:val="22"/>
                    <w:szCs w:val="22"/>
                    <w:lang w:val="fr-FR"/>
                  </w:rPr>
                </w:rPrChange>
              </w:rPr>
              <w:tab/>
            </w:r>
            <w:r w:rsidRPr="007C437A" w:rsidDel="00BA3828">
              <w:rPr>
                <w:rPrChange w:id="1497" w:author="Arthur Parmentier" w:date="2020-06-07T15:27:00Z">
                  <w:rPr>
                    <w:rStyle w:val="Lienhypertexte"/>
                    <w:noProof/>
                  </w:rPr>
                </w:rPrChange>
              </w:rPr>
              <w:delText>Creation of modern sign languages for deafs (?)</w:delText>
            </w:r>
            <w:r w:rsidRPr="007C437A" w:rsidDel="00BA3828">
              <w:rPr>
                <w:webHidden/>
                <w:rPrChange w:id="1498" w:author="Arthur Parmentier" w:date="2020-06-07T15:27:00Z">
                  <w:rPr>
                    <w:noProof/>
                    <w:webHidden/>
                  </w:rPr>
                </w:rPrChange>
              </w:rPr>
              <w:tab/>
              <w:delText>5</w:delText>
            </w:r>
          </w:del>
        </w:p>
        <w:p w:rsidR="00DC3FF9" w:rsidRPr="007C437A" w:rsidDel="00BA3828" w:rsidRDefault="00DC3FF9" w:rsidP="00E6654A">
          <w:pPr>
            <w:pStyle w:val="TM3"/>
            <w:rPr>
              <w:del w:id="1499" w:author="Arthur Parmentier" w:date="2020-05-14T13:28:00Z"/>
              <w:rFonts w:eastAsiaTheme="minorEastAsia" w:cstheme="minorBidi"/>
              <w:sz w:val="22"/>
              <w:szCs w:val="22"/>
              <w:rPrChange w:id="1500" w:author="Arthur Parmentier" w:date="2020-06-07T15:27:00Z">
                <w:rPr>
                  <w:del w:id="1501" w:author="Arthur Parmentier" w:date="2020-05-14T13:28:00Z"/>
                  <w:rFonts w:eastAsiaTheme="minorEastAsia" w:cstheme="minorBidi"/>
                  <w:noProof/>
                  <w:sz w:val="22"/>
                  <w:szCs w:val="22"/>
                  <w:lang w:val="fr-FR"/>
                </w:rPr>
              </w:rPrChange>
            </w:rPr>
          </w:pPr>
          <w:del w:id="1502" w:author="Arthur Parmentier" w:date="2020-05-14T13:28:00Z">
            <w:r w:rsidRPr="007C437A" w:rsidDel="00BA3828">
              <w:rPr>
                <w:rPrChange w:id="1503" w:author="Arthur Parmentier" w:date="2020-06-07T15:27:00Z">
                  <w:rPr>
                    <w:rStyle w:val="Lienhypertexte"/>
                    <w:noProof/>
                  </w:rPr>
                </w:rPrChange>
              </w:rPr>
              <w:delText>5.</w:delText>
            </w:r>
            <w:r w:rsidRPr="007C437A" w:rsidDel="00BA3828">
              <w:rPr>
                <w:rFonts w:eastAsiaTheme="minorEastAsia" w:cstheme="minorBidi"/>
                <w:sz w:val="22"/>
                <w:szCs w:val="22"/>
                <w:rPrChange w:id="1504" w:author="Arthur Parmentier" w:date="2020-06-07T15:27:00Z">
                  <w:rPr>
                    <w:rFonts w:eastAsiaTheme="minorEastAsia" w:cstheme="minorBidi"/>
                    <w:noProof/>
                    <w:sz w:val="22"/>
                    <w:szCs w:val="22"/>
                    <w:lang w:val="fr-FR"/>
                  </w:rPr>
                </w:rPrChange>
              </w:rPr>
              <w:tab/>
            </w:r>
            <w:r w:rsidRPr="007C437A" w:rsidDel="00BA3828">
              <w:rPr>
                <w:rPrChange w:id="1505" w:author="Arthur Parmentier" w:date="2020-06-07T15:27:00Z">
                  <w:rPr>
                    <w:rStyle w:val="Lienhypertexte"/>
                    <w:noProof/>
                  </w:rPr>
                </w:rPrChange>
              </w:rPr>
              <w:delText>Attempts or cases in arts before SP</w:delText>
            </w:r>
            <w:r w:rsidRPr="007C437A" w:rsidDel="00BA3828">
              <w:rPr>
                <w:webHidden/>
                <w:rPrChange w:id="1506" w:author="Arthur Parmentier" w:date="2020-06-07T15:27:00Z">
                  <w:rPr>
                    <w:noProof/>
                    <w:webHidden/>
                  </w:rPr>
                </w:rPrChange>
              </w:rPr>
              <w:tab/>
              <w:delText>5</w:delText>
            </w:r>
          </w:del>
        </w:p>
        <w:p w:rsidR="00DC3FF9" w:rsidRPr="007C437A" w:rsidDel="00BA3828" w:rsidRDefault="00DC3FF9" w:rsidP="00E6654A">
          <w:pPr>
            <w:pStyle w:val="TM3"/>
            <w:rPr>
              <w:del w:id="1507" w:author="Arthur Parmentier" w:date="2020-05-14T13:28:00Z"/>
              <w:rFonts w:eastAsiaTheme="minorEastAsia" w:cstheme="minorBidi"/>
              <w:sz w:val="22"/>
              <w:szCs w:val="22"/>
              <w:rPrChange w:id="1508" w:author="Arthur Parmentier" w:date="2020-06-07T15:27:00Z">
                <w:rPr>
                  <w:del w:id="1509" w:author="Arthur Parmentier" w:date="2020-05-14T13:28:00Z"/>
                  <w:rFonts w:eastAsiaTheme="minorEastAsia" w:cstheme="minorBidi"/>
                  <w:noProof/>
                  <w:sz w:val="22"/>
                  <w:szCs w:val="22"/>
                  <w:lang w:val="fr-FR"/>
                </w:rPr>
              </w:rPrChange>
            </w:rPr>
          </w:pPr>
          <w:del w:id="1510" w:author="Arthur Parmentier" w:date="2020-05-14T13:28:00Z">
            <w:r w:rsidRPr="007C437A" w:rsidDel="00BA3828">
              <w:rPr>
                <w:rPrChange w:id="1511" w:author="Arthur Parmentier" w:date="2020-06-07T15:27:00Z">
                  <w:rPr>
                    <w:rStyle w:val="Lienhypertexte"/>
                    <w:noProof/>
                  </w:rPr>
                </w:rPrChange>
              </w:rPr>
              <w:delText>6.</w:delText>
            </w:r>
            <w:r w:rsidRPr="007C437A" w:rsidDel="00BA3828">
              <w:rPr>
                <w:rFonts w:eastAsiaTheme="minorEastAsia" w:cstheme="minorBidi"/>
                <w:sz w:val="22"/>
                <w:szCs w:val="22"/>
                <w:rPrChange w:id="1512" w:author="Arthur Parmentier" w:date="2020-06-07T15:27:00Z">
                  <w:rPr>
                    <w:rFonts w:eastAsiaTheme="minorEastAsia" w:cstheme="minorBidi"/>
                    <w:noProof/>
                    <w:sz w:val="22"/>
                    <w:szCs w:val="22"/>
                    <w:lang w:val="fr-FR"/>
                  </w:rPr>
                </w:rPrChange>
              </w:rPr>
              <w:tab/>
            </w:r>
            <w:r w:rsidRPr="007C437A" w:rsidDel="00BA3828">
              <w:rPr>
                <w:rPrChange w:id="1513" w:author="Arthur Parmentier" w:date="2020-06-07T15:27:00Z">
                  <w:rPr>
                    <w:rStyle w:val="Lienhypertexte"/>
                    <w:noProof/>
                  </w:rPr>
                </w:rPrChange>
              </w:rPr>
              <w:delText>Conduction &amp; other contemporary forms of artistic sign languages</w:delText>
            </w:r>
            <w:r w:rsidRPr="007C437A" w:rsidDel="00BA3828">
              <w:rPr>
                <w:webHidden/>
                <w:rPrChange w:id="1514" w:author="Arthur Parmentier" w:date="2020-06-07T15:27:00Z">
                  <w:rPr>
                    <w:noProof/>
                    <w:webHidden/>
                  </w:rPr>
                </w:rPrChange>
              </w:rPr>
              <w:tab/>
              <w:delText>5</w:delText>
            </w:r>
          </w:del>
        </w:p>
        <w:p w:rsidR="00DC3FF9" w:rsidRPr="007C437A" w:rsidDel="00BA3828" w:rsidRDefault="00DC3FF9" w:rsidP="00E6654A">
          <w:pPr>
            <w:pStyle w:val="TM2"/>
            <w:rPr>
              <w:del w:id="1515" w:author="Arthur Parmentier" w:date="2020-05-14T13:28:00Z"/>
              <w:rFonts w:eastAsiaTheme="minorEastAsia" w:cstheme="minorBidi"/>
              <w:rPrChange w:id="1516" w:author="Arthur Parmentier" w:date="2020-06-07T15:27:00Z">
                <w:rPr>
                  <w:del w:id="1517" w:author="Arthur Parmentier" w:date="2020-05-14T13:28:00Z"/>
                  <w:rFonts w:eastAsiaTheme="minorEastAsia" w:cstheme="minorBidi"/>
                  <w:noProof/>
                  <w:lang w:val="fr-FR"/>
                </w:rPr>
              </w:rPrChange>
            </w:rPr>
          </w:pPr>
          <w:del w:id="1518" w:author="Arthur Parmentier" w:date="2020-05-14T13:28:00Z">
            <w:r w:rsidRPr="007C437A" w:rsidDel="00BA3828">
              <w:rPr>
                <w:rPrChange w:id="1519" w:author="Arthur Parmentier" w:date="2020-06-07T15:27:00Z">
                  <w:rPr>
                    <w:rStyle w:val="Lienhypertexte"/>
                    <w:noProof/>
                  </w:rPr>
                </w:rPrChange>
              </w:rPr>
              <w:delText>B.</w:delText>
            </w:r>
            <w:r w:rsidRPr="007C437A" w:rsidDel="00BA3828">
              <w:rPr>
                <w:rFonts w:eastAsiaTheme="minorEastAsia" w:cstheme="minorBidi"/>
                <w:rPrChange w:id="1520" w:author="Arthur Parmentier" w:date="2020-06-07T15:27:00Z">
                  <w:rPr>
                    <w:rFonts w:eastAsiaTheme="minorEastAsia" w:cstheme="minorBidi"/>
                    <w:noProof/>
                    <w:lang w:val="fr-FR"/>
                  </w:rPr>
                </w:rPrChange>
              </w:rPr>
              <w:tab/>
            </w:r>
            <w:r w:rsidRPr="007C437A" w:rsidDel="00BA3828">
              <w:rPr>
                <w:rPrChange w:id="1521" w:author="Arthur Parmentier" w:date="2020-06-07T15:27:00Z">
                  <w:rPr>
                    <w:rStyle w:val="Lienhypertexte"/>
                    <w:noProof/>
                  </w:rPr>
                </w:rPrChange>
              </w:rPr>
              <w:delText>Real-time composition/improvisation/generative music in the XXth century</w:delText>
            </w:r>
            <w:r w:rsidRPr="007C437A" w:rsidDel="00BA3828">
              <w:rPr>
                <w:webHidden/>
                <w:rPrChange w:id="1522" w:author="Arthur Parmentier" w:date="2020-06-07T15:27:00Z">
                  <w:rPr>
                    <w:noProof/>
                    <w:webHidden/>
                  </w:rPr>
                </w:rPrChange>
              </w:rPr>
              <w:tab/>
              <w:delText>5</w:delText>
            </w:r>
          </w:del>
        </w:p>
        <w:p w:rsidR="00DC3FF9" w:rsidRPr="007C437A" w:rsidDel="00BA3828" w:rsidRDefault="00DC3FF9" w:rsidP="00E6654A">
          <w:pPr>
            <w:pStyle w:val="TM3"/>
            <w:rPr>
              <w:del w:id="1523" w:author="Arthur Parmentier" w:date="2020-05-14T13:28:00Z"/>
              <w:rFonts w:eastAsiaTheme="minorEastAsia" w:cstheme="minorBidi"/>
              <w:sz w:val="22"/>
              <w:szCs w:val="22"/>
              <w:rPrChange w:id="1524" w:author="Arthur Parmentier" w:date="2020-06-07T15:27:00Z">
                <w:rPr>
                  <w:del w:id="1525" w:author="Arthur Parmentier" w:date="2020-05-14T13:28:00Z"/>
                  <w:rFonts w:eastAsiaTheme="minorEastAsia" w:cstheme="minorBidi"/>
                  <w:noProof/>
                  <w:sz w:val="22"/>
                  <w:szCs w:val="22"/>
                  <w:lang w:val="fr-FR"/>
                </w:rPr>
              </w:rPrChange>
            </w:rPr>
          </w:pPr>
          <w:del w:id="1526" w:author="Arthur Parmentier" w:date="2020-05-14T13:28:00Z">
            <w:r w:rsidRPr="007C437A" w:rsidDel="00BA3828">
              <w:rPr>
                <w:rPrChange w:id="1527" w:author="Arthur Parmentier" w:date="2020-06-07T15:27:00Z">
                  <w:rPr>
                    <w:rStyle w:val="Lienhypertexte"/>
                    <w:noProof/>
                  </w:rPr>
                </w:rPrChange>
              </w:rPr>
              <w:delText>1.</w:delText>
            </w:r>
            <w:r w:rsidRPr="007C437A" w:rsidDel="00BA3828">
              <w:rPr>
                <w:rFonts w:eastAsiaTheme="minorEastAsia" w:cstheme="minorBidi"/>
                <w:sz w:val="22"/>
                <w:szCs w:val="22"/>
                <w:rPrChange w:id="1528" w:author="Arthur Parmentier" w:date="2020-06-07T15:27:00Z">
                  <w:rPr>
                    <w:rFonts w:eastAsiaTheme="minorEastAsia" w:cstheme="minorBidi"/>
                    <w:noProof/>
                    <w:sz w:val="22"/>
                    <w:szCs w:val="22"/>
                    <w:lang w:val="fr-FR"/>
                  </w:rPr>
                </w:rPrChange>
              </w:rPr>
              <w:tab/>
            </w:r>
            <w:r w:rsidRPr="007C437A" w:rsidDel="00BA3828">
              <w:rPr>
                <w:rPrChange w:id="1529" w:author="Arthur Parmentier" w:date="2020-06-07T15:27:00Z">
                  <w:rPr>
                    <w:rStyle w:val="Lienhypertexte"/>
                    <w:noProof/>
                  </w:rPr>
                </w:rPrChange>
              </w:rPr>
              <w:delText>Cage &amp; co</w:delText>
            </w:r>
            <w:r w:rsidRPr="007C437A" w:rsidDel="00BA3828">
              <w:rPr>
                <w:webHidden/>
                <w:rPrChange w:id="1530" w:author="Arthur Parmentier" w:date="2020-06-07T15:27:00Z">
                  <w:rPr>
                    <w:noProof/>
                    <w:webHidden/>
                  </w:rPr>
                </w:rPrChange>
              </w:rPr>
              <w:tab/>
              <w:delText>5</w:delText>
            </w:r>
          </w:del>
        </w:p>
        <w:p w:rsidR="00DC3FF9" w:rsidRPr="007C437A" w:rsidDel="00BA3828" w:rsidRDefault="00DC3FF9" w:rsidP="00E6654A">
          <w:pPr>
            <w:pStyle w:val="TM3"/>
            <w:rPr>
              <w:del w:id="1531" w:author="Arthur Parmentier" w:date="2020-05-14T13:28:00Z"/>
              <w:rFonts w:eastAsiaTheme="minorEastAsia" w:cstheme="minorBidi"/>
              <w:sz w:val="22"/>
              <w:szCs w:val="22"/>
              <w:rPrChange w:id="1532" w:author="Arthur Parmentier" w:date="2020-06-07T15:27:00Z">
                <w:rPr>
                  <w:del w:id="1533" w:author="Arthur Parmentier" w:date="2020-05-14T13:28:00Z"/>
                  <w:rFonts w:eastAsiaTheme="minorEastAsia" w:cstheme="minorBidi"/>
                  <w:noProof/>
                  <w:sz w:val="22"/>
                  <w:szCs w:val="22"/>
                  <w:lang w:val="fr-FR"/>
                </w:rPr>
              </w:rPrChange>
            </w:rPr>
          </w:pPr>
          <w:del w:id="1534" w:author="Arthur Parmentier" w:date="2020-05-14T13:28:00Z">
            <w:r w:rsidRPr="007C437A" w:rsidDel="00BA3828">
              <w:rPr>
                <w:rPrChange w:id="1535" w:author="Arthur Parmentier" w:date="2020-06-07T15:27:00Z">
                  <w:rPr>
                    <w:rStyle w:val="Lienhypertexte"/>
                    <w:noProof/>
                  </w:rPr>
                </w:rPrChange>
              </w:rPr>
              <w:delText>2.</w:delText>
            </w:r>
            <w:r w:rsidRPr="007C437A" w:rsidDel="00BA3828">
              <w:rPr>
                <w:rFonts w:eastAsiaTheme="minorEastAsia" w:cstheme="minorBidi"/>
                <w:sz w:val="22"/>
                <w:szCs w:val="22"/>
                <w:rPrChange w:id="1536" w:author="Arthur Parmentier" w:date="2020-06-07T15:27:00Z">
                  <w:rPr>
                    <w:rFonts w:eastAsiaTheme="minorEastAsia" w:cstheme="minorBidi"/>
                    <w:noProof/>
                    <w:sz w:val="22"/>
                    <w:szCs w:val="22"/>
                    <w:lang w:val="fr-FR"/>
                  </w:rPr>
                </w:rPrChange>
              </w:rPr>
              <w:tab/>
            </w:r>
            <w:r w:rsidRPr="007C437A" w:rsidDel="00BA3828">
              <w:rPr>
                <w:rPrChange w:id="1537" w:author="Arthur Parmentier" w:date="2020-06-07T15:27:00Z">
                  <w:rPr>
                    <w:rStyle w:val="Lienhypertexte"/>
                    <w:noProof/>
                  </w:rPr>
                </w:rPrChange>
              </w:rPr>
              <w:delText>Algorithmic music</w:delText>
            </w:r>
            <w:r w:rsidRPr="007C437A" w:rsidDel="00BA3828">
              <w:rPr>
                <w:webHidden/>
                <w:rPrChange w:id="1538" w:author="Arthur Parmentier" w:date="2020-06-07T15:27:00Z">
                  <w:rPr>
                    <w:noProof/>
                    <w:webHidden/>
                  </w:rPr>
                </w:rPrChange>
              </w:rPr>
              <w:tab/>
              <w:delText>5</w:delText>
            </w:r>
          </w:del>
        </w:p>
        <w:p w:rsidR="00DC3FF9" w:rsidRPr="007C437A" w:rsidDel="00BA3828" w:rsidRDefault="00DC3FF9" w:rsidP="00E6654A">
          <w:pPr>
            <w:pStyle w:val="TM2"/>
            <w:rPr>
              <w:del w:id="1539" w:author="Arthur Parmentier" w:date="2020-05-14T13:28:00Z"/>
              <w:rFonts w:eastAsiaTheme="minorEastAsia" w:cstheme="minorBidi"/>
              <w:rPrChange w:id="1540" w:author="Arthur Parmentier" w:date="2020-06-07T15:27:00Z">
                <w:rPr>
                  <w:del w:id="1541" w:author="Arthur Parmentier" w:date="2020-05-14T13:28:00Z"/>
                  <w:rFonts w:eastAsiaTheme="minorEastAsia" w:cstheme="minorBidi"/>
                  <w:noProof/>
                  <w:lang w:val="fr-FR"/>
                </w:rPr>
              </w:rPrChange>
            </w:rPr>
          </w:pPr>
          <w:del w:id="1542" w:author="Arthur Parmentier" w:date="2020-05-14T13:28:00Z">
            <w:r w:rsidRPr="007C437A" w:rsidDel="00BA3828">
              <w:rPr>
                <w:rPrChange w:id="1543" w:author="Arthur Parmentier" w:date="2020-06-07T15:27:00Z">
                  <w:rPr>
                    <w:rStyle w:val="Lienhypertexte"/>
                    <w:noProof/>
                  </w:rPr>
                </w:rPrChange>
              </w:rPr>
              <w:delText>C.</w:delText>
            </w:r>
            <w:r w:rsidRPr="007C437A" w:rsidDel="00BA3828">
              <w:rPr>
                <w:rFonts w:eastAsiaTheme="minorEastAsia" w:cstheme="minorBidi"/>
                <w:rPrChange w:id="1544" w:author="Arthur Parmentier" w:date="2020-06-07T15:27:00Z">
                  <w:rPr>
                    <w:rFonts w:eastAsiaTheme="minorEastAsia" w:cstheme="minorBidi"/>
                    <w:noProof/>
                    <w:lang w:val="fr-FR"/>
                  </w:rPr>
                </w:rPrChange>
              </w:rPr>
              <w:tab/>
            </w:r>
            <w:r w:rsidRPr="007C437A" w:rsidDel="00BA3828">
              <w:rPr>
                <w:rPrChange w:id="1545" w:author="Arthur Parmentier" w:date="2020-06-07T15:27:00Z">
                  <w:rPr>
                    <w:rStyle w:val="Lienhypertexte"/>
                    <w:noProof/>
                  </w:rPr>
                </w:rPrChange>
              </w:rPr>
              <w:delText>Linguistics</w:delText>
            </w:r>
            <w:r w:rsidRPr="007C437A" w:rsidDel="00BA3828">
              <w:rPr>
                <w:webHidden/>
                <w:rPrChange w:id="1546" w:author="Arthur Parmentier" w:date="2020-06-07T15:27:00Z">
                  <w:rPr>
                    <w:noProof/>
                    <w:webHidden/>
                  </w:rPr>
                </w:rPrChange>
              </w:rPr>
              <w:tab/>
              <w:delText>5</w:delText>
            </w:r>
          </w:del>
        </w:p>
        <w:p w:rsidR="00DC3FF9" w:rsidRPr="007C437A" w:rsidDel="00BA3828" w:rsidRDefault="00DC3FF9" w:rsidP="00E6654A">
          <w:pPr>
            <w:pStyle w:val="TM3"/>
            <w:rPr>
              <w:del w:id="1547" w:author="Arthur Parmentier" w:date="2020-05-14T13:28:00Z"/>
              <w:rFonts w:eastAsiaTheme="minorEastAsia" w:cstheme="minorBidi"/>
              <w:sz w:val="22"/>
              <w:szCs w:val="22"/>
              <w:rPrChange w:id="1548" w:author="Arthur Parmentier" w:date="2020-06-07T15:27:00Z">
                <w:rPr>
                  <w:del w:id="1549" w:author="Arthur Parmentier" w:date="2020-05-14T13:28:00Z"/>
                  <w:rFonts w:eastAsiaTheme="minorEastAsia" w:cstheme="minorBidi"/>
                  <w:noProof/>
                  <w:sz w:val="22"/>
                  <w:szCs w:val="22"/>
                  <w:lang w:val="fr-FR"/>
                </w:rPr>
              </w:rPrChange>
            </w:rPr>
          </w:pPr>
          <w:del w:id="1550" w:author="Arthur Parmentier" w:date="2020-05-14T13:28:00Z">
            <w:r w:rsidRPr="007C437A" w:rsidDel="00BA3828">
              <w:rPr>
                <w:rPrChange w:id="1551" w:author="Arthur Parmentier" w:date="2020-06-07T15:27:00Z">
                  <w:rPr>
                    <w:rStyle w:val="Lienhypertexte"/>
                    <w:noProof/>
                  </w:rPr>
                </w:rPrChange>
              </w:rPr>
              <w:delText>1.</w:delText>
            </w:r>
            <w:r w:rsidRPr="007C437A" w:rsidDel="00BA3828">
              <w:rPr>
                <w:rFonts w:eastAsiaTheme="minorEastAsia" w:cstheme="minorBidi"/>
                <w:sz w:val="22"/>
                <w:szCs w:val="22"/>
                <w:rPrChange w:id="1552" w:author="Arthur Parmentier" w:date="2020-06-07T15:27:00Z">
                  <w:rPr>
                    <w:rFonts w:eastAsiaTheme="minorEastAsia" w:cstheme="minorBidi"/>
                    <w:noProof/>
                    <w:sz w:val="22"/>
                    <w:szCs w:val="22"/>
                    <w:lang w:val="fr-FR"/>
                  </w:rPr>
                </w:rPrChange>
              </w:rPr>
              <w:tab/>
            </w:r>
            <w:r w:rsidRPr="007C437A" w:rsidDel="00BA3828">
              <w:rPr>
                <w:rPrChange w:id="1553" w:author="Arthur Parmentier" w:date="2020-06-07T15:27:00Z">
                  <w:rPr>
                    <w:rStyle w:val="Lienhypertexte"/>
                    <w:noProof/>
                  </w:rPr>
                </w:rPrChange>
              </w:rPr>
              <w:delText>Regular languages</w:delText>
            </w:r>
            <w:r w:rsidRPr="007C437A" w:rsidDel="00BA3828">
              <w:rPr>
                <w:webHidden/>
                <w:rPrChange w:id="1554" w:author="Arthur Parmentier" w:date="2020-06-07T15:27:00Z">
                  <w:rPr>
                    <w:noProof/>
                    <w:webHidden/>
                  </w:rPr>
                </w:rPrChange>
              </w:rPr>
              <w:tab/>
              <w:delText>5</w:delText>
            </w:r>
          </w:del>
        </w:p>
        <w:p w:rsidR="00DC3FF9" w:rsidRPr="007C437A" w:rsidDel="00BA3828" w:rsidRDefault="00DC3FF9" w:rsidP="00E6654A">
          <w:pPr>
            <w:pStyle w:val="TM3"/>
            <w:rPr>
              <w:del w:id="1555" w:author="Arthur Parmentier" w:date="2020-05-14T13:28:00Z"/>
              <w:rFonts w:eastAsiaTheme="minorEastAsia" w:cstheme="minorBidi"/>
              <w:sz w:val="22"/>
              <w:szCs w:val="22"/>
              <w:rPrChange w:id="1556" w:author="Arthur Parmentier" w:date="2020-06-07T15:27:00Z">
                <w:rPr>
                  <w:del w:id="1557" w:author="Arthur Parmentier" w:date="2020-05-14T13:28:00Z"/>
                  <w:rFonts w:eastAsiaTheme="minorEastAsia" w:cstheme="minorBidi"/>
                  <w:noProof/>
                  <w:sz w:val="22"/>
                  <w:szCs w:val="22"/>
                  <w:lang w:val="fr-FR"/>
                </w:rPr>
              </w:rPrChange>
            </w:rPr>
          </w:pPr>
          <w:del w:id="1558" w:author="Arthur Parmentier" w:date="2020-05-14T13:28:00Z">
            <w:r w:rsidRPr="007C437A" w:rsidDel="00BA3828">
              <w:rPr>
                <w:rPrChange w:id="1559" w:author="Arthur Parmentier" w:date="2020-06-07T15:27:00Z">
                  <w:rPr>
                    <w:rStyle w:val="Lienhypertexte"/>
                    <w:noProof/>
                  </w:rPr>
                </w:rPrChange>
              </w:rPr>
              <w:delText>2.</w:delText>
            </w:r>
            <w:r w:rsidRPr="007C437A" w:rsidDel="00BA3828">
              <w:rPr>
                <w:rFonts w:eastAsiaTheme="minorEastAsia" w:cstheme="minorBidi"/>
                <w:sz w:val="22"/>
                <w:szCs w:val="22"/>
                <w:rPrChange w:id="1560" w:author="Arthur Parmentier" w:date="2020-06-07T15:27:00Z">
                  <w:rPr>
                    <w:rFonts w:eastAsiaTheme="minorEastAsia" w:cstheme="minorBidi"/>
                    <w:noProof/>
                    <w:sz w:val="22"/>
                    <w:szCs w:val="22"/>
                    <w:lang w:val="fr-FR"/>
                  </w:rPr>
                </w:rPrChange>
              </w:rPr>
              <w:tab/>
            </w:r>
            <w:r w:rsidRPr="007C437A" w:rsidDel="00BA3828">
              <w:rPr>
                <w:rPrChange w:id="1561" w:author="Arthur Parmentier" w:date="2020-06-07T15:27:00Z">
                  <w:rPr>
                    <w:rStyle w:val="Lienhypertexte"/>
                    <w:noProof/>
                  </w:rPr>
                </w:rPrChange>
              </w:rPr>
              <w:delText>… link with generative music?</w:delText>
            </w:r>
            <w:r w:rsidRPr="007C437A" w:rsidDel="00BA3828">
              <w:rPr>
                <w:webHidden/>
                <w:rPrChange w:id="1562" w:author="Arthur Parmentier" w:date="2020-06-07T15:27:00Z">
                  <w:rPr>
                    <w:noProof/>
                    <w:webHidden/>
                  </w:rPr>
                </w:rPrChange>
              </w:rPr>
              <w:tab/>
              <w:delText>5</w:delText>
            </w:r>
          </w:del>
        </w:p>
        <w:p w:rsidR="00DC3FF9" w:rsidRPr="007C437A" w:rsidDel="00BA3828" w:rsidRDefault="00DC3FF9" w:rsidP="00E6654A">
          <w:pPr>
            <w:pStyle w:val="TM1"/>
            <w:rPr>
              <w:del w:id="1563" w:author="Arthur Parmentier" w:date="2020-05-14T13:28:00Z"/>
              <w:rFonts w:eastAsiaTheme="minorEastAsia" w:cstheme="minorBidi"/>
              <w:sz w:val="22"/>
              <w:szCs w:val="22"/>
              <w:rPrChange w:id="1564" w:author="Arthur Parmentier" w:date="2020-06-07T15:27:00Z">
                <w:rPr>
                  <w:del w:id="1565" w:author="Arthur Parmentier" w:date="2020-05-14T13:28:00Z"/>
                  <w:rFonts w:eastAsiaTheme="minorEastAsia" w:cstheme="minorBidi"/>
                  <w:noProof/>
                  <w:sz w:val="22"/>
                  <w:szCs w:val="22"/>
                  <w:lang w:val="fr-FR"/>
                </w:rPr>
              </w:rPrChange>
            </w:rPr>
          </w:pPr>
          <w:del w:id="1566" w:author="Arthur Parmentier" w:date="2020-05-14T13:28:00Z">
            <w:r w:rsidRPr="007C437A" w:rsidDel="00BA3828">
              <w:rPr>
                <w:rPrChange w:id="1567" w:author="Arthur Parmentier" w:date="2020-06-07T15:27:00Z">
                  <w:rPr>
                    <w:rStyle w:val="Lienhypertexte"/>
                    <w:noProof/>
                  </w:rPr>
                </w:rPrChange>
              </w:rPr>
              <w:delText>V.</w:delText>
            </w:r>
            <w:r w:rsidRPr="007C437A" w:rsidDel="00BA3828">
              <w:rPr>
                <w:rFonts w:eastAsiaTheme="minorEastAsia" w:cstheme="minorBidi"/>
                <w:sz w:val="22"/>
                <w:szCs w:val="22"/>
                <w:rPrChange w:id="1568" w:author="Arthur Parmentier" w:date="2020-06-07T15:27:00Z">
                  <w:rPr>
                    <w:rFonts w:eastAsiaTheme="minorEastAsia" w:cstheme="minorBidi"/>
                    <w:noProof/>
                    <w:sz w:val="22"/>
                    <w:szCs w:val="22"/>
                    <w:lang w:val="fr-FR"/>
                  </w:rPr>
                </w:rPrChange>
              </w:rPr>
              <w:tab/>
            </w:r>
            <w:r w:rsidRPr="007C437A" w:rsidDel="00BA3828">
              <w:rPr>
                <w:rPrChange w:id="1569" w:author="Arthur Parmentier" w:date="2020-06-07T15:27:00Z">
                  <w:rPr>
                    <w:rStyle w:val="Lienhypertexte"/>
                    <w:noProof/>
                  </w:rPr>
                </w:rPrChange>
              </w:rPr>
              <w:delText>(abstract) Mechanisms and concepts of Soundpainting (a model of SP)</w:delText>
            </w:r>
            <w:r w:rsidRPr="007C437A" w:rsidDel="00BA3828">
              <w:rPr>
                <w:webHidden/>
                <w:rPrChange w:id="1570" w:author="Arthur Parmentier" w:date="2020-06-07T15:27:00Z">
                  <w:rPr>
                    <w:noProof/>
                    <w:webHidden/>
                  </w:rPr>
                </w:rPrChange>
              </w:rPr>
              <w:tab/>
              <w:delText>5</w:delText>
            </w:r>
          </w:del>
        </w:p>
        <w:p w:rsidR="00DC3FF9" w:rsidRPr="007C437A" w:rsidDel="00BA3828" w:rsidRDefault="00DC3FF9" w:rsidP="00E6654A">
          <w:pPr>
            <w:pStyle w:val="TM2"/>
            <w:rPr>
              <w:del w:id="1571" w:author="Arthur Parmentier" w:date="2020-05-14T13:28:00Z"/>
              <w:rFonts w:eastAsiaTheme="minorEastAsia" w:cstheme="minorBidi"/>
              <w:rPrChange w:id="1572" w:author="Arthur Parmentier" w:date="2020-06-07T15:27:00Z">
                <w:rPr>
                  <w:del w:id="1573" w:author="Arthur Parmentier" w:date="2020-05-14T13:28:00Z"/>
                  <w:rFonts w:eastAsiaTheme="minorEastAsia" w:cstheme="minorBidi"/>
                  <w:noProof/>
                  <w:lang w:val="fr-FR"/>
                </w:rPr>
              </w:rPrChange>
            </w:rPr>
          </w:pPr>
          <w:del w:id="1574" w:author="Arthur Parmentier" w:date="2020-05-14T13:28:00Z">
            <w:r w:rsidRPr="007C437A" w:rsidDel="00BA3828">
              <w:rPr>
                <w:rPrChange w:id="1575" w:author="Arthur Parmentier" w:date="2020-06-07T15:27:00Z">
                  <w:rPr>
                    <w:rStyle w:val="Lienhypertexte"/>
                    <w:noProof/>
                  </w:rPr>
                </w:rPrChange>
              </w:rPr>
              <w:delText>A.</w:delText>
            </w:r>
            <w:r w:rsidRPr="007C437A" w:rsidDel="00BA3828">
              <w:rPr>
                <w:rFonts w:eastAsiaTheme="minorEastAsia" w:cstheme="minorBidi"/>
                <w:rPrChange w:id="1576" w:author="Arthur Parmentier" w:date="2020-06-07T15:27:00Z">
                  <w:rPr>
                    <w:rFonts w:eastAsiaTheme="minorEastAsia" w:cstheme="minorBidi"/>
                    <w:noProof/>
                    <w:lang w:val="fr-FR"/>
                  </w:rPr>
                </w:rPrChange>
              </w:rPr>
              <w:tab/>
            </w:r>
            <w:r w:rsidRPr="007C437A" w:rsidDel="00BA3828">
              <w:rPr>
                <w:rPrChange w:id="1577" w:author="Arthur Parmentier" w:date="2020-06-07T15:27:00Z">
                  <w:rPr>
                    <w:rStyle w:val="Lienhypertexte"/>
                    <w:noProof/>
                  </w:rPr>
                </w:rPrChange>
              </w:rPr>
              <w:delText>Mechanism 1: transformations (projections?) of concepts onto the physical space of the body</w:delText>
            </w:r>
            <w:r w:rsidRPr="007C437A" w:rsidDel="00BA3828">
              <w:rPr>
                <w:webHidden/>
                <w:rPrChange w:id="1578" w:author="Arthur Parmentier" w:date="2020-06-07T15:27:00Z">
                  <w:rPr>
                    <w:noProof/>
                    <w:webHidden/>
                  </w:rPr>
                </w:rPrChange>
              </w:rPr>
              <w:tab/>
              <w:delText>6</w:delText>
            </w:r>
          </w:del>
        </w:p>
        <w:p w:rsidR="00DC3FF9" w:rsidRPr="007C437A" w:rsidDel="00BA3828" w:rsidRDefault="00DC3FF9" w:rsidP="00E6654A">
          <w:pPr>
            <w:pStyle w:val="TM3"/>
            <w:rPr>
              <w:del w:id="1579" w:author="Arthur Parmentier" w:date="2020-05-14T13:28:00Z"/>
              <w:rFonts w:eastAsiaTheme="minorEastAsia" w:cstheme="minorBidi"/>
              <w:sz w:val="22"/>
              <w:szCs w:val="22"/>
              <w:rPrChange w:id="1580" w:author="Arthur Parmentier" w:date="2020-06-07T15:27:00Z">
                <w:rPr>
                  <w:del w:id="1581" w:author="Arthur Parmentier" w:date="2020-05-14T13:28:00Z"/>
                  <w:rFonts w:eastAsiaTheme="minorEastAsia" w:cstheme="minorBidi"/>
                  <w:noProof/>
                  <w:sz w:val="22"/>
                  <w:szCs w:val="22"/>
                  <w:lang w:val="fr-FR"/>
                </w:rPr>
              </w:rPrChange>
            </w:rPr>
          </w:pPr>
          <w:del w:id="1582" w:author="Arthur Parmentier" w:date="2020-05-14T13:28:00Z">
            <w:r w:rsidRPr="007C437A" w:rsidDel="00BA3828">
              <w:rPr>
                <w:rPrChange w:id="1583" w:author="Arthur Parmentier" w:date="2020-06-07T15:27:00Z">
                  <w:rPr>
                    <w:rStyle w:val="Lienhypertexte"/>
                    <w:noProof/>
                  </w:rPr>
                </w:rPrChange>
              </w:rPr>
              <w:delText>1.</w:delText>
            </w:r>
            <w:r w:rsidRPr="007C437A" w:rsidDel="00BA3828">
              <w:rPr>
                <w:rFonts w:eastAsiaTheme="minorEastAsia" w:cstheme="minorBidi"/>
                <w:sz w:val="22"/>
                <w:szCs w:val="22"/>
                <w:rPrChange w:id="1584" w:author="Arthur Parmentier" w:date="2020-06-07T15:27:00Z">
                  <w:rPr>
                    <w:rFonts w:eastAsiaTheme="minorEastAsia" w:cstheme="minorBidi"/>
                    <w:noProof/>
                    <w:sz w:val="22"/>
                    <w:szCs w:val="22"/>
                    <w:lang w:val="fr-FR"/>
                  </w:rPr>
                </w:rPrChange>
              </w:rPr>
              <w:tab/>
            </w:r>
            <w:r w:rsidRPr="007C437A" w:rsidDel="00BA3828">
              <w:rPr>
                <w:rPrChange w:id="1585" w:author="Arthur Parmentier" w:date="2020-06-07T15:27:00Z">
                  <w:rPr>
                    <w:rStyle w:val="Lienhypertexte"/>
                    <w:noProof/>
                  </w:rPr>
                </w:rPrChange>
              </w:rPr>
              <w:delText>Input space</w:delText>
            </w:r>
            <w:r w:rsidRPr="007C437A" w:rsidDel="00BA3828">
              <w:rPr>
                <w:webHidden/>
                <w:rPrChange w:id="1586" w:author="Arthur Parmentier" w:date="2020-06-07T15:27:00Z">
                  <w:rPr>
                    <w:noProof/>
                    <w:webHidden/>
                  </w:rPr>
                </w:rPrChange>
              </w:rPr>
              <w:tab/>
              <w:delText>6</w:delText>
            </w:r>
          </w:del>
        </w:p>
        <w:p w:rsidR="00DC3FF9" w:rsidRPr="007C437A" w:rsidDel="00BA3828" w:rsidRDefault="00DC3FF9" w:rsidP="00E6654A">
          <w:pPr>
            <w:pStyle w:val="TM3"/>
            <w:rPr>
              <w:del w:id="1587" w:author="Arthur Parmentier" w:date="2020-05-14T13:28:00Z"/>
              <w:rFonts w:eastAsiaTheme="minorEastAsia" w:cstheme="minorBidi"/>
              <w:sz w:val="22"/>
              <w:szCs w:val="22"/>
              <w:rPrChange w:id="1588" w:author="Arthur Parmentier" w:date="2020-06-07T15:27:00Z">
                <w:rPr>
                  <w:del w:id="1589" w:author="Arthur Parmentier" w:date="2020-05-14T13:28:00Z"/>
                  <w:rFonts w:eastAsiaTheme="minorEastAsia" w:cstheme="minorBidi"/>
                  <w:noProof/>
                  <w:sz w:val="22"/>
                  <w:szCs w:val="22"/>
                  <w:lang w:val="fr-FR"/>
                </w:rPr>
              </w:rPrChange>
            </w:rPr>
          </w:pPr>
          <w:del w:id="1590" w:author="Arthur Parmentier" w:date="2020-05-14T13:28:00Z">
            <w:r w:rsidRPr="007C437A" w:rsidDel="00BA3828">
              <w:rPr>
                <w:rPrChange w:id="1591" w:author="Arthur Parmentier" w:date="2020-06-07T15:27:00Z">
                  <w:rPr>
                    <w:rStyle w:val="Lienhypertexte"/>
                    <w:noProof/>
                  </w:rPr>
                </w:rPrChange>
              </w:rPr>
              <w:delText>2.</w:delText>
            </w:r>
            <w:r w:rsidRPr="007C437A" w:rsidDel="00BA3828">
              <w:rPr>
                <w:rFonts w:eastAsiaTheme="minorEastAsia" w:cstheme="minorBidi"/>
                <w:sz w:val="22"/>
                <w:szCs w:val="22"/>
                <w:rPrChange w:id="1592" w:author="Arthur Parmentier" w:date="2020-06-07T15:27:00Z">
                  <w:rPr>
                    <w:rFonts w:eastAsiaTheme="minorEastAsia" w:cstheme="minorBidi"/>
                    <w:noProof/>
                    <w:sz w:val="22"/>
                    <w:szCs w:val="22"/>
                    <w:lang w:val="fr-FR"/>
                  </w:rPr>
                </w:rPrChange>
              </w:rPr>
              <w:tab/>
            </w:r>
            <w:r w:rsidRPr="007C437A" w:rsidDel="00BA3828">
              <w:rPr>
                <w:rPrChange w:id="1593" w:author="Arthur Parmentier" w:date="2020-06-07T15:27:00Z">
                  <w:rPr>
                    <w:rStyle w:val="Lienhypertexte"/>
                    <w:noProof/>
                  </w:rPr>
                </w:rPrChange>
              </w:rPr>
              <w:delText>Transformations and output spaces</w:delText>
            </w:r>
            <w:r w:rsidRPr="007C437A" w:rsidDel="00BA3828">
              <w:rPr>
                <w:webHidden/>
                <w:rPrChange w:id="1594" w:author="Arthur Parmentier" w:date="2020-06-07T15:27:00Z">
                  <w:rPr>
                    <w:noProof/>
                    <w:webHidden/>
                  </w:rPr>
                </w:rPrChange>
              </w:rPr>
              <w:tab/>
              <w:delText>6</w:delText>
            </w:r>
          </w:del>
        </w:p>
        <w:p w:rsidR="00DC3FF9" w:rsidRPr="007C437A" w:rsidDel="00BA3828" w:rsidRDefault="00DC3FF9" w:rsidP="00E6654A">
          <w:pPr>
            <w:pStyle w:val="TM2"/>
            <w:rPr>
              <w:del w:id="1595" w:author="Arthur Parmentier" w:date="2020-05-14T13:28:00Z"/>
              <w:rFonts w:eastAsiaTheme="minorEastAsia" w:cstheme="minorBidi"/>
              <w:rPrChange w:id="1596" w:author="Arthur Parmentier" w:date="2020-06-07T15:27:00Z">
                <w:rPr>
                  <w:del w:id="1597" w:author="Arthur Parmentier" w:date="2020-05-14T13:28:00Z"/>
                  <w:rFonts w:eastAsiaTheme="minorEastAsia" w:cstheme="minorBidi"/>
                  <w:noProof/>
                  <w:lang w:val="fr-FR"/>
                </w:rPr>
              </w:rPrChange>
            </w:rPr>
          </w:pPr>
          <w:del w:id="1598" w:author="Arthur Parmentier" w:date="2020-05-14T13:28:00Z">
            <w:r w:rsidRPr="007C437A" w:rsidDel="00BA3828">
              <w:rPr>
                <w:rPrChange w:id="1599" w:author="Arthur Parmentier" w:date="2020-06-07T15:27:00Z">
                  <w:rPr>
                    <w:rStyle w:val="Lienhypertexte"/>
                    <w:noProof/>
                  </w:rPr>
                </w:rPrChange>
              </w:rPr>
              <w:delText>B.</w:delText>
            </w:r>
            <w:r w:rsidRPr="007C437A" w:rsidDel="00BA3828">
              <w:rPr>
                <w:rFonts w:eastAsiaTheme="minorEastAsia" w:cstheme="minorBidi"/>
                <w:rPrChange w:id="1600" w:author="Arthur Parmentier" w:date="2020-06-07T15:27:00Z">
                  <w:rPr>
                    <w:rFonts w:eastAsiaTheme="minorEastAsia" w:cstheme="minorBidi"/>
                    <w:noProof/>
                    <w:lang w:val="fr-FR"/>
                  </w:rPr>
                </w:rPrChange>
              </w:rPr>
              <w:tab/>
            </w:r>
            <w:r w:rsidRPr="007C437A" w:rsidDel="00BA3828">
              <w:rPr>
                <w:rPrChange w:id="1601" w:author="Arthur Parmentier" w:date="2020-06-07T15:27:00Z">
                  <w:rPr>
                    <w:rStyle w:val="Lienhypertexte"/>
                    <w:noProof/>
                  </w:rPr>
                </w:rPrChange>
              </w:rPr>
              <w:delText>Structural concepts (the grammar of the language, that results in its language)</w:delText>
            </w:r>
            <w:r w:rsidRPr="007C437A" w:rsidDel="00BA3828">
              <w:rPr>
                <w:webHidden/>
                <w:rPrChange w:id="1602" w:author="Arthur Parmentier" w:date="2020-06-07T15:27:00Z">
                  <w:rPr>
                    <w:noProof/>
                    <w:webHidden/>
                  </w:rPr>
                </w:rPrChange>
              </w:rPr>
              <w:tab/>
              <w:delText>7</w:delText>
            </w:r>
          </w:del>
        </w:p>
        <w:p w:rsidR="00DC3FF9" w:rsidRPr="007C437A" w:rsidDel="00BA3828" w:rsidRDefault="00DC3FF9" w:rsidP="00E6654A">
          <w:pPr>
            <w:pStyle w:val="TM3"/>
            <w:rPr>
              <w:del w:id="1603" w:author="Arthur Parmentier" w:date="2020-05-14T13:28:00Z"/>
              <w:rFonts w:eastAsiaTheme="minorEastAsia" w:cstheme="minorBidi"/>
              <w:sz w:val="22"/>
              <w:szCs w:val="22"/>
              <w:rPrChange w:id="1604" w:author="Arthur Parmentier" w:date="2020-06-07T15:27:00Z">
                <w:rPr>
                  <w:del w:id="1605" w:author="Arthur Parmentier" w:date="2020-05-14T13:28:00Z"/>
                  <w:rFonts w:eastAsiaTheme="minorEastAsia" w:cstheme="minorBidi"/>
                  <w:noProof/>
                  <w:sz w:val="22"/>
                  <w:szCs w:val="22"/>
                  <w:lang w:val="fr-FR"/>
                </w:rPr>
              </w:rPrChange>
            </w:rPr>
          </w:pPr>
          <w:del w:id="1606" w:author="Arthur Parmentier" w:date="2020-05-14T13:28:00Z">
            <w:r w:rsidRPr="007C437A" w:rsidDel="00BA3828">
              <w:rPr>
                <w:rPrChange w:id="1607" w:author="Arthur Parmentier" w:date="2020-06-07T15:27:00Z">
                  <w:rPr>
                    <w:rStyle w:val="Lienhypertexte"/>
                    <w:noProof/>
                  </w:rPr>
                </w:rPrChange>
              </w:rPr>
              <w:delText>1.</w:delText>
            </w:r>
            <w:r w:rsidRPr="007C437A" w:rsidDel="00BA3828">
              <w:rPr>
                <w:rFonts w:eastAsiaTheme="minorEastAsia" w:cstheme="minorBidi"/>
                <w:sz w:val="22"/>
                <w:szCs w:val="22"/>
                <w:rPrChange w:id="1608" w:author="Arthur Parmentier" w:date="2020-06-07T15:27:00Z">
                  <w:rPr>
                    <w:rFonts w:eastAsiaTheme="minorEastAsia" w:cstheme="minorBidi"/>
                    <w:noProof/>
                    <w:sz w:val="22"/>
                    <w:szCs w:val="22"/>
                    <w:lang w:val="fr-FR"/>
                  </w:rPr>
                </w:rPrChange>
              </w:rPr>
              <w:tab/>
            </w:r>
            <w:r w:rsidRPr="007C437A" w:rsidDel="00BA3828">
              <w:rPr>
                <w:rPrChange w:id="1609" w:author="Arthur Parmentier" w:date="2020-06-07T15:27:00Z">
                  <w:rPr>
                    <w:rStyle w:val="Lienhypertexte"/>
                    <w:noProof/>
                  </w:rPr>
                </w:rPrChange>
              </w:rPr>
              <w:delText>Identifiers</w:delText>
            </w:r>
            <w:r w:rsidRPr="007C437A" w:rsidDel="00BA3828">
              <w:rPr>
                <w:webHidden/>
                <w:rPrChange w:id="1610" w:author="Arthur Parmentier" w:date="2020-06-07T15:27:00Z">
                  <w:rPr>
                    <w:noProof/>
                    <w:webHidden/>
                  </w:rPr>
                </w:rPrChange>
              </w:rPr>
              <w:tab/>
              <w:delText>7</w:delText>
            </w:r>
          </w:del>
        </w:p>
        <w:p w:rsidR="00DC3FF9" w:rsidRPr="007C437A" w:rsidDel="00BA3828" w:rsidRDefault="00DC3FF9" w:rsidP="00E6654A">
          <w:pPr>
            <w:pStyle w:val="TM3"/>
            <w:rPr>
              <w:del w:id="1611" w:author="Arthur Parmentier" w:date="2020-05-14T13:28:00Z"/>
              <w:rFonts w:eastAsiaTheme="minorEastAsia" w:cstheme="minorBidi"/>
              <w:sz w:val="22"/>
              <w:szCs w:val="22"/>
              <w:rPrChange w:id="1612" w:author="Arthur Parmentier" w:date="2020-06-07T15:27:00Z">
                <w:rPr>
                  <w:del w:id="1613" w:author="Arthur Parmentier" w:date="2020-05-14T13:28:00Z"/>
                  <w:rFonts w:eastAsiaTheme="minorEastAsia" w:cstheme="minorBidi"/>
                  <w:noProof/>
                  <w:sz w:val="22"/>
                  <w:szCs w:val="22"/>
                  <w:lang w:val="fr-FR"/>
                </w:rPr>
              </w:rPrChange>
            </w:rPr>
          </w:pPr>
          <w:del w:id="1614" w:author="Arthur Parmentier" w:date="2020-05-14T13:28:00Z">
            <w:r w:rsidRPr="007C437A" w:rsidDel="00BA3828">
              <w:rPr>
                <w:rPrChange w:id="1615" w:author="Arthur Parmentier" w:date="2020-06-07T15:27:00Z">
                  <w:rPr>
                    <w:rStyle w:val="Lienhypertexte"/>
                    <w:noProof/>
                  </w:rPr>
                </w:rPrChange>
              </w:rPr>
              <w:delText>2.</w:delText>
            </w:r>
            <w:r w:rsidRPr="007C437A" w:rsidDel="00BA3828">
              <w:rPr>
                <w:rFonts w:eastAsiaTheme="minorEastAsia" w:cstheme="minorBidi"/>
                <w:sz w:val="22"/>
                <w:szCs w:val="22"/>
                <w:rPrChange w:id="1616" w:author="Arthur Parmentier" w:date="2020-06-07T15:27:00Z">
                  <w:rPr>
                    <w:rFonts w:eastAsiaTheme="minorEastAsia" w:cstheme="minorBidi"/>
                    <w:noProof/>
                    <w:sz w:val="22"/>
                    <w:szCs w:val="22"/>
                    <w:lang w:val="fr-FR"/>
                  </w:rPr>
                </w:rPrChange>
              </w:rPr>
              <w:tab/>
            </w:r>
            <w:r w:rsidRPr="007C437A" w:rsidDel="00BA3828">
              <w:rPr>
                <w:rPrChange w:id="1617" w:author="Arthur Parmentier" w:date="2020-06-07T15:27:00Z">
                  <w:rPr>
                    <w:rStyle w:val="Lienhypertexte"/>
                    <w:noProof/>
                  </w:rPr>
                </w:rPrChange>
              </w:rPr>
              <w:delText>Content</w:delText>
            </w:r>
            <w:r w:rsidRPr="007C437A" w:rsidDel="00BA3828">
              <w:rPr>
                <w:webHidden/>
                <w:rPrChange w:id="1618" w:author="Arthur Parmentier" w:date="2020-06-07T15:27:00Z">
                  <w:rPr>
                    <w:noProof/>
                    <w:webHidden/>
                  </w:rPr>
                </w:rPrChange>
              </w:rPr>
              <w:tab/>
              <w:delText>7</w:delText>
            </w:r>
          </w:del>
        </w:p>
        <w:p w:rsidR="00DC3FF9" w:rsidRPr="007C437A" w:rsidDel="00BA3828" w:rsidRDefault="00DC3FF9" w:rsidP="00E6654A">
          <w:pPr>
            <w:pStyle w:val="TM3"/>
            <w:rPr>
              <w:del w:id="1619" w:author="Arthur Parmentier" w:date="2020-05-14T13:28:00Z"/>
              <w:rFonts w:eastAsiaTheme="minorEastAsia" w:cstheme="minorBidi"/>
              <w:sz w:val="22"/>
              <w:szCs w:val="22"/>
              <w:rPrChange w:id="1620" w:author="Arthur Parmentier" w:date="2020-06-07T15:27:00Z">
                <w:rPr>
                  <w:del w:id="1621" w:author="Arthur Parmentier" w:date="2020-05-14T13:28:00Z"/>
                  <w:rFonts w:eastAsiaTheme="minorEastAsia" w:cstheme="minorBidi"/>
                  <w:noProof/>
                  <w:sz w:val="22"/>
                  <w:szCs w:val="22"/>
                  <w:lang w:val="fr-FR"/>
                </w:rPr>
              </w:rPrChange>
            </w:rPr>
          </w:pPr>
          <w:del w:id="1622" w:author="Arthur Parmentier" w:date="2020-05-14T13:28:00Z">
            <w:r w:rsidRPr="007C437A" w:rsidDel="00BA3828">
              <w:rPr>
                <w:rPrChange w:id="1623" w:author="Arthur Parmentier" w:date="2020-06-07T15:27:00Z">
                  <w:rPr>
                    <w:rStyle w:val="Lienhypertexte"/>
                    <w:noProof/>
                  </w:rPr>
                </w:rPrChange>
              </w:rPr>
              <w:delText>3.</w:delText>
            </w:r>
            <w:r w:rsidRPr="007C437A" w:rsidDel="00BA3828">
              <w:rPr>
                <w:rFonts w:eastAsiaTheme="minorEastAsia" w:cstheme="minorBidi"/>
                <w:sz w:val="22"/>
                <w:szCs w:val="22"/>
                <w:rPrChange w:id="1624" w:author="Arthur Parmentier" w:date="2020-06-07T15:27:00Z">
                  <w:rPr>
                    <w:rFonts w:eastAsiaTheme="minorEastAsia" w:cstheme="minorBidi"/>
                    <w:noProof/>
                    <w:sz w:val="22"/>
                    <w:szCs w:val="22"/>
                    <w:lang w:val="fr-FR"/>
                  </w:rPr>
                </w:rPrChange>
              </w:rPr>
              <w:tab/>
            </w:r>
            <w:r w:rsidRPr="007C437A" w:rsidDel="00BA3828">
              <w:rPr>
                <w:rPrChange w:id="1625" w:author="Arthur Parmentier" w:date="2020-06-07T15:27:00Z">
                  <w:rPr>
                    <w:rStyle w:val="Lienhypertexte"/>
                    <w:noProof/>
                  </w:rPr>
                </w:rPrChange>
              </w:rPr>
              <w:delText>Modifiers (content parameters)</w:delText>
            </w:r>
            <w:r w:rsidRPr="007C437A" w:rsidDel="00BA3828">
              <w:rPr>
                <w:webHidden/>
                <w:rPrChange w:id="1626" w:author="Arthur Parmentier" w:date="2020-06-07T15:27:00Z">
                  <w:rPr>
                    <w:noProof/>
                    <w:webHidden/>
                  </w:rPr>
                </w:rPrChange>
              </w:rPr>
              <w:tab/>
              <w:delText>7</w:delText>
            </w:r>
          </w:del>
        </w:p>
        <w:p w:rsidR="00DC3FF9" w:rsidRPr="007C437A" w:rsidDel="00BA3828" w:rsidRDefault="00DC3FF9" w:rsidP="00E6654A">
          <w:pPr>
            <w:pStyle w:val="TM3"/>
            <w:rPr>
              <w:del w:id="1627" w:author="Arthur Parmentier" w:date="2020-05-14T13:28:00Z"/>
              <w:rFonts w:eastAsiaTheme="minorEastAsia" w:cstheme="minorBidi"/>
              <w:sz w:val="22"/>
              <w:szCs w:val="22"/>
              <w:rPrChange w:id="1628" w:author="Arthur Parmentier" w:date="2020-06-07T15:27:00Z">
                <w:rPr>
                  <w:del w:id="1629" w:author="Arthur Parmentier" w:date="2020-05-14T13:28:00Z"/>
                  <w:rFonts w:eastAsiaTheme="minorEastAsia" w:cstheme="minorBidi"/>
                  <w:noProof/>
                  <w:sz w:val="22"/>
                  <w:szCs w:val="22"/>
                  <w:lang w:val="fr-FR"/>
                </w:rPr>
              </w:rPrChange>
            </w:rPr>
          </w:pPr>
          <w:del w:id="1630" w:author="Arthur Parmentier" w:date="2020-05-14T13:28:00Z">
            <w:r w:rsidRPr="007C437A" w:rsidDel="00BA3828">
              <w:rPr>
                <w:rPrChange w:id="1631" w:author="Arthur Parmentier" w:date="2020-06-07T15:27:00Z">
                  <w:rPr>
                    <w:rStyle w:val="Lienhypertexte"/>
                    <w:noProof/>
                  </w:rPr>
                </w:rPrChange>
              </w:rPr>
              <w:delText>4.</w:delText>
            </w:r>
            <w:r w:rsidRPr="007C437A" w:rsidDel="00BA3828">
              <w:rPr>
                <w:rFonts w:eastAsiaTheme="minorEastAsia" w:cstheme="minorBidi"/>
                <w:sz w:val="22"/>
                <w:szCs w:val="22"/>
                <w:rPrChange w:id="1632" w:author="Arthur Parmentier" w:date="2020-06-07T15:27:00Z">
                  <w:rPr>
                    <w:rFonts w:eastAsiaTheme="minorEastAsia" w:cstheme="minorBidi"/>
                    <w:noProof/>
                    <w:sz w:val="22"/>
                    <w:szCs w:val="22"/>
                    <w:lang w:val="fr-FR"/>
                  </w:rPr>
                </w:rPrChange>
              </w:rPr>
              <w:tab/>
            </w:r>
            <w:r w:rsidRPr="007C437A" w:rsidDel="00BA3828">
              <w:rPr>
                <w:rPrChange w:id="1633" w:author="Arthur Parmentier" w:date="2020-06-07T15:27:00Z">
                  <w:rPr>
                    <w:rStyle w:val="Lienhypertexte"/>
                    <w:noProof/>
                  </w:rPr>
                </w:rPrChange>
              </w:rPr>
              <w:delText>Mode</w:delText>
            </w:r>
            <w:r w:rsidRPr="007C437A" w:rsidDel="00BA3828">
              <w:rPr>
                <w:webHidden/>
                <w:rPrChange w:id="1634" w:author="Arthur Parmentier" w:date="2020-06-07T15:27:00Z">
                  <w:rPr>
                    <w:noProof/>
                    <w:webHidden/>
                  </w:rPr>
                </w:rPrChange>
              </w:rPr>
              <w:tab/>
              <w:delText>7</w:delText>
            </w:r>
          </w:del>
        </w:p>
        <w:p w:rsidR="00DC3FF9" w:rsidRPr="007C437A" w:rsidDel="00BA3828" w:rsidRDefault="00DC3FF9" w:rsidP="00E6654A">
          <w:pPr>
            <w:pStyle w:val="TM1"/>
            <w:rPr>
              <w:del w:id="1635" w:author="Arthur Parmentier" w:date="2020-05-14T13:28:00Z"/>
              <w:rFonts w:eastAsiaTheme="minorEastAsia" w:cstheme="minorBidi"/>
              <w:sz w:val="22"/>
              <w:szCs w:val="22"/>
              <w:rPrChange w:id="1636" w:author="Arthur Parmentier" w:date="2020-06-07T15:27:00Z">
                <w:rPr>
                  <w:del w:id="1637" w:author="Arthur Parmentier" w:date="2020-05-14T13:28:00Z"/>
                  <w:rFonts w:eastAsiaTheme="minorEastAsia" w:cstheme="minorBidi"/>
                  <w:noProof/>
                  <w:sz w:val="22"/>
                  <w:szCs w:val="22"/>
                  <w:lang w:val="fr-FR"/>
                </w:rPr>
              </w:rPrChange>
            </w:rPr>
          </w:pPr>
          <w:del w:id="1638" w:author="Arthur Parmentier" w:date="2020-05-14T13:28:00Z">
            <w:r w:rsidRPr="007C437A" w:rsidDel="00BA3828">
              <w:rPr>
                <w:rPrChange w:id="1639" w:author="Arthur Parmentier" w:date="2020-06-07T15:27:00Z">
                  <w:rPr>
                    <w:rStyle w:val="Lienhypertexte"/>
                    <w:noProof/>
                  </w:rPr>
                </w:rPrChange>
              </w:rPr>
              <w:delText>VI.</w:delText>
            </w:r>
            <w:r w:rsidRPr="007C437A" w:rsidDel="00BA3828">
              <w:rPr>
                <w:rFonts w:eastAsiaTheme="minorEastAsia" w:cstheme="minorBidi"/>
                <w:sz w:val="22"/>
                <w:szCs w:val="22"/>
                <w:rPrChange w:id="1640" w:author="Arthur Parmentier" w:date="2020-06-07T15:27:00Z">
                  <w:rPr>
                    <w:rFonts w:eastAsiaTheme="minorEastAsia" w:cstheme="minorBidi"/>
                    <w:noProof/>
                    <w:sz w:val="22"/>
                    <w:szCs w:val="22"/>
                    <w:lang w:val="fr-FR"/>
                  </w:rPr>
                </w:rPrChange>
              </w:rPr>
              <w:tab/>
            </w:r>
            <w:r w:rsidRPr="007C437A" w:rsidDel="00BA3828">
              <w:rPr>
                <w:rPrChange w:id="1641" w:author="Arthur Parmentier" w:date="2020-06-07T15:27:00Z">
                  <w:rPr>
                    <w:rStyle w:val="Lienhypertexte"/>
                    <w:noProof/>
                  </w:rPr>
                </w:rPrChange>
              </w:rPr>
              <w:delText>Soundpainting recognition with Max/MSP</w:delText>
            </w:r>
            <w:r w:rsidRPr="007C437A" w:rsidDel="00BA3828">
              <w:rPr>
                <w:webHidden/>
                <w:rPrChange w:id="1642" w:author="Arthur Parmentier" w:date="2020-06-07T15:27:00Z">
                  <w:rPr>
                    <w:noProof/>
                    <w:webHidden/>
                  </w:rPr>
                </w:rPrChange>
              </w:rPr>
              <w:tab/>
              <w:delText>8</w:delText>
            </w:r>
          </w:del>
        </w:p>
        <w:p w:rsidR="00DC3FF9" w:rsidRPr="007C437A" w:rsidDel="00BA3828" w:rsidRDefault="00DC3FF9" w:rsidP="00E6654A">
          <w:pPr>
            <w:pStyle w:val="TM2"/>
            <w:rPr>
              <w:del w:id="1643" w:author="Arthur Parmentier" w:date="2020-05-14T13:28:00Z"/>
              <w:rFonts w:eastAsiaTheme="minorEastAsia" w:cstheme="minorBidi"/>
              <w:rPrChange w:id="1644" w:author="Arthur Parmentier" w:date="2020-06-07T15:27:00Z">
                <w:rPr>
                  <w:del w:id="1645" w:author="Arthur Parmentier" w:date="2020-05-14T13:28:00Z"/>
                  <w:rFonts w:eastAsiaTheme="minorEastAsia" w:cstheme="minorBidi"/>
                  <w:noProof/>
                  <w:lang w:val="fr-FR"/>
                </w:rPr>
              </w:rPrChange>
            </w:rPr>
          </w:pPr>
          <w:del w:id="1646" w:author="Arthur Parmentier" w:date="2020-05-14T13:28:00Z">
            <w:r w:rsidRPr="007C437A" w:rsidDel="00BA3828">
              <w:rPr>
                <w:rPrChange w:id="1647" w:author="Arthur Parmentier" w:date="2020-06-07T15:27:00Z">
                  <w:rPr>
                    <w:rStyle w:val="Lienhypertexte"/>
                    <w:noProof/>
                  </w:rPr>
                </w:rPrChange>
              </w:rPr>
              <w:delText>A.</w:delText>
            </w:r>
            <w:r w:rsidRPr="007C437A" w:rsidDel="00BA3828">
              <w:rPr>
                <w:rFonts w:eastAsiaTheme="minorEastAsia" w:cstheme="minorBidi"/>
                <w:rPrChange w:id="1648" w:author="Arthur Parmentier" w:date="2020-06-07T15:27:00Z">
                  <w:rPr>
                    <w:rFonts w:eastAsiaTheme="minorEastAsia" w:cstheme="minorBidi"/>
                    <w:noProof/>
                    <w:lang w:val="fr-FR"/>
                  </w:rPr>
                </w:rPrChange>
              </w:rPr>
              <w:tab/>
            </w:r>
            <w:r w:rsidRPr="007C437A" w:rsidDel="00BA3828">
              <w:rPr>
                <w:rPrChange w:id="1649" w:author="Arthur Parmentier" w:date="2020-06-07T15:27:00Z">
                  <w:rPr>
                    <w:rStyle w:val="Lienhypertexte"/>
                    <w:noProof/>
                  </w:rPr>
                </w:rPrChange>
              </w:rPr>
              <w:delText>A new configuration: motivations, goals, workflow &amp; challenges</w:delText>
            </w:r>
            <w:r w:rsidRPr="007C437A" w:rsidDel="00BA3828">
              <w:rPr>
                <w:webHidden/>
                <w:rPrChange w:id="1650" w:author="Arthur Parmentier" w:date="2020-06-07T15:27:00Z">
                  <w:rPr>
                    <w:noProof/>
                    <w:webHidden/>
                  </w:rPr>
                </w:rPrChange>
              </w:rPr>
              <w:tab/>
              <w:delText>8</w:delText>
            </w:r>
          </w:del>
        </w:p>
        <w:p w:rsidR="00DC3FF9" w:rsidRPr="007C437A" w:rsidDel="00BA3828" w:rsidRDefault="00DC3FF9" w:rsidP="00E6654A">
          <w:pPr>
            <w:pStyle w:val="TM2"/>
            <w:rPr>
              <w:del w:id="1651" w:author="Arthur Parmentier" w:date="2020-05-14T13:28:00Z"/>
              <w:rFonts w:eastAsiaTheme="minorEastAsia" w:cstheme="minorBidi"/>
              <w:rPrChange w:id="1652" w:author="Arthur Parmentier" w:date="2020-06-07T15:27:00Z">
                <w:rPr>
                  <w:del w:id="1653" w:author="Arthur Parmentier" w:date="2020-05-14T13:28:00Z"/>
                  <w:rFonts w:eastAsiaTheme="minorEastAsia" w:cstheme="minorBidi"/>
                  <w:noProof/>
                  <w:lang w:val="fr-FR"/>
                </w:rPr>
              </w:rPrChange>
            </w:rPr>
          </w:pPr>
          <w:del w:id="1654" w:author="Arthur Parmentier" w:date="2020-05-14T13:28:00Z">
            <w:r w:rsidRPr="007C437A" w:rsidDel="00BA3828">
              <w:rPr>
                <w:rPrChange w:id="1655" w:author="Arthur Parmentier" w:date="2020-06-07T15:27:00Z">
                  <w:rPr>
                    <w:rStyle w:val="Lienhypertexte"/>
                    <w:noProof/>
                  </w:rPr>
                </w:rPrChange>
              </w:rPr>
              <w:delText>B.</w:delText>
            </w:r>
            <w:r w:rsidRPr="007C437A" w:rsidDel="00BA3828">
              <w:rPr>
                <w:rFonts w:eastAsiaTheme="minorEastAsia" w:cstheme="minorBidi"/>
                <w:rPrChange w:id="1656" w:author="Arthur Parmentier" w:date="2020-06-07T15:27:00Z">
                  <w:rPr>
                    <w:rFonts w:eastAsiaTheme="minorEastAsia" w:cstheme="minorBidi"/>
                    <w:noProof/>
                    <w:lang w:val="fr-FR"/>
                  </w:rPr>
                </w:rPrChange>
              </w:rPr>
              <w:tab/>
            </w:r>
            <w:r w:rsidRPr="007C437A" w:rsidDel="00BA3828">
              <w:rPr>
                <w:rPrChange w:id="1657" w:author="Arthur Parmentier" w:date="2020-06-07T15:27:00Z">
                  <w:rPr>
                    <w:rStyle w:val="Lienhypertexte"/>
                    <w:noProof/>
                  </w:rPr>
                </w:rPrChange>
              </w:rPr>
              <w:delText>The big picture: general description of the system</w:delText>
            </w:r>
            <w:r w:rsidRPr="007C437A" w:rsidDel="00BA3828">
              <w:rPr>
                <w:webHidden/>
                <w:rPrChange w:id="1658" w:author="Arthur Parmentier" w:date="2020-06-07T15:27:00Z">
                  <w:rPr>
                    <w:noProof/>
                    <w:webHidden/>
                  </w:rPr>
                </w:rPrChange>
              </w:rPr>
              <w:tab/>
              <w:delText>8</w:delText>
            </w:r>
          </w:del>
        </w:p>
        <w:p w:rsidR="00DC3FF9" w:rsidRPr="007C437A" w:rsidDel="00BA3828" w:rsidRDefault="00DC3FF9" w:rsidP="00E6654A">
          <w:pPr>
            <w:pStyle w:val="TM2"/>
            <w:rPr>
              <w:del w:id="1659" w:author="Arthur Parmentier" w:date="2020-05-14T13:28:00Z"/>
              <w:rFonts w:eastAsiaTheme="minorEastAsia" w:cstheme="minorBidi"/>
              <w:rPrChange w:id="1660" w:author="Arthur Parmentier" w:date="2020-06-07T15:27:00Z">
                <w:rPr>
                  <w:del w:id="1661" w:author="Arthur Parmentier" w:date="2020-05-14T13:28:00Z"/>
                  <w:rFonts w:eastAsiaTheme="minorEastAsia" w:cstheme="minorBidi"/>
                  <w:noProof/>
                  <w:lang w:val="fr-FR"/>
                </w:rPr>
              </w:rPrChange>
            </w:rPr>
          </w:pPr>
          <w:del w:id="1662" w:author="Arthur Parmentier" w:date="2020-05-14T13:28:00Z">
            <w:r w:rsidRPr="007C437A" w:rsidDel="00BA3828">
              <w:rPr>
                <w:rPrChange w:id="1663" w:author="Arthur Parmentier" w:date="2020-06-07T15:27:00Z">
                  <w:rPr>
                    <w:rStyle w:val="Lienhypertexte"/>
                    <w:noProof/>
                  </w:rPr>
                </w:rPrChange>
              </w:rPr>
              <w:delText>C.</w:delText>
            </w:r>
            <w:r w:rsidRPr="007C437A" w:rsidDel="00BA3828">
              <w:rPr>
                <w:rFonts w:eastAsiaTheme="minorEastAsia" w:cstheme="minorBidi"/>
                <w:rPrChange w:id="1664" w:author="Arthur Parmentier" w:date="2020-06-07T15:27:00Z">
                  <w:rPr>
                    <w:rFonts w:eastAsiaTheme="minorEastAsia" w:cstheme="minorBidi"/>
                    <w:noProof/>
                    <w:lang w:val="fr-FR"/>
                  </w:rPr>
                </w:rPrChange>
              </w:rPr>
              <w:tab/>
            </w:r>
            <w:r w:rsidRPr="007C437A" w:rsidDel="00BA3828">
              <w:rPr>
                <w:rPrChange w:id="1665" w:author="Arthur Parmentier" w:date="2020-06-07T15:27:00Z">
                  <w:rPr>
                    <w:rStyle w:val="Lienhypertexte"/>
                    <w:noProof/>
                  </w:rPr>
                </w:rPrChange>
              </w:rPr>
              <w:delText>Part 1: Posenet &amp; gloves feature building</w:delText>
            </w:r>
            <w:r w:rsidRPr="007C437A" w:rsidDel="00BA3828">
              <w:rPr>
                <w:webHidden/>
                <w:rPrChange w:id="1666" w:author="Arthur Parmentier" w:date="2020-06-07T15:27:00Z">
                  <w:rPr>
                    <w:noProof/>
                    <w:webHidden/>
                  </w:rPr>
                </w:rPrChange>
              </w:rPr>
              <w:tab/>
              <w:delText>8</w:delText>
            </w:r>
          </w:del>
        </w:p>
        <w:p w:rsidR="00DC3FF9" w:rsidRPr="007C437A" w:rsidDel="00BA3828" w:rsidRDefault="00DC3FF9" w:rsidP="00E6654A">
          <w:pPr>
            <w:pStyle w:val="TM2"/>
            <w:rPr>
              <w:del w:id="1667" w:author="Arthur Parmentier" w:date="2020-05-14T13:28:00Z"/>
              <w:rFonts w:eastAsiaTheme="minorEastAsia" w:cstheme="minorBidi"/>
              <w:rPrChange w:id="1668" w:author="Arthur Parmentier" w:date="2020-06-07T15:27:00Z">
                <w:rPr>
                  <w:del w:id="1669" w:author="Arthur Parmentier" w:date="2020-05-14T13:28:00Z"/>
                  <w:rFonts w:eastAsiaTheme="minorEastAsia" w:cstheme="minorBidi"/>
                  <w:noProof/>
                  <w:lang w:val="fr-FR"/>
                </w:rPr>
              </w:rPrChange>
            </w:rPr>
          </w:pPr>
          <w:del w:id="1670" w:author="Arthur Parmentier" w:date="2020-05-14T13:28:00Z">
            <w:r w:rsidRPr="007C437A" w:rsidDel="00BA3828">
              <w:rPr>
                <w:rPrChange w:id="1671" w:author="Arthur Parmentier" w:date="2020-06-07T15:27:00Z">
                  <w:rPr>
                    <w:rStyle w:val="Lienhypertexte"/>
                    <w:noProof/>
                  </w:rPr>
                </w:rPrChange>
              </w:rPr>
              <w:delText>D.</w:delText>
            </w:r>
            <w:r w:rsidRPr="007C437A" w:rsidDel="00BA3828">
              <w:rPr>
                <w:rFonts w:eastAsiaTheme="minorEastAsia" w:cstheme="minorBidi"/>
                <w:rPrChange w:id="1672" w:author="Arthur Parmentier" w:date="2020-06-07T15:27:00Z">
                  <w:rPr>
                    <w:rFonts w:eastAsiaTheme="minorEastAsia" w:cstheme="minorBidi"/>
                    <w:noProof/>
                    <w:lang w:val="fr-FR"/>
                  </w:rPr>
                </w:rPrChange>
              </w:rPr>
              <w:tab/>
            </w:r>
            <w:r w:rsidRPr="007C437A" w:rsidDel="00BA3828">
              <w:rPr>
                <w:rPrChange w:id="1673" w:author="Arthur Parmentier" w:date="2020-06-07T15:27:00Z">
                  <w:rPr>
                    <w:rStyle w:val="Lienhypertexte"/>
                    <w:noProof/>
                  </w:rPr>
                </w:rPrChange>
              </w:rPr>
              <w:delText>Part 2: Training &amp; data management</w:delText>
            </w:r>
            <w:r w:rsidRPr="007C437A" w:rsidDel="00BA3828">
              <w:rPr>
                <w:webHidden/>
                <w:rPrChange w:id="1674" w:author="Arthur Parmentier" w:date="2020-06-07T15:27:00Z">
                  <w:rPr>
                    <w:noProof/>
                    <w:webHidden/>
                  </w:rPr>
                </w:rPrChange>
              </w:rPr>
              <w:tab/>
              <w:delText>8</w:delText>
            </w:r>
          </w:del>
        </w:p>
        <w:p w:rsidR="00DC3FF9" w:rsidRPr="007C437A" w:rsidDel="00BA3828" w:rsidRDefault="00DC3FF9" w:rsidP="00E6654A">
          <w:pPr>
            <w:pStyle w:val="TM2"/>
            <w:rPr>
              <w:del w:id="1675" w:author="Arthur Parmentier" w:date="2020-05-14T13:28:00Z"/>
              <w:rFonts w:eastAsiaTheme="minorEastAsia" w:cstheme="minorBidi"/>
              <w:rPrChange w:id="1676" w:author="Arthur Parmentier" w:date="2020-06-07T15:27:00Z">
                <w:rPr>
                  <w:del w:id="1677" w:author="Arthur Parmentier" w:date="2020-05-14T13:28:00Z"/>
                  <w:rFonts w:eastAsiaTheme="minorEastAsia" w:cstheme="minorBidi"/>
                  <w:noProof/>
                  <w:lang w:val="fr-FR"/>
                </w:rPr>
              </w:rPrChange>
            </w:rPr>
          </w:pPr>
          <w:del w:id="1678" w:author="Arthur Parmentier" w:date="2020-05-14T13:28:00Z">
            <w:r w:rsidRPr="007C437A" w:rsidDel="00BA3828">
              <w:rPr>
                <w:rPrChange w:id="1679" w:author="Arthur Parmentier" w:date="2020-06-07T15:27:00Z">
                  <w:rPr>
                    <w:rStyle w:val="Lienhypertexte"/>
                    <w:noProof/>
                  </w:rPr>
                </w:rPrChange>
              </w:rPr>
              <w:delText>E.</w:delText>
            </w:r>
            <w:r w:rsidRPr="007C437A" w:rsidDel="00BA3828">
              <w:rPr>
                <w:rFonts w:eastAsiaTheme="minorEastAsia" w:cstheme="minorBidi"/>
                <w:rPrChange w:id="1680" w:author="Arthur Parmentier" w:date="2020-06-07T15:27:00Z">
                  <w:rPr>
                    <w:rFonts w:eastAsiaTheme="minorEastAsia" w:cstheme="minorBidi"/>
                    <w:noProof/>
                    <w:lang w:val="fr-FR"/>
                  </w:rPr>
                </w:rPrChange>
              </w:rPr>
              <w:tab/>
            </w:r>
            <w:r w:rsidRPr="007C437A" w:rsidDel="00BA3828">
              <w:rPr>
                <w:rPrChange w:id="1681" w:author="Arthur Parmentier" w:date="2020-06-07T15:27:00Z">
                  <w:rPr>
                    <w:rStyle w:val="Lienhypertexte"/>
                    <w:noProof/>
                  </w:rPr>
                </w:rPrChange>
              </w:rPr>
              <w:delText>Part 3: Classification</w:delText>
            </w:r>
            <w:r w:rsidRPr="007C437A" w:rsidDel="00BA3828">
              <w:rPr>
                <w:webHidden/>
                <w:rPrChange w:id="1682" w:author="Arthur Parmentier" w:date="2020-06-07T15:27:00Z">
                  <w:rPr>
                    <w:noProof/>
                    <w:webHidden/>
                  </w:rPr>
                </w:rPrChange>
              </w:rPr>
              <w:tab/>
              <w:delText>8</w:delText>
            </w:r>
          </w:del>
        </w:p>
        <w:p w:rsidR="00DC3FF9" w:rsidRPr="007C437A" w:rsidDel="00BA3828" w:rsidRDefault="00DC3FF9" w:rsidP="00E6654A">
          <w:pPr>
            <w:pStyle w:val="TM2"/>
            <w:rPr>
              <w:del w:id="1683" w:author="Arthur Parmentier" w:date="2020-05-14T13:28:00Z"/>
              <w:rFonts w:eastAsiaTheme="minorEastAsia" w:cstheme="minorBidi"/>
              <w:rPrChange w:id="1684" w:author="Arthur Parmentier" w:date="2020-06-07T15:27:00Z">
                <w:rPr>
                  <w:del w:id="1685" w:author="Arthur Parmentier" w:date="2020-05-14T13:28:00Z"/>
                  <w:rFonts w:eastAsiaTheme="minorEastAsia" w:cstheme="minorBidi"/>
                  <w:noProof/>
                  <w:lang w:val="fr-FR"/>
                </w:rPr>
              </w:rPrChange>
            </w:rPr>
          </w:pPr>
          <w:del w:id="1686" w:author="Arthur Parmentier" w:date="2020-05-14T13:28:00Z">
            <w:r w:rsidRPr="007C437A" w:rsidDel="00BA3828">
              <w:rPr>
                <w:rPrChange w:id="1687" w:author="Arthur Parmentier" w:date="2020-06-07T15:27:00Z">
                  <w:rPr>
                    <w:rStyle w:val="Lienhypertexte"/>
                    <w:noProof/>
                  </w:rPr>
                </w:rPrChange>
              </w:rPr>
              <w:delText>F.</w:delText>
            </w:r>
            <w:r w:rsidRPr="007C437A" w:rsidDel="00BA3828">
              <w:rPr>
                <w:rFonts w:eastAsiaTheme="minorEastAsia" w:cstheme="minorBidi"/>
                <w:rPrChange w:id="1688" w:author="Arthur Parmentier" w:date="2020-06-07T15:27:00Z">
                  <w:rPr>
                    <w:rFonts w:eastAsiaTheme="minorEastAsia" w:cstheme="minorBidi"/>
                    <w:noProof/>
                    <w:lang w:val="fr-FR"/>
                  </w:rPr>
                </w:rPrChange>
              </w:rPr>
              <w:tab/>
            </w:r>
            <w:r w:rsidRPr="007C437A" w:rsidDel="00BA3828">
              <w:rPr>
                <w:rPrChange w:id="1689" w:author="Arthur Parmentier" w:date="2020-06-07T15:27:00Z">
                  <w:rPr>
                    <w:rStyle w:val="Lienhypertexte"/>
                    <w:noProof/>
                  </w:rPr>
                </w:rPrChange>
              </w:rPr>
              <w:delText>Part 4: Grammar parsing</w:delText>
            </w:r>
            <w:r w:rsidRPr="007C437A" w:rsidDel="00BA3828">
              <w:rPr>
                <w:webHidden/>
                <w:rPrChange w:id="1690" w:author="Arthur Parmentier" w:date="2020-06-07T15:27:00Z">
                  <w:rPr>
                    <w:noProof/>
                    <w:webHidden/>
                  </w:rPr>
                </w:rPrChange>
              </w:rPr>
              <w:tab/>
              <w:delText>8</w:delText>
            </w:r>
          </w:del>
        </w:p>
        <w:p w:rsidR="00DC3FF9" w:rsidRPr="007C437A" w:rsidDel="00BA3828" w:rsidRDefault="00DC3FF9" w:rsidP="00E6654A">
          <w:pPr>
            <w:pStyle w:val="TM2"/>
            <w:rPr>
              <w:del w:id="1691" w:author="Arthur Parmentier" w:date="2020-05-14T13:28:00Z"/>
              <w:rFonts w:eastAsiaTheme="minorEastAsia" w:cstheme="minorBidi"/>
              <w:rPrChange w:id="1692" w:author="Arthur Parmentier" w:date="2020-06-07T15:27:00Z">
                <w:rPr>
                  <w:del w:id="1693" w:author="Arthur Parmentier" w:date="2020-05-14T13:28:00Z"/>
                  <w:rFonts w:eastAsiaTheme="minorEastAsia" w:cstheme="minorBidi"/>
                  <w:noProof/>
                  <w:lang w:val="fr-FR"/>
                </w:rPr>
              </w:rPrChange>
            </w:rPr>
          </w:pPr>
          <w:del w:id="1694" w:author="Arthur Parmentier" w:date="2020-05-14T13:28:00Z">
            <w:r w:rsidRPr="007C437A" w:rsidDel="00BA3828">
              <w:rPr>
                <w:rPrChange w:id="1695" w:author="Arthur Parmentier" w:date="2020-06-07T15:27:00Z">
                  <w:rPr>
                    <w:rStyle w:val="Lienhypertexte"/>
                    <w:noProof/>
                  </w:rPr>
                </w:rPrChange>
              </w:rPr>
              <w:delText>G.</w:delText>
            </w:r>
            <w:r w:rsidRPr="007C437A" w:rsidDel="00BA3828">
              <w:rPr>
                <w:rFonts w:eastAsiaTheme="minorEastAsia" w:cstheme="minorBidi"/>
                <w:rPrChange w:id="1696" w:author="Arthur Parmentier" w:date="2020-06-07T15:27:00Z">
                  <w:rPr>
                    <w:rFonts w:eastAsiaTheme="minorEastAsia" w:cstheme="minorBidi"/>
                    <w:noProof/>
                    <w:lang w:val="fr-FR"/>
                  </w:rPr>
                </w:rPrChange>
              </w:rPr>
              <w:tab/>
            </w:r>
            <w:r w:rsidRPr="007C437A" w:rsidDel="00BA3828">
              <w:rPr>
                <w:rPrChange w:id="1697" w:author="Arthur Parmentier" w:date="2020-06-07T15:27:00Z">
                  <w:rPr>
                    <w:rStyle w:val="Lienhypertexte"/>
                    <w:noProof/>
                  </w:rPr>
                </w:rPrChange>
              </w:rPr>
              <w:delText>Part 5: Orchestra simulation</w:delText>
            </w:r>
            <w:r w:rsidRPr="007C437A" w:rsidDel="00BA3828">
              <w:rPr>
                <w:webHidden/>
                <w:rPrChange w:id="1698" w:author="Arthur Parmentier" w:date="2020-06-07T15:27:00Z">
                  <w:rPr>
                    <w:noProof/>
                    <w:webHidden/>
                  </w:rPr>
                </w:rPrChange>
              </w:rPr>
              <w:tab/>
              <w:delText>8</w:delText>
            </w:r>
          </w:del>
        </w:p>
        <w:p w:rsidR="00DC3FF9" w:rsidRPr="007C437A" w:rsidDel="00BA3828" w:rsidRDefault="00DC3FF9" w:rsidP="00E6654A">
          <w:pPr>
            <w:pStyle w:val="TM2"/>
            <w:rPr>
              <w:del w:id="1699" w:author="Arthur Parmentier" w:date="2020-05-14T13:28:00Z"/>
              <w:rFonts w:eastAsiaTheme="minorEastAsia" w:cstheme="minorBidi"/>
              <w:rPrChange w:id="1700" w:author="Arthur Parmentier" w:date="2020-06-07T15:27:00Z">
                <w:rPr>
                  <w:del w:id="1701" w:author="Arthur Parmentier" w:date="2020-05-14T13:28:00Z"/>
                  <w:rFonts w:eastAsiaTheme="minorEastAsia" w:cstheme="minorBidi"/>
                  <w:noProof/>
                  <w:lang w:val="fr-FR"/>
                </w:rPr>
              </w:rPrChange>
            </w:rPr>
          </w:pPr>
          <w:del w:id="1702" w:author="Arthur Parmentier" w:date="2020-05-14T13:28:00Z">
            <w:r w:rsidRPr="007C437A" w:rsidDel="00BA3828">
              <w:rPr>
                <w:rPrChange w:id="1703" w:author="Arthur Parmentier" w:date="2020-06-07T15:27:00Z">
                  <w:rPr>
                    <w:rStyle w:val="Lienhypertexte"/>
                    <w:noProof/>
                  </w:rPr>
                </w:rPrChange>
              </w:rPr>
              <w:delText>H.</w:delText>
            </w:r>
            <w:r w:rsidRPr="007C437A" w:rsidDel="00BA3828">
              <w:rPr>
                <w:rFonts w:eastAsiaTheme="minorEastAsia" w:cstheme="minorBidi"/>
                <w:rPrChange w:id="1704" w:author="Arthur Parmentier" w:date="2020-06-07T15:27:00Z">
                  <w:rPr>
                    <w:rFonts w:eastAsiaTheme="minorEastAsia" w:cstheme="minorBidi"/>
                    <w:noProof/>
                    <w:lang w:val="fr-FR"/>
                  </w:rPr>
                </w:rPrChange>
              </w:rPr>
              <w:tab/>
            </w:r>
            <w:r w:rsidRPr="007C437A" w:rsidDel="00BA3828">
              <w:rPr>
                <w:rPrChange w:id="1705" w:author="Arthur Parmentier" w:date="2020-06-07T15:27:00Z">
                  <w:rPr>
                    <w:rStyle w:val="Lienhypertexte"/>
                    <w:noProof/>
                  </w:rPr>
                </w:rPrChange>
              </w:rPr>
              <w:delText>Part 6: Learning mechanism (?)</w:delText>
            </w:r>
            <w:r w:rsidRPr="007C437A" w:rsidDel="00BA3828">
              <w:rPr>
                <w:webHidden/>
                <w:rPrChange w:id="1706" w:author="Arthur Parmentier" w:date="2020-06-07T15:27:00Z">
                  <w:rPr>
                    <w:noProof/>
                    <w:webHidden/>
                  </w:rPr>
                </w:rPrChange>
              </w:rPr>
              <w:tab/>
              <w:delText>8</w:delText>
            </w:r>
          </w:del>
        </w:p>
        <w:p w:rsidR="00DC3FF9" w:rsidRPr="007C437A" w:rsidDel="00BA3828" w:rsidRDefault="00DC3FF9" w:rsidP="00E6654A">
          <w:pPr>
            <w:pStyle w:val="TM1"/>
            <w:rPr>
              <w:del w:id="1707" w:author="Arthur Parmentier" w:date="2020-05-14T13:28:00Z"/>
              <w:rFonts w:eastAsiaTheme="minorEastAsia" w:cstheme="minorBidi"/>
              <w:sz w:val="22"/>
              <w:szCs w:val="22"/>
              <w:rPrChange w:id="1708" w:author="Arthur Parmentier" w:date="2020-06-07T15:27:00Z">
                <w:rPr>
                  <w:del w:id="1709" w:author="Arthur Parmentier" w:date="2020-05-14T13:28:00Z"/>
                  <w:rFonts w:eastAsiaTheme="minorEastAsia" w:cstheme="minorBidi"/>
                  <w:noProof/>
                  <w:sz w:val="22"/>
                  <w:szCs w:val="22"/>
                  <w:lang w:val="fr-FR"/>
                </w:rPr>
              </w:rPrChange>
            </w:rPr>
          </w:pPr>
          <w:del w:id="1710" w:author="Arthur Parmentier" w:date="2020-05-14T13:28:00Z">
            <w:r w:rsidRPr="007C437A" w:rsidDel="00BA3828">
              <w:rPr>
                <w:rPrChange w:id="1711" w:author="Arthur Parmentier" w:date="2020-06-07T15:27:00Z">
                  <w:rPr>
                    <w:rStyle w:val="Lienhypertexte"/>
                    <w:noProof/>
                  </w:rPr>
                </w:rPrChange>
              </w:rPr>
              <w:delText>VII.</w:delText>
            </w:r>
            <w:r w:rsidRPr="007C437A" w:rsidDel="00BA3828">
              <w:rPr>
                <w:rFonts w:eastAsiaTheme="minorEastAsia" w:cstheme="minorBidi"/>
                <w:sz w:val="22"/>
                <w:szCs w:val="22"/>
                <w:rPrChange w:id="1712" w:author="Arthur Parmentier" w:date="2020-06-07T15:27:00Z">
                  <w:rPr>
                    <w:rFonts w:eastAsiaTheme="minorEastAsia" w:cstheme="minorBidi"/>
                    <w:noProof/>
                    <w:sz w:val="22"/>
                    <w:szCs w:val="22"/>
                    <w:lang w:val="fr-FR"/>
                  </w:rPr>
                </w:rPrChange>
              </w:rPr>
              <w:tab/>
            </w:r>
            <w:r w:rsidRPr="007C437A" w:rsidDel="00BA3828">
              <w:rPr>
                <w:rPrChange w:id="1713" w:author="Arthur Parmentier" w:date="2020-06-07T15:27:00Z">
                  <w:rPr>
                    <w:rStyle w:val="Lienhypertexte"/>
                    <w:noProof/>
                  </w:rPr>
                </w:rPrChange>
              </w:rPr>
              <w:delText>Potential &amp; future of the tool</w:delText>
            </w:r>
            <w:r w:rsidRPr="007C437A" w:rsidDel="00BA3828">
              <w:rPr>
                <w:webHidden/>
                <w:rPrChange w:id="1714" w:author="Arthur Parmentier" w:date="2020-06-07T15:27:00Z">
                  <w:rPr>
                    <w:noProof/>
                    <w:webHidden/>
                  </w:rPr>
                </w:rPrChange>
              </w:rPr>
              <w:tab/>
              <w:delText>8</w:delText>
            </w:r>
          </w:del>
        </w:p>
        <w:p w:rsidR="00DC3FF9" w:rsidRPr="007C437A" w:rsidDel="00BA3828" w:rsidRDefault="00DC3FF9" w:rsidP="00E6654A">
          <w:pPr>
            <w:pStyle w:val="TM2"/>
            <w:rPr>
              <w:del w:id="1715" w:author="Arthur Parmentier" w:date="2020-05-14T13:28:00Z"/>
              <w:rFonts w:eastAsiaTheme="minorEastAsia" w:cstheme="minorBidi"/>
              <w:rPrChange w:id="1716" w:author="Arthur Parmentier" w:date="2020-06-07T15:27:00Z">
                <w:rPr>
                  <w:del w:id="1717" w:author="Arthur Parmentier" w:date="2020-05-14T13:28:00Z"/>
                  <w:rFonts w:eastAsiaTheme="minorEastAsia" w:cstheme="minorBidi"/>
                  <w:noProof/>
                  <w:lang w:val="fr-FR"/>
                </w:rPr>
              </w:rPrChange>
            </w:rPr>
          </w:pPr>
          <w:del w:id="1718" w:author="Arthur Parmentier" w:date="2020-05-14T13:28:00Z">
            <w:r w:rsidRPr="007C437A" w:rsidDel="00BA3828">
              <w:rPr>
                <w:rPrChange w:id="1719" w:author="Arthur Parmentier" w:date="2020-06-07T15:27:00Z">
                  <w:rPr>
                    <w:rStyle w:val="Lienhypertexte"/>
                    <w:noProof/>
                  </w:rPr>
                </w:rPrChange>
              </w:rPr>
              <w:delText>A.</w:delText>
            </w:r>
            <w:r w:rsidRPr="007C437A" w:rsidDel="00BA3828">
              <w:rPr>
                <w:rFonts w:eastAsiaTheme="minorEastAsia" w:cstheme="minorBidi"/>
                <w:rPrChange w:id="1720" w:author="Arthur Parmentier" w:date="2020-06-07T15:27:00Z">
                  <w:rPr>
                    <w:rFonts w:eastAsiaTheme="minorEastAsia" w:cstheme="minorBidi"/>
                    <w:noProof/>
                    <w:lang w:val="fr-FR"/>
                  </w:rPr>
                </w:rPrChange>
              </w:rPr>
              <w:tab/>
            </w:r>
            <w:r w:rsidRPr="007C437A" w:rsidDel="00BA3828">
              <w:rPr>
                <w:rPrChange w:id="1721" w:author="Arthur Parmentier" w:date="2020-06-07T15:27:00Z">
                  <w:rPr>
                    <w:rStyle w:val="Lienhypertexte"/>
                    <w:noProof/>
                  </w:rPr>
                </w:rPrChange>
              </w:rPr>
              <w:delText>Topic A: what could be improved and how</w:delText>
            </w:r>
            <w:r w:rsidRPr="007C437A" w:rsidDel="00BA3828">
              <w:rPr>
                <w:webHidden/>
                <w:rPrChange w:id="1722" w:author="Arthur Parmentier" w:date="2020-06-07T15:27:00Z">
                  <w:rPr>
                    <w:noProof/>
                    <w:webHidden/>
                  </w:rPr>
                </w:rPrChange>
              </w:rPr>
              <w:tab/>
              <w:delText>8</w:delText>
            </w:r>
          </w:del>
        </w:p>
        <w:p w:rsidR="00DC3FF9" w:rsidRPr="007C437A" w:rsidDel="00BA3828" w:rsidRDefault="00DC3FF9" w:rsidP="00E6654A">
          <w:pPr>
            <w:pStyle w:val="TM2"/>
            <w:rPr>
              <w:del w:id="1723" w:author="Arthur Parmentier" w:date="2020-05-14T13:28:00Z"/>
              <w:rFonts w:eastAsiaTheme="minorEastAsia" w:cstheme="minorBidi"/>
              <w:rPrChange w:id="1724" w:author="Arthur Parmentier" w:date="2020-06-07T15:27:00Z">
                <w:rPr>
                  <w:del w:id="1725" w:author="Arthur Parmentier" w:date="2020-05-14T13:28:00Z"/>
                  <w:rFonts w:eastAsiaTheme="minorEastAsia" w:cstheme="minorBidi"/>
                  <w:noProof/>
                  <w:lang w:val="fr-FR"/>
                </w:rPr>
              </w:rPrChange>
            </w:rPr>
          </w:pPr>
          <w:del w:id="1726" w:author="Arthur Parmentier" w:date="2020-05-14T13:28:00Z">
            <w:r w:rsidRPr="007C437A" w:rsidDel="00BA3828">
              <w:rPr>
                <w:rPrChange w:id="1727" w:author="Arthur Parmentier" w:date="2020-06-07T15:27:00Z">
                  <w:rPr>
                    <w:rStyle w:val="Lienhypertexte"/>
                    <w:noProof/>
                  </w:rPr>
                </w:rPrChange>
              </w:rPr>
              <w:delText>B.</w:delText>
            </w:r>
            <w:r w:rsidRPr="007C437A" w:rsidDel="00BA3828">
              <w:rPr>
                <w:rFonts w:eastAsiaTheme="minorEastAsia" w:cstheme="minorBidi"/>
                <w:rPrChange w:id="1728" w:author="Arthur Parmentier" w:date="2020-06-07T15:27:00Z">
                  <w:rPr>
                    <w:rFonts w:eastAsiaTheme="minorEastAsia" w:cstheme="minorBidi"/>
                    <w:noProof/>
                    <w:lang w:val="fr-FR"/>
                  </w:rPr>
                </w:rPrChange>
              </w:rPr>
              <w:tab/>
            </w:r>
            <w:r w:rsidRPr="007C437A" w:rsidDel="00BA3828">
              <w:rPr>
                <w:rPrChange w:id="1729" w:author="Arthur Parmentier" w:date="2020-06-07T15:27:00Z">
                  <w:rPr>
                    <w:rStyle w:val="Lienhypertexte"/>
                    <w:noProof/>
                  </w:rPr>
                </w:rPrChange>
              </w:rPr>
              <w:delText>Topic B: …</w:delText>
            </w:r>
            <w:r w:rsidRPr="007C437A" w:rsidDel="00BA3828">
              <w:rPr>
                <w:webHidden/>
                <w:rPrChange w:id="1730" w:author="Arthur Parmentier" w:date="2020-06-07T15:27:00Z">
                  <w:rPr>
                    <w:noProof/>
                    <w:webHidden/>
                  </w:rPr>
                </w:rPrChange>
              </w:rPr>
              <w:tab/>
              <w:delText>8</w:delText>
            </w:r>
          </w:del>
        </w:p>
        <w:p w:rsidR="00DC3FF9" w:rsidRPr="007C437A" w:rsidDel="00BA3828" w:rsidRDefault="00DC3FF9" w:rsidP="00E6654A">
          <w:pPr>
            <w:pStyle w:val="TM2"/>
            <w:rPr>
              <w:del w:id="1731" w:author="Arthur Parmentier" w:date="2020-05-14T13:28:00Z"/>
              <w:rFonts w:eastAsiaTheme="minorEastAsia" w:cstheme="minorBidi"/>
              <w:rPrChange w:id="1732" w:author="Arthur Parmentier" w:date="2020-06-07T15:27:00Z">
                <w:rPr>
                  <w:del w:id="1733" w:author="Arthur Parmentier" w:date="2020-05-14T13:28:00Z"/>
                  <w:rFonts w:eastAsiaTheme="minorEastAsia" w:cstheme="minorBidi"/>
                  <w:noProof/>
                  <w:lang w:val="fr-FR"/>
                </w:rPr>
              </w:rPrChange>
            </w:rPr>
          </w:pPr>
          <w:del w:id="1734" w:author="Arthur Parmentier" w:date="2020-05-14T13:28:00Z">
            <w:r w:rsidRPr="007C437A" w:rsidDel="00BA3828">
              <w:rPr>
                <w:rPrChange w:id="1735" w:author="Arthur Parmentier" w:date="2020-06-07T15:27:00Z">
                  <w:rPr>
                    <w:rStyle w:val="Lienhypertexte"/>
                    <w:noProof/>
                  </w:rPr>
                </w:rPrChange>
              </w:rPr>
              <w:delText>C.</w:delText>
            </w:r>
            <w:r w:rsidRPr="007C437A" w:rsidDel="00BA3828">
              <w:rPr>
                <w:rFonts w:eastAsiaTheme="minorEastAsia" w:cstheme="minorBidi"/>
                <w:rPrChange w:id="1736" w:author="Arthur Parmentier" w:date="2020-06-07T15:27:00Z">
                  <w:rPr>
                    <w:rFonts w:eastAsiaTheme="minorEastAsia" w:cstheme="minorBidi"/>
                    <w:noProof/>
                    <w:lang w:val="fr-FR"/>
                  </w:rPr>
                </w:rPrChange>
              </w:rPr>
              <w:tab/>
            </w:r>
            <w:r w:rsidRPr="007C437A" w:rsidDel="00BA3828">
              <w:rPr>
                <w:rPrChange w:id="1737" w:author="Arthur Parmentier" w:date="2020-06-07T15:27:00Z">
                  <w:rPr>
                    <w:rStyle w:val="Lienhypertexte"/>
                    <w:noProof/>
                  </w:rPr>
                </w:rPrChange>
              </w:rPr>
              <w:delText>The future</w:delText>
            </w:r>
            <w:r w:rsidRPr="007C437A" w:rsidDel="00BA3828">
              <w:rPr>
                <w:webHidden/>
                <w:rPrChange w:id="1738" w:author="Arthur Parmentier" w:date="2020-06-07T15:27:00Z">
                  <w:rPr>
                    <w:noProof/>
                    <w:webHidden/>
                  </w:rPr>
                </w:rPrChange>
              </w:rPr>
              <w:tab/>
              <w:delText>8</w:delText>
            </w:r>
          </w:del>
        </w:p>
        <w:p w:rsidR="00DC3FF9" w:rsidRPr="007C437A" w:rsidDel="00BA3828" w:rsidRDefault="00DC3FF9" w:rsidP="00E6654A">
          <w:pPr>
            <w:pStyle w:val="TM1"/>
            <w:rPr>
              <w:del w:id="1739" w:author="Arthur Parmentier" w:date="2020-05-14T13:28:00Z"/>
              <w:rFonts w:eastAsiaTheme="minorEastAsia" w:cstheme="minorBidi"/>
              <w:sz w:val="22"/>
              <w:szCs w:val="22"/>
              <w:rPrChange w:id="1740" w:author="Arthur Parmentier" w:date="2020-06-07T15:27:00Z">
                <w:rPr>
                  <w:del w:id="1741" w:author="Arthur Parmentier" w:date="2020-05-14T13:28:00Z"/>
                  <w:rFonts w:eastAsiaTheme="minorEastAsia" w:cstheme="minorBidi"/>
                  <w:noProof/>
                  <w:sz w:val="22"/>
                  <w:szCs w:val="22"/>
                  <w:lang w:val="fr-FR"/>
                </w:rPr>
              </w:rPrChange>
            </w:rPr>
          </w:pPr>
          <w:del w:id="1742" w:author="Arthur Parmentier" w:date="2020-05-14T13:28:00Z">
            <w:r w:rsidRPr="007C437A" w:rsidDel="00BA3828">
              <w:rPr>
                <w:rPrChange w:id="1743" w:author="Arthur Parmentier" w:date="2020-06-07T15:27:00Z">
                  <w:rPr>
                    <w:rStyle w:val="Lienhypertexte"/>
                    <w:noProof/>
                  </w:rPr>
                </w:rPrChange>
              </w:rPr>
              <w:delText>VIII.</w:delText>
            </w:r>
            <w:r w:rsidRPr="007C437A" w:rsidDel="00BA3828">
              <w:rPr>
                <w:rFonts w:eastAsiaTheme="minorEastAsia" w:cstheme="minorBidi"/>
                <w:sz w:val="22"/>
                <w:szCs w:val="22"/>
                <w:rPrChange w:id="1744" w:author="Arthur Parmentier" w:date="2020-06-07T15:27:00Z">
                  <w:rPr>
                    <w:rFonts w:eastAsiaTheme="minorEastAsia" w:cstheme="minorBidi"/>
                    <w:noProof/>
                    <w:sz w:val="22"/>
                    <w:szCs w:val="22"/>
                    <w:lang w:val="fr-FR"/>
                  </w:rPr>
                </w:rPrChange>
              </w:rPr>
              <w:tab/>
            </w:r>
            <w:r w:rsidRPr="007C437A" w:rsidDel="00BA3828">
              <w:rPr>
                <w:rPrChange w:id="1745" w:author="Arthur Parmentier" w:date="2020-06-07T15:27:00Z">
                  <w:rPr>
                    <w:rStyle w:val="Lienhypertexte"/>
                    <w:noProof/>
                  </w:rPr>
                </w:rPrChange>
              </w:rPr>
              <w:delText>Conclusion</w:delText>
            </w:r>
            <w:r w:rsidRPr="007C437A" w:rsidDel="00BA3828">
              <w:rPr>
                <w:webHidden/>
                <w:rPrChange w:id="1746" w:author="Arthur Parmentier" w:date="2020-06-07T15:27:00Z">
                  <w:rPr>
                    <w:noProof/>
                    <w:webHidden/>
                  </w:rPr>
                </w:rPrChange>
              </w:rPr>
              <w:tab/>
              <w:delText>8</w:delText>
            </w:r>
          </w:del>
        </w:p>
        <w:p w:rsidR="00924FE7" w:rsidRPr="007C437A" w:rsidRDefault="00924FE7" w:rsidP="00E6654A">
          <w:pPr>
            <w:rPr>
              <w:rPrChange w:id="1747" w:author="Arthur Parmentier" w:date="2020-06-07T15:27:00Z">
                <w:rPr/>
              </w:rPrChange>
            </w:rPr>
          </w:pPr>
          <w:r w:rsidRPr="007C437A">
            <w:rPr>
              <w:rPrChange w:id="1748" w:author="Arthur Parmentier" w:date="2020-06-07T15:27:00Z">
                <w:rPr/>
              </w:rPrChange>
            </w:rPr>
            <w:fldChar w:fldCharType="end"/>
          </w:r>
        </w:p>
      </w:sdtContent>
    </w:sdt>
    <w:p w:rsidR="001261FF" w:rsidRPr="007C437A" w:rsidRDefault="001261FF" w:rsidP="00E6654A">
      <w:pPr>
        <w:rPr>
          <w:rPrChange w:id="1749" w:author="Arthur Parmentier" w:date="2020-06-07T15:27:00Z">
            <w:rPr/>
          </w:rPrChange>
        </w:rPr>
      </w:pPr>
    </w:p>
    <w:p w:rsidR="00AC57DD" w:rsidRPr="007C437A" w:rsidRDefault="00BD621B" w:rsidP="00E6654A">
      <w:pPr>
        <w:pStyle w:val="Titre1"/>
        <w:rPr>
          <w:rPrChange w:id="1750" w:author="Arthur Parmentier" w:date="2020-06-07T15:27:00Z">
            <w:rPr/>
          </w:rPrChange>
        </w:rPr>
      </w:pPr>
      <w:bookmarkStart w:id="1751" w:name="_Toc40025928"/>
      <w:bookmarkStart w:id="1752" w:name="_Toc42259043"/>
      <w:bookmarkStart w:id="1753" w:name="_Toc39912163"/>
      <w:r w:rsidRPr="007C437A">
        <w:rPr>
          <w:rPrChange w:id="1754" w:author="Arthur Parmentier" w:date="2020-06-07T15:27:00Z">
            <w:rPr/>
          </w:rPrChange>
        </w:rPr>
        <w:t>A brief history of Soundpainting</w:t>
      </w:r>
      <w:bookmarkEnd w:id="1751"/>
      <w:bookmarkEnd w:id="1752"/>
    </w:p>
    <w:p w:rsidR="00F20CBC" w:rsidRPr="007C437A" w:rsidRDefault="006840DA">
      <w:pPr>
        <w:pStyle w:val="Titre2"/>
        <w:rPr>
          <w:rPrChange w:id="1755" w:author="Arthur Parmentier" w:date="2020-06-07T15:27:00Z">
            <w:rPr/>
          </w:rPrChange>
        </w:rPr>
      </w:pPr>
      <w:bookmarkStart w:id="1756" w:name="_Toc40025929"/>
      <w:bookmarkStart w:id="1757" w:name="_Toc42259044"/>
      <w:r w:rsidRPr="007C437A">
        <w:rPr>
          <w:rPrChange w:id="1758" w:author="Arthur Parmentier" w:date="2020-06-07T15:27:00Z">
            <w:rPr/>
          </w:rPrChange>
        </w:rPr>
        <w:t>Back in Woodstock 1974</w:t>
      </w:r>
      <w:r w:rsidR="009F19C2" w:rsidRPr="007C437A">
        <w:rPr>
          <w:rPrChange w:id="1759" w:author="Arthur Parmentier" w:date="2020-06-07T15:27:00Z">
            <w:rPr/>
          </w:rPrChange>
        </w:rPr>
        <w:t>: emergence in emergency</w:t>
      </w:r>
      <w:bookmarkEnd w:id="1756"/>
      <w:bookmarkEnd w:id="1757"/>
    </w:p>
    <w:p w:rsidR="000027F3" w:rsidRPr="007C437A" w:rsidDel="00765D65" w:rsidRDefault="000027F3" w:rsidP="00E6654A">
      <w:pPr>
        <w:rPr>
          <w:del w:id="1760" w:author="Arthur Parmentier" w:date="2020-06-06T14:57:00Z"/>
          <w:rPrChange w:id="1761" w:author="Arthur Parmentier" w:date="2020-06-07T15:27:00Z">
            <w:rPr>
              <w:del w:id="1762" w:author="Arthur Parmentier" w:date="2020-06-06T14:57:00Z"/>
            </w:rPr>
          </w:rPrChange>
        </w:rPr>
      </w:pPr>
      <w:del w:id="1763" w:author="Arthur Parmentier" w:date="2020-06-06T14:57:00Z">
        <w:r w:rsidRPr="007C437A" w:rsidDel="00765D65">
          <w:rPr>
            <w:rPrChange w:id="1764" w:author="Arthur Parmentier" w:date="2020-06-07T15:27:00Z">
              <w:rPr/>
            </w:rPrChange>
          </w:rPr>
          <w:delText>Emergence of the first SP signs with the orchestra.</w:delText>
        </w:r>
        <w:r w:rsidR="00DC4FBF" w:rsidRPr="007C437A" w:rsidDel="00765D65">
          <w:rPr>
            <w:rPrChange w:id="1765" w:author="Arthur Parmentier" w:date="2020-06-07T15:27:00Z">
              <w:rPr/>
            </w:rPrChange>
          </w:rPr>
          <w:delText xml:space="preserve"> Emergent in emergency (</w:delText>
        </w:r>
        <w:r w:rsidR="00DC4FBF" w:rsidRPr="007C437A" w:rsidDel="00765D65">
          <w:rPr>
            <w:i/>
            <w:iCs/>
            <w:rPrChange w:id="1766" w:author="Arthur Parmentier" w:date="2020-06-07T15:27:00Z">
              <w:rPr>
                <w:i/>
                <w:iCs/>
              </w:rPr>
            </w:rPrChange>
          </w:rPr>
          <w:delText>Emergent</w:delText>
        </w:r>
        <w:r w:rsidR="00DC4FBF" w:rsidRPr="007C437A" w:rsidDel="00765D65">
          <w:rPr>
            <w:rPrChange w:id="1767" w:author="Arthur Parmentier" w:date="2020-06-07T15:27:00Z">
              <w:rPr/>
            </w:rPrChange>
          </w:rPr>
          <w:delText xml:space="preserve"> means beginning to arise and </w:delText>
        </w:r>
        <w:r w:rsidR="00DC4FBF" w:rsidRPr="007C437A" w:rsidDel="00765D65">
          <w:rPr>
            <w:i/>
            <w:iCs/>
            <w:rPrChange w:id="1768" w:author="Arthur Parmentier" w:date="2020-06-07T15:27:00Z">
              <w:rPr>
                <w:i/>
                <w:iCs/>
              </w:rPr>
            </w:rPrChange>
          </w:rPr>
          <w:delText>emergency</w:delText>
        </w:r>
        <w:r w:rsidR="00DC4FBF" w:rsidRPr="007C437A" w:rsidDel="00765D65">
          <w:rPr>
            <w:rPrChange w:id="1769" w:author="Arthur Parmentier" w:date="2020-06-07T15:27:00Z">
              <w:rPr/>
            </w:rPrChange>
          </w:rPr>
          <w:delText xml:space="preserve"> means arising unexpectedly)!</w:delText>
        </w:r>
      </w:del>
    </w:p>
    <w:p w:rsidR="00F20CBC" w:rsidRPr="007C437A" w:rsidRDefault="00670002" w:rsidP="00E6654A">
      <w:pPr>
        <w:rPr>
          <w:ins w:id="1770" w:author="Arthur Parmentier" w:date="2020-06-06T14:49:00Z"/>
          <w:rStyle w:val="Lienhypertexte"/>
          <w:u w:val="none"/>
          <w:rPrChange w:id="1771" w:author="Arthur Parmentier" w:date="2020-06-07T15:27:00Z">
            <w:rPr>
              <w:ins w:id="1772" w:author="Arthur Parmentier" w:date="2020-06-06T14:49:00Z"/>
              <w:rStyle w:val="Lienhypertexte"/>
              <w:u w:val="none"/>
            </w:rPr>
          </w:rPrChange>
        </w:rPr>
      </w:pPr>
      <w:del w:id="1773" w:author="Arthur Parmentier" w:date="2020-06-06T14:57:00Z">
        <w:r w:rsidRPr="007C437A" w:rsidDel="00765D65">
          <w:rPr>
            <w:rPrChange w:id="1774" w:author="Arthur Parmentier" w:date="2020-06-07T15:27:00Z">
              <w:rPr/>
            </w:rPrChange>
          </w:rPr>
          <w:fldChar w:fldCharType="begin"/>
        </w:r>
        <w:r w:rsidRPr="007C437A" w:rsidDel="00765D65">
          <w:rPr>
            <w:rPrChange w:id="1775" w:author="Arthur Parmentier" w:date="2020-06-07T15:27:00Z">
              <w:rPr/>
            </w:rPrChange>
          </w:rPr>
          <w:delInstrText xml:space="preserve"> HYPERLINK "http://www.soundpainting.com/history/" </w:delInstrText>
        </w:r>
        <w:r w:rsidRPr="007C437A" w:rsidDel="00765D65">
          <w:rPr>
            <w:rPrChange w:id="1776" w:author="Arthur Parmentier" w:date="2020-06-07T15:27:00Z">
              <w:rPr/>
            </w:rPrChange>
          </w:rPr>
          <w:fldChar w:fldCharType="separate"/>
        </w:r>
        <w:r w:rsidR="000027F3" w:rsidRPr="007C437A" w:rsidDel="00765D65">
          <w:rPr>
            <w:rStyle w:val="Lienhypertexte"/>
            <w:rPrChange w:id="1777" w:author="Arthur Parmentier" w:date="2020-06-07T15:27:00Z">
              <w:rPr>
                <w:rStyle w:val="Lienhypertexte"/>
              </w:rPr>
            </w:rPrChange>
          </w:rPr>
          <w:delText>http://www.soundpainting.com/history/</w:delText>
        </w:r>
        <w:r w:rsidRPr="007C437A" w:rsidDel="00765D65">
          <w:rPr>
            <w:rStyle w:val="Lienhypertexte"/>
            <w:rPrChange w:id="1778" w:author="Arthur Parmentier" w:date="2020-06-07T15:27:00Z">
              <w:rPr>
                <w:rStyle w:val="Lienhypertexte"/>
              </w:rPr>
            </w:rPrChange>
          </w:rPr>
          <w:fldChar w:fldCharType="end"/>
        </w:r>
      </w:del>
      <w:ins w:id="1779" w:author="Arthur Parmentier" w:date="2020-06-06T14:41:00Z">
        <w:r w:rsidR="00682B61" w:rsidRPr="007C437A">
          <w:rPr>
            <w:rStyle w:val="Lienhypertexte"/>
            <w:u w:val="none"/>
            <w:rPrChange w:id="1780" w:author="Arthur Parmentier" w:date="2020-06-07T15:27:00Z">
              <w:rPr>
                <w:rStyle w:val="Lienhypertexte"/>
                <w:u w:val="none"/>
              </w:rPr>
            </w:rPrChange>
          </w:rPr>
          <w:t xml:space="preserve">The </w:t>
        </w:r>
      </w:ins>
      <w:ins w:id="1781" w:author="Arthur Parmentier" w:date="2020-06-06T14:42:00Z">
        <w:r w:rsidR="00682B61" w:rsidRPr="007C437A">
          <w:rPr>
            <w:rStyle w:val="Lienhypertexte"/>
            <w:u w:val="none"/>
            <w:rPrChange w:id="1782" w:author="Arthur Parmentier" w:date="2020-06-07T15:27:00Z">
              <w:rPr>
                <w:rStyle w:val="Lienhypertexte"/>
                <w:u w:val="none"/>
              </w:rPr>
            </w:rPrChange>
          </w:rPr>
          <w:t>emergence of SP is well documented by its creator Walter Thompson</w:t>
        </w:r>
      </w:ins>
      <w:ins w:id="1783" w:author="Arthur Parmentier" w:date="2020-06-06T14:48:00Z">
        <w:r w:rsidR="00682B61" w:rsidRPr="007C437A">
          <w:rPr>
            <w:rStyle w:val="Lienhypertexte"/>
            <w:u w:val="none"/>
            <w:rPrChange w:id="1784" w:author="Arthur Parmentier" w:date="2020-06-07T15:27:00Z">
              <w:rPr>
                <w:rStyle w:val="Lienhypertexte"/>
                <w:u w:val="none"/>
              </w:rPr>
            </w:rPrChange>
          </w:rPr>
          <w:t xml:space="preserve"> in the first SP workbook “Soundpainting, The Art of Live Com</w:t>
        </w:r>
      </w:ins>
      <w:ins w:id="1785" w:author="Arthur Parmentier" w:date="2020-06-06T14:49:00Z">
        <w:r w:rsidR="00682B61" w:rsidRPr="007C437A">
          <w:rPr>
            <w:rStyle w:val="Lienhypertexte"/>
            <w:u w:val="none"/>
            <w:rPrChange w:id="1786" w:author="Arthur Parmentier" w:date="2020-06-07T15:27:00Z">
              <w:rPr>
                <w:rStyle w:val="Lienhypertexte"/>
                <w:u w:val="none"/>
              </w:rPr>
            </w:rPrChange>
          </w:rPr>
          <w:t>position” (Walter Thompson, 2006):</w:t>
        </w:r>
      </w:ins>
    </w:p>
    <w:p w:rsidR="00682B61" w:rsidRPr="007C437A" w:rsidRDefault="00682B61">
      <w:pPr>
        <w:pStyle w:val="Citation"/>
        <w:rPr>
          <w:ins w:id="1787" w:author="Arthur Parmentier" w:date="2020-06-06T14:53:00Z"/>
          <w:rPrChange w:id="1788" w:author="Arthur Parmentier" w:date="2020-06-07T15:27:00Z">
            <w:rPr>
              <w:ins w:id="1789" w:author="Arthur Parmentier" w:date="2020-06-06T14:53:00Z"/>
              <w:lang w:val="fr-FR"/>
            </w:rPr>
          </w:rPrChange>
        </w:rPr>
        <w:pPrChange w:id="1790" w:author="Arthur Parmentier" w:date="2020-06-06T14:53:00Z">
          <w:pPr>
            <w:spacing w:before="100" w:beforeAutospacing="1" w:after="100" w:afterAutospacing="1" w:line="240" w:lineRule="auto"/>
          </w:pPr>
        </w:pPrChange>
      </w:pPr>
      <w:ins w:id="1791" w:author="Arthur Parmentier" w:date="2020-06-06T14:53:00Z">
        <w:r w:rsidRPr="007C437A">
          <w:rPr>
            <w:rPrChange w:id="1792" w:author="Arthur Parmentier" w:date="2020-06-07T15:27:00Z">
              <w:rPr>
                <w:lang w:val="fr-FR"/>
              </w:rPr>
            </w:rPrChange>
          </w:rPr>
          <w:t>Woodstock during the 1970s was an important place for the growth of creative music. This was largely due to The Creative Music School (CMS), founded by Karl Berger whose vision was to invite composers and performers such as John Cage, Ed Blackwell, Carlos Santana, Don Cherry, Anthony Braxton, and Carla Bley among others, to give 2-week master classes with the students and often each session would culminate with a performance.</w:t>
        </w:r>
      </w:ins>
    </w:p>
    <w:p w:rsidR="00682B61" w:rsidRPr="007C437A" w:rsidRDefault="00682B61">
      <w:pPr>
        <w:pStyle w:val="Citation"/>
        <w:rPr>
          <w:ins w:id="1793" w:author="Arthur Parmentier" w:date="2020-06-06T14:53:00Z"/>
          <w:rPrChange w:id="1794" w:author="Arthur Parmentier" w:date="2020-06-07T15:27:00Z">
            <w:rPr>
              <w:ins w:id="1795" w:author="Arthur Parmentier" w:date="2020-06-06T14:53:00Z"/>
              <w:lang w:val="fr-FR"/>
            </w:rPr>
          </w:rPrChange>
        </w:rPr>
        <w:pPrChange w:id="1796" w:author="Arthur Parmentier" w:date="2020-06-06T14:53:00Z">
          <w:pPr>
            <w:spacing w:after="0" w:line="240" w:lineRule="auto"/>
          </w:pPr>
        </w:pPrChange>
      </w:pPr>
      <w:ins w:id="1797" w:author="Arthur Parmentier" w:date="2020-06-06T14:53:00Z">
        <w:r w:rsidRPr="007C437A">
          <w:rPr>
            <w:rPrChange w:id="1798" w:author="Arthur Parmentier" w:date="2020-06-07T15:27:00Z">
              <w:rPr>
                <w:lang w:val="fr-FR"/>
              </w:rPr>
            </w:rPrChange>
          </w:rPr>
          <w:t>The CMS was, in the earlier years, closed during summer and many of the students would stay and live in Woodstock until the school re-opened. During Thompson’s first summer he organized jam sessions with these students and formed his first orchestra. His group included 22 musicians and 7 dancers – the dancers would improvise to material performed by the musicians. Thompson produced a series of 3 concerts at Woodstock’s Kleinert/James Gallery. The focus of his work with the orchestra was on compositions incorporating sections of open form improvisation. It was during these early days that Thompson created his first signs that would later grow to become the Soundpainting language.</w:t>
        </w:r>
      </w:ins>
    </w:p>
    <w:p w:rsidR="00682B61" w:rsidRPr="007C437A" w:rsidRDefault="00682B61">
      <w:pPr>
        <w:pStyle w:val="Citation"/>
        <w:rPr>
          <w:ins w:id="1799" w:author="Arthur Parmentier" w:date="2020-06-06T14:53:00Z"/>
          <w:rPrChange w:id="1800" w:author="Arthur Parmentier" w:date="2020-06-07T15:27:00Z">
            <w:rPr>
              <w:ins w:id="1801" w:author="Arthur Parmentier" w:date="2020-06-06T14:53:00Z"/>
              <w:lang w:val="fr-FR"/>
            </w:rPr>
          </w:rPrChange>
        </w:rPr>
        <w:pPrChange w:id="1802" w:author="Arthur Parmentier" w:date="2020-06-06T14:53:00Z">
          <w:pPr>
            <w:spacing w:before="100" w:beforeAutospacing="1" w:after="100" w:afterAutospacing="1" w:line="240" w:lineRule="auto"/>
          </w:pPr>
        </w:pPrChange>
      </w:pPr>
      <w:ins w:id="1803" w:author="Arthur Parmentier" w:date="2020-06-06T14:53:00Z">
        <w:r w:rsidRPr="007C437A">
          <w:rPr>
            <w:rPrChange w:id="1804" w:author="Arthur Parmentier" w:date="2020-06-07T15:27:00Z">
              <w:rPr>
                <w:lang w:val="fr-FR"/>
              </w:rPr>
            </w:rPrChange>
          </w:rPr>
          <w:t>The first gestures of Soundpainting were created in the moment during the opening concert. Thompson had notated a composition where the basic rule for each player, when performing a solo improvisation, was to make a relationship to the notated material. The first person to take a solo did not follow the rule and Thompson felt that in order to maintain the integrity of the piece he needed to come up with a way to guide the composition behind the soloist. He decided to create a sign asking the other performers to play a specific content behind the soloist. In the moment, he created the gesture Long Tone and pointed at several players and gestured to them to begin. The Long Tone gesture was easily understood and executed by the performers and a few minutes later Thompson created the gesture Pointillism which was also readily understood and performed. After the concert Thompson continued to develop his signs and over the next few years in Woodstock Thompson would develop 40 new gestures.</w:t>
        </w:r>
      </w:ins>
    </w:p>
    <w:p w:rsidR="00F20CBC" w:rsidRPr="007C437A" w:rsidRDefault="00682B61" w:rsidP="00765D65">
      <w:pPr>
        <w:pStyle w:val="Citation"/>
        <w:rPr>
          <w:ins w:id="1805" w:author="Arthur Parmentier" w:date="2020-06-06T14:53:00Z"/>
          <w:rPrChange w:id="1806" w:author="Arthur Parmentier" w:date="2020-06-07T15:27:00Z">
            <w:rPr>
              <w:ins w:id="1807" w:author="Arthur Parmentier" w:date="2020-06-06T14:53:00Z"/>
              <w:lang w:val="fr-FR"/>
            </w:rPr>
          </w:rPrChange>
        </w:rPr>
      </w:pPr>
      <w:ins w:id="1808" w:author="Arthur Parmentier" w:date="2020-06-06T14:53:00Z">
        <w:r w:rsidRPr="007C437A">
          <w:rPr>
            <w:rPrChange w:id="1809" w:author="Arthur Parmentier" w:date="2020-06-07T15:27:00Z">
              <w:rPr>
                <w:lang w:val="fr-FR"/>
              </w:rPr>
            </w:rPrChange>
          </w:rPr>
          <w:t xml:space="preserve">In 1980 he moved to New York City and formed The Walter Thompson Orchestra (then known as The Walter Thompson Big Band). During the first year with his orchestra, while conducting one of his notated works in concert in Brooklyn, New York, Thompson wanted to communicate with the his orchestra and decided to use </w:t>
        </w:r>
        <w:r w:rsidRPr="007C437A">
          <w:rPr>
            <w:rPrChange w:id="1810" w:author="Arthur Parmentier" w:date="2020-06-07T15:27:00Z">
              <w:rPr>
                <w:lang w:val="fr-FR"/>
              </w:rPr>
            </w:rPrChange>
          </w:rPr>
          <w:lastRenderedPageBreak/>
          <w:t>some of his signs. Trumpet 2 was soloing and during his solo Thompson asked one of the other trumpet players to create a repetitive background behind the soloist and he signed the phrase: Trumpet 1, Background, With, 2-Measure, Feel; Watch Me, and then beat a 4 pattern to bring Trumpet 1 in but, Trumpet 1 did not respond, he stared at Thompson with a blank look. Thompson had never used his signs with his new orchestra and they had no idea what was meant by the gestures. A week later at rehearsal several members of the orchestra asked what the signing was about. Thompson taught the orchestra a few signs and they responded favorably to it and encouraged Thompson to continue developing the language. During the next 10 years, Thompson developed Soundpainting into a comprehensive sign language comprising more than 200 gestures for composing in real time with musicians.</w:t>
        </w:r>
      </w:ins>
    </w:p>
    <w:p w:rsidR="00DF2693" w:rsidRPr="007C437A" w:rsidRDefault="00765D65" w:rsidP="00765D65">
      <w:pPr>
        <w:rPr>
          <w:ins w:id="1811" w:author="Arthur Parmentier" w:date="2020-06-06T15:08:00Z"/>
          <w:rPrChange w:id="1812" w:author="Arthur Parmentier" w:date="2020-06-07T15:27:00Z">
            <w:rPr>
              <w:ins w:id="1813" w:author="Arthur Parmentier" w:date="2020-06-06T15:08:00Z"/>
              <w:lang w:val="fr-FR"/>
            </w:rPr>
          </w:rPrChange>
        </w:rPr>
      </w:pPr>
      <w:ins w:id="1814" w:author="Arthur Parmentier" w:date="2020-06-06T14:58:00Z">
        <w:r w:rsidRPr="007C437A">
          <w:rPr>
            <w:rPrChange w:id="1815" w:author="Arthur Parmentier" w:date="2020-06-07T15:27:00Z">
              <w:rPr>
                <w:lang w:val="fr-FR"/>
              </w:rPr>
            </w:rPrChange>
          </w:rPr>
          <w:t xml:space="preserve">One important remark is that </w:t>
        </w:r>
      </w:ins>
      <w:ins w:id="1816" w:author="Arthur Parmentier" w:date="2020-06-06T14:56:00Z">
        <w:r w:rsidRPr="007C437A">
          <w:rPr>
            <w:rPrChange w:id="1817" w:author="Arthur Parmentier" w:date="2020-06-07T15:27:00Z">
              <w:rPr>
                <w:lang w:val="fr-FR"/>
              </w:rPr>
            </w:rPrChange>
          </w:rPr>
          <w:t>SP has emerged in emergency.</w:t>
        </w:r>
      </w:ins>
      <w:ins w:id="1818" w:author="Arthur Parmentier" w:date="2020-06-06T15:03:00Z">
        <w:r w:rsidR="002827FA" w:rsidRPr="007C437A">
          <w:rPr>
            <w:rPrChange w:id="1819" w:author="Arthur Parmentier" w:date="2020-06-07T15:27:00Z">
              <w:rPr>
                <w:lang w:val="fr-FR"/>
              </w:rPr>
            </w:rPrChange>
          </w:rPr>
          <w:t xml:space="preserve"> At the opposite of oral and written languages that we know ha</w:t>
        </w:r>
      </w:ins>
      <w:ins w:id="1820" w:author="Arthur Parmentier" w:date="2020-06-06T15:04:00Z">
        <w:r w:rsidR="002827FA" w:rsidRPr="007C437A">
          <w:rPr>
            <w:rPrChange w:id="1821" w:author="Arthur Parmentier" w:date="2020-06-07T15:27:00Z">
              <w:rPr>
                <w:lang w:val="fr-FR"/>
              </w:rPr>
            </w:rPrChange>
          </w:rPr>
          <w:t xml:space="preserve">ve emerged and </w:t>
        </w:r>
      </w:ins>
      <w:ins w:id="1822" w:author="Arthur Parmentier" w:date="2020-06-07T15:27:00Z">
        <w:r w:rsidR="00F14388" w:rsidRPr="007C437A">
          <w:rPr>
            <w:rPrChange w:id="1823" w:author="Arthur Parmentier" w:date="2020-06-07T15:27:00Z">
              <w:rPr/>
            </w:rPrChange>
          </w:rPr>
          <w:t>developed</w:t>
        </w:r>
      </w:ins>
      <w:ins w:id="1824" w:author="Arthur Parmentier" w:date="2020-06-06T15:04:00Z">
        <w:r w:rsidR="002827FA" w:rsidRPr="007C437A">
          <w:rPr>
            <w:rPrChange w:id="1825" w:author="Arthur Parmentier" w:date="2020-06-07T15:27:00Z">
              <w:rPr>
                <w:lang w:val="fr-FR"/>
              </w:rPr>
            </w:rPrChange>
          </w:rPr>
          <w:t xml:space="preserve"> in </w:t>
        </w:r>
      </w:ins>
      <w:ins w:id="1826" w:author="Arthur Parmentier" w:date="2020-06-07T15:27:00Z">
        <w:r w:rsidR="00F14388" w:rsidRPr="007C437A">
          <w:rPr>
            <w:rPrChange w:id="1827" w:author="Arthur Parmentier" w:date="2020-06-07T15:27:00Z">
              <w:rPr/>
            </w:rPrChange>
          </w:rPr>
          <w:t>thousands</w:t>
        </w:r>
      </w:ins>
      <w:ins w:id="1828" w:author="Arthur Parmentier" w:date="2020-06-06T15:04:00Z">
        <w:r w:rsidR="002827FA" w:rsidRPr="007C437A">
          <w:rPr>
            <w:rPrChange w:id="1829" w:author="Arthur Parmentier" w:date="2020-06-07T15:27:00Z">
              <w:rPr>
                <w:lang w:val="fr-FR"/>
              </w:rPr>
            </w:rPrChange>
          </w:rPr>
          <w:t xml:space="preserve"> of years, </w:t>
        </w:r>
      </w:ins>
      <w:ins w:id="1830" w:author="Arthur Parmentier" w:date="2020-06-06T15:00:00Z">
        <w:r w:rsidRPr="007C437A">
          <w:rPr>
            <w:rPrChange w:id="1831" w:author="Arthur Parmentier" w:date="2020-06-07T15:27:00Z">
              <w:rPr>
                <w:lang w:val="fr-FR"/>
              </w:rPr>
            </w:rPrChange>
          </w:rPr>
          <w:t xml:space="preserve">Thompson had to construct signs </w:t>
        </w:r>
      </w:ins>
      <w:ins w:id="1832" w:author="Arthur Parmentier" w:date="2020-06-06T15:04:00Z">
        <w:r w:rsidR="002827FA" w:rsidRPr="007C437A">
          <w:rPr>
            <w:rPrChange w:id="1833" w:author="Arthur Parmentier" w:date="2020-06-07T15:27:00Z">
              <w:rPr>
                <w:lang w:val="fr-FR"/>
              </w:rPr>
            </w:rPrChange>
          </w:rPr>
          <w:t xml:space="preserve">and a syntax </w:t>
        </w:r>
      </w:ins>
      <w:ins w:id="1834" w:author="Arthur Parmentier" w:date="2020-06-06T15:00:00Z">
        <w:r w:rsidRPr="007C437A">
          <w:rPr>
            <w:rPrChange w:id="1835" w:author="Arthur Parmentier" w:date="2020-06-07T15:27:00Z">
              <w:rPr>
                <w:lang w:val="fr-FR"/>
              </w:rPr>
            </w:rPrChange>
          </w:rPr>
          <w:t>that he thought the orchestra would understand</w:t>
        </w:r>
      </w:ins>
      <w:ins w:id="1836" w:author="Arthur Parmentier" w:date="2020-06-06T15:07:00Z">
        <w:r w:rsidR="00DF2693" w:rsidRPr="007C437A">
          <w:rPr>
            <w:rPrChange w:id="1837" w:author="Arthur Parmentier" w:date="2020-06-07T15:27:00Z">
              <w:rPr>
                <w:lang w:val="fr-FR"/>
              </w:rPr>
            </w:rPrChange>
          </w:rPr>
          <w:t xml:space="preserve"> </w:t>
        </w:r>
      </w:ins>
      <w:ins w:id="1838" w:author="Arthur Parmentier" w:date="2020-06-06T15:03:00Z">
        <w:r w:rsidR="0090325B" w:rsidRPr="007C437A">
          <w:rPr>
            <w:rPrChange w:id="1839" w:author="Arthur Parmentier" w:date="2020-06-07T15:27:00Z">
              <w:rPr>
                <w:lang w:val="fr-FR"/>
              </w:rPr>
            </w:rPrChange>
          </w:rPr>
          <w:t>on the fly</w:t>
        </w:r>
      </w:ins>
      <w:ins w:id="1840" w:author="Arthur Parmentier" w:date="2020-06-06T15:07:00Z">
        <w:r w:rsidR="00DF2693" w:rsidRPr="007C437A">
          <w:rPr>
            <w:rPrChange w:id="1841" w:author="Arthur Parmentier" w:date="2020-06-07T15:27:00Z">
              <w:rPr>
                <w:lang w:val="fr-FR"/>
              </w:rPr>
            </w:rPrChange>
          </w:rPr>
          <w:t xml:space="preserve"> without being able to d</w:t>
        </w:r>
      </w:ins>
      <w:ins w:id="1842" w:author="Arthur Parmentier" w:date="2020-06-06T15:08:00Z">
        <w:r w:rsidR="00DF2693" w:rsidRPr="007C437A">
          <w:rPr>
            <w:rPrChange w:id="1843" w:author="Arthur Parmentier" w:date="2020-06-07T15:27:00Z">
              <w:rPr>
                <w:lang w:val="fr-FR"/>
              </w:rPr>
            </w:rPrChange>
          </w:rPr>
          <w:t xml:space="preserve">iscuss prior conventions. </w:t>
        </w:r>
      </w:ins>
    </w:p>
    <w:p w:rsidR="00765D65" w:rsidRPr="007C437A" w:rsidRDefault="00DF2693">
      <w:pPr>
        <w:rPr>
          <w:rPrChange w:id="1844" w:author="Arthur Parmentier" w:date="2020-06-07T15:27:00Z">
            <w:rPr/>
          </w:rPrChange>
        </w:rPr>
      </w:pPr>
      <w:ins w:id="1845" w:author="Arthur Parmentier" w:date="2020-06-06T15:08:00Z">
        <w:r w:rsidRPr="007C437A">
          <w:rPr>
            <w:rPrChange w:id="1846" w:author="Arthur Parmentier" w:date="2020-06-07T15:27:00Z">
              <w:rPr>
                <w:lang w:val="fr-FR"/>
              </w:rPr>
            </w:rPrChange>
          </w:rPr>
          <w:t xml:space="preserve">Even though later, signs were discussed and learned </w:t>
        </w:r>
      </w:ins>
      <w:ins w:id="1847" w:author="Arthur Parmentier" w:date="2020-06-06T15:09:00Z">
        <w:r w:rsidRPr="007C437A">
          <w:rPr>
            <w:rPrChange w:id="1848" w:author="Arthur Parmentier" w:date="2020-06-07T15:27:00Z">
              <w:rPr>
                <w:lang w:val="fr-FR"/>
              </w:rPr>
            </w:rPrChange>
          </w:rPr>
          <w:t xml:space="preserve">with </w:t>
        </w:r>
      </w:ins>
      <w:ins w:id="1849" w:author="Arthur Parmentier" w:date="2020-06-06T15:08:00Z">
        <w:r w:rsidRPr="007C437A">
          <w:rPr>
            <w:rPrChange w:id="1850" w:author="Arthur Parmentier" w:date="2020-06-07T15:27:00Z">
              <w:rPr>
                <w:lang w:val="fr-FR"/>
              </w:rPr>
            </w:rPrChange>
          </w:rPr>
          <w:t>convention</w:t>
        </w:r>
      </w:ins>
      <w:ins w:id="1851" w:author="Arthur Parmentier" w:date="2020-06-06T15:09:00Z">
        <w:r w:rsidRPr="007C437A">
          <w:rPr>
            <w:rPrChange w:id="1852" w:author="Arthur Parmentier" w:date="2020-06-07T15:27:00Z">
              <w:rPr>
                <w:lang w:val="fr-FR"/>
              </w:rPr>
            </w:rPrChange>
          </w:rPr>
          <w:t>s</w:t>
        </w:r>
      </w:ins>
      <w:ins w:id="1853" w:author="Arthur Parmentier" w:date="2020-06-06T15:08:00Z">
        <w:r w:rsidRPr="007C437A">
          <w:rPr>
            <w:rPrChange w:id="1854" w:author="Arthur Parmentier" w:date="2020-06-07T15:27:00Z">
              <w:rPr>
                <w:lang w:val="fr-FR"/>
              </w:rPr>
            </w:rPrChange>
          </w:rPr>
          <w:t xml:space="preserve">, </w:t>
        </w:r>
      </w:ins>
      <w:ins w:id="1855" w:author="Arthur Parmentier" w:date="2020-06-06T15:13:00Z">
        <w:r w:rsidR="00784AD2" w:rsidRPr="007C437A">
          <w:rPr>
            <w:rPrChange w:id="1856" w:author="Arthur Parmentier" w:date="2020-06-07T15:27:00Z">
              <w:rPr>
                <w:lang w:val="fr-FR"/>
              </w:rPr>
            </w:rPrChange>
          </w:rPr>
          <w:t xml:space="preserve">the fact that signs </w:t>
        </w:r>
      </w:ins>
      <w:ins w:id="1857" w:author="Arthur Parmentier" w:date="2020-06-06T15:14:00Z">
        <w:r w:rsidR="00784AD2" w:rsidRPr="007C437A">
          <w:rPr>
            <w:rPrChange w:id="1858" w:author="Arthur Parmentier" w:date="2020-06-07T15:27:00Z">
              <w:rPr>
                <w:lang w:val="fr-FR"/>
              </w:rPr>
            </w:rPrChange>
          </w:rPr>
          <w:t xml:space="preserve">must be learned and understood </w:t>
        </w:r>
      </w:ins>
      <w:ins w:id="1859" w:author="Arthur Parmentier" w:date="2020-06-06T15:18:00Z">
        <w:r w:rsidR="00784AD2" w:rsidRPr="007C437A">
          <w:rPr>
            <w:rPrChange w:id="1860" w:author="Arthur Parmentier" w:date="2020-06-07T15:27:00Z">
              <w:rPr>
                <w:lang w:val="fr-FR"/>
              </w:rPr>
            </w:rPrChange>
          </w:rPr>
          <w:t>quickly had important consequences that will discuss later.</w:t>
        </w:r>
      </w:ins>
    </w:p>
    <w:p w:rsidR="00915AFD" w:rsidRPr="007C437A" w:rsidRDefault="00A938B2" w:rsidP="00E6654A">
      <w:pPr>
        <w:pStyle w:val="Titre2"/>
        <w:rPr>
          <w:rPrChange w:id="1861" w:author="Arthur Parmentier" w:date="2020-06-07T15:27:00Z">
            <w:rPr/>
          </w:rPrChange>
        </w:rPr>
      </w:pPr>
      <w:bookmarkStart w:id="1862" w:name="_Toc42259045"/>
      <w:bookmarkStart w:id="1863" w:name="_Toc40025930"/>
      <w:ins w:id="1864" w:author="Arthur Parmentier" w:date="2020-05-14T14:10:00Z">
        <w:r w:rsidRPr="007C437A">
          <w:rPr>
            <w:rPrChange w:id="1865" w:author="Arthur Parmentier" w:date="2020-06-07T15:27:00Z">
              <w:rPr/>
            </w:rPrChange>
          </w:rPr>
          <w:t>Developments</w:t>
        </w:r>
      </w:ins>
      <w:bookmarkEnd w:id="1862"/>
      <w:del w:id="1866" w:author="Arthur Parmentier" w:date="2020-05-14T14:10:00Z">
        <w:r w:rsidR="00915AFD" w:rsidRPr="007C437A" w:rsidDel="00A938B2">
          <w:rPr>
            <w:rPrChange w:id="1867" w:author="Arthur Parmentier" w:date="2020-06-07T15:27:00Z">
              <w:rPr/>
            </w:rPrChange>
          </w:rPr>
          <w:delText>A new</w:delText>
        </w:r>
      </w:del>
      <w:del w:id="1868" w:author="Arthur Parmentier" w:date="2020-05-14T14:09:00Z">
        <w:r w:rsidR="00915AFD" w:rsidRPr="007C437A" w:rsidDel="00706FFA">
          <w:rPr>
            <w:rPrChange w:id="1869" w:author="Arthur Parmentier" w:date="2020-06-07T15:27:00Z">
              <w:rPr/>
            </w:rPrChange>
          </w:rPr>
          <w:delText xml:space="preserve"> form</w:delText>
        </w:r>
      </w:del>
      <w:del w:id="1870" w:author="Arthur Parmentier" w:date="2020-05-14T14:10:00Z">
        <w:r w:rsidR="00915AFD" w:rsidRPr="007C437A" w:rsidDel="00A938B2">
          <w:rPr>
            <w:rPrChange w:id="1871" w:author="Arthur Parmentier" w:date="2020-06-07T15:27:00Z">
              <w:rPr/>
            </w:rPrChange>
          </w:rPr>
          <w:delText xml:space="preserve"> of c</w:delText>
        </w:r>
      </w:del>
      <w:del w:id="1872" w:author="Arthur Parmentier" w:date="2020-05-14T14:11:00Z">
        <w:r w:rsidR="00915AFD" w:rsidRPr="007C437A" w:rsidDel="00A938B2">
          <w:rPr>
            <w:rPrChange w:id="1873" w:author="Arthur Parmentier" w:date="2020-06-07T15:27:00Z">
              <w:rPr/>
            </w:rPrChange>
          </w:rPr>
          <w:delText>omposition</w:delText>
        </w:r>
      </w:del>
      <w:bookmarkEnd w:id="1863"/>
    </w:p>
    <w:p w:rsidR="00486FDC" w:rsidRPr="007C437A" w:rsidDel="00A938B2" w:rsidRDefault="00486FDC">
      <w:pPr>
        <w:pStyle w:val="Titre3"/>
        <w:rPr>
          <w:del w:id="1874" w:author="Arthur Parmentier" w:date="2020-05-14T14:10:00Z"/>
          <w:rPrChange w:id="1875" w:author="Arthur Parmentier" w:date="2020-06-07T15:27:00Z">
            <w:rPr>
              <w:del w:id="1876" w:author="Arthur Parmentier" w:date="2020-05-14T14:10:00Z"/>
            </w:rPr>
          </w:rPrChange>
        </w:rPr>
      </w:pPr>
      <w:bookmarkStart w:id="1877" w:name="_Toc40025931"/>
      <w:del w:id="1878" w:author="Arthur Parmentier" w:date="2020-05-14T14:10:00Z">
        <w:r w:rsidRPr="007C437A" w:rsidDel="00A938B2">
          <w:rPr>
            <w:rPrChange w:id="1879" w:author="Arthur Parmentier" w:date="2020-06-07T15:27:00Z">
              <w:rPr/>
            </w:rPrChange>
          </w:rPr>
          <w:delText>Sign language: from cultural concepts to performance</w:delText>
        </w:r>
        <w:bookmarkStart w:id="1880" w:name="_Toc40363654"/>
        <w:bookmarkStart w:id="1881" w:name="_Toc40363717"/>
        <w:bookmarkStart w:id="1882" w:name="_Toc40431426"/>
        <w:bookmarkStart w:id="1883" w:name="_Toc41067154"/>
        <w:bookmarkStart w:id="1884" w:name="_Toc42258969"/>
        <w:bookmarkStart w:id="1885" w:name="_Toc42259046"/>
        <w:bookmarkEnd w:id="1877"/>
        <w:bookmarkEnd w:id="1880"/>
        <w:bookmarkEnd w:id="1881"/>
        <w:bookmarkEnd w:id="1882"/>
        <w:bookmarkEnd w:id="1883"/>
        <w:bookmarkEnd w:id="1884"/>
        <w:bookmarkEnd w:id="1885"/>
      </w:del>
    </w:p>
    <w:p w:rsidR="00486FDC" w:rsidRPr="007C437A" w:rsidDel="00A938B2" w:rsidRDefault="00486FDC" w:rsidP="00E6654A">
      <w:pPr>
        <w:rPr>
          <w:del w:id="1886" w:author="Arthur Parmentier" w:date="2020-05-14T14:10:00Z"/>
          <w:rPrChange w:id="1887" w:author="Arthur Parmentier" w:date="2020-06-07T15:27:00Z">
            <w:rPr>
              <w:del w:id="1888" w:author="Arthur Parmentier" w:date="2020-05-14T14:10:00Z"/>
            </w:rPr>
          </w:rPrChange>
        </w:rPr>
      </w:pPr>
      <w:del w:id="1889" w:author="Arthur Parmentier" w:date="2020-05-14T14:10:00Z">
        <w:r w:rsidRPr="007C437A" w:rsidDel="00A938B2">
          <w:rPr>
            <w:rPrChange w:id="1890" w:author="Arthur Parmentier" w:date="2020-06-07T15:27:00Z">
              <w:rPr/>
            </w:rPrChange>
          </w:rPr>
          <w:delText>The point here is: SP could grow fast because it is originally built on existing concepts (or latent concepts) in the fields of music, artistic performance, human communication (identifiers, content, parameters…).</w:delText>
        </w:r>
        <w:bookmarkStart w:id="1891" w:name="_Toc40363655"/>
        <w:bookmarkStart w:id="1892" w:name="_Toc40363718"/>
        <w:bookmarkStart w:id="1893" w:name="_Toc40431427"/>
        <w:bookmarkStart w:id="1894" w:name="_Toc41067155"/>
        <w:bookmarkStart w:id="1895" w:name="_Toc42258970"/>
        <w:bookmarkStart w:id="1896" w:name="_Toc42259047"/>
        <w:bookmarkEnd w:id="1891"/>
        <w:bookmarkEnd w:id="1892"/>
        <w:bookmarkEnd w:id="1893"/>
        <w:bookmarkEnd w:id="1894"/>
        <w:bookmarkEnd w:id="1895"/>
        <w:bookmarkEnd w:id="1896"/>
      </w:del>
    </w:p>
    <w:p w:rsidR="00665CB4" w:rsidRPr="007C437A" w:rsidDel="00A938B2" w:rsidRDefault="00665CB4" w:rsidP="00E6654A">
      <w:pPr>
        <w:rPr>
          <w:del w:id="1897" w:author="Arthur Parmentier" w:date="2020-05-14T14:10:00Z"/>
          <w:rPrChange w:id="1898" w:author="Arthur Parmentier" w:date="2020-06-07T15:27:00Z">
            <w:rPr>
              <w:del w:id="1899" w:author="Arthur Parmentier" w:date="2020-05-14T14:10:00Z"/>
            </w:rPr>
          </w:rPrChange>
        </w:rPr>
      </w:pPr>
      <w:del w:id="1900" w:author="Arthur Parmentier" w:date="2020-05-14T14:10:00Z">
        <w:r w:rsidRPr="007C437A" w:rsidDel="00A938B2">
          <w:rPr>
            <w:rPrChange w:id="1901" w:author="Arthur Parmentier" w:date="2020-06-07T15:27:00Z">
              <w:rPr/>
            </w:rPrChange>
          </w:rPr>
          <w:delText xml:space="preserve">Develop cultural aspects examples. </w:delText>
        </w:r>
        <w:bookmarkStart w:id="1902" w:name="_Toc40363656"/>
        <w:bookmarkStart w:id="1903" w:name="_Toc40363719"/>
        <w:bookmarkStart w:id="1904" w:name="_Toc40431428"/>
        <w:bookmarkStart w:id="1905" w:name="_Toc41067156"/>
        <w:bookmarkStart w:id="1906" w:name="_Toc42258971"/>
        <w:bookmarkStart w:id="1907" w:name="_Toc42259048"/>
        <w:bookmarkEnd w:id="1902"/>
        <w:bookmarkEnd w:id="1903"/>
        <w:bookmarkEnd w:id="1904"/>
        <w:bookmarkEnd w:id="1905"/>
        <w:bookmarkEnd w:id="1906"/>
        <w:bookmarkEnd w:id="1907"/>
      </w:del>
    </w:p>
    <w:p w:rsidR="00486FDC" w:rsidRPr="007C437A" w:rsidDel="00A938B2" w:rsidRDefault="00486FDC" w:rsidP="00E6654A">
      <w:pPr>
        <w:rPr>
          <w:del w:id="1908" w:author="Arthur Parmentier" w:date="2020-05-14T14:10:00Z"/>
          <w:rPrChange w:id="1909" w:author="Arthur Parmentier" w:date="2020-06-07T15:27:00Z">
            <w:rPr>
              <w:del w:id="1910" w:author="Arthur Parmentier" w:date="2020-05-14T14:10:00Z"/>
            </w:rPr>
          </w:rPrChange>
        </w:rPr>
      </w:pPr>
      <w:del w:id="1911" w:author="Arthur Parmentier" w:date="2020-05-14T14:10:00Z">
        <w:r w:rsidRPr="007C437A" w:rsidDel="00A938B2">
          <w:rPr>
            <w:rPrChange w:id="1912" w:author="Arthur Parmentier" w:date="2020-06-07T15:27:00Z">
              <w:rPr/>
            </w:rPrChange>
          </w:rPr>
          <w:delText xml:space="preserve">Q: Is it only a mere translation of old concepts into a more efficient sign/gestural </w:delText>
        </w:r>
      </w:del>
      <w:del w:id="1913" w:author="Arthur Parmentier" w:date="2020-05-13T09:25:00Z">
        <w:r w:rsidRPr="007C437A" w:rsidDel="00990A90">
          <w:rPr>
            <w:rPrChange w:id="1914" w:author="Arthur Parmentier" w:date="2020-06-07T15:27:00Z">
              <w:rPr/>
            </w:rPrChange>
          </w:rPr>
          <w:delText>langage</w:delText>
        </w:r>
      </w:del>
      <w:del w:id="1915" w:author="Arthur Parmentier" w:date="2020-05-14T14:10:00Z">
        <w:r w:rsidRPr="007C437A" w:rsidDel="00A938B2">
          <w:rPr>
            <w:rPrChange w:id="1916" w:author="Arthur Parmentier" w:date="2020-06-07T15:27:00Z">
              <w:rPr/>
            </w:rPrChange>
          </w:rPr>
          <w:delText>? A: no. It also has emergent properties (think of shapeline).</w:delText>
        </w:r>
        <w:bookmarkStart w:id="1917" w:name="_Toc40363657"/>
        <w:bookmarkStart w:id="1918" w:name="_Toc40363720"/>
        <w:bookmarkStart w:id="1919" w:name="_Toc40431429"/>
        <w:bookmarkStart w:id="1920" w:name="_Toc41067157"/>
        <w:bookmarkStart w:id="1921" w:name="_Toc42258972"/>
        <w:bookmarkStart w:id="1922" w:name="_Toc42259049"/>
        <w:bookmarkEnd w:id="1917"/>
        <w:bookmarkEnd w:id="1918"/>
        <w:bookmarkEnd w:id="1919"/>
        <w:bookmarkEnd w:id="1920"/>
        <w:bookmarkEnd w:id="1921"/>
        <w:bookmarkEnd w:id="1922"/>
      </w:del>
    </w:p>
    <w:p w:rsidR="00486FDC" w:rsidRPr="007C437A" w:rsidRDefault="00915AFD">
      <w:pPr>
        <w:pStyle w:val="Titre3"/>
        <w:rPr>
          <w:rPrChange w:id="1923" w:author="Arthur Parmentier" w:date="2020-06-07T15:27:00Z">
            <w:rPr/>
          </w:rPrChange>
        </w:rPr>
      </w:pPr>
      <w:bookmarkStart w:id="1924" w:name="_Toc40025932"/>
      <w:bookmarkStart w:id="1925" w:name="_Toc42259050"/>
      <w:r w:rsidRPr="007C437A">
        <w:rPr>
          <w:rPrChange w:id="1926" w:author="Arthur Parmentier" w:date="2020-06-07T15:27:00Z">
            <w:rPr/>
          </w:rPrChange>
        </w:rPr>
        <w:t>A m</w:t>
      </w:r>
      <w:r w:rsidR="003706BA" w:rsidRPr="007C437A">
        <w:rPr>
          <w:rPrChange w:id="1927" w:author="Arthur Parmentier" w:date="2020-06-07T15:27:00Z">
            <w:rPr/>
          </w:rPrChange>
        </w:rPr>
        <w:t>ultidisciplinary language</w:t>
      </w:r>
      <w:bookmarkEnd w:id="1924"/>
      <w:bookmarkEnd w:id="1925"/>
    </w:p>
    <w:p w:rsidR="007F1E08" w:rsidRPr="007C437A" w:rsidRDefault="001875CF" w:rsidP="00E6654A">
      <w:pPr>
        <w:rPr>
          <w:ins w:id="1928" w:author="Arthur Parmentier" w:date="2020-06-06T15:19:00Z"/>
          <w:rPrChange w:id="1929" w:author="Arthur Parmentier" w:date="2020-06-07T15:27:00Z">
            <w:rPr>
              <w:ins w:id="1930" w:author="Arthur Parmentier" w:date="2020-06-06T15:19:00Z"/>
            </w:rPr>
          </w:rPrChange>
        </w:rPr>
      </w:pPr>
      <w:ins w:id="1931" w:author="Arthur Parmentier" w:date="2020-06-06T15:41:00Z">
        <w:r w:rsidRPr="007C437A">
          <w:rPr>
            <w:rPrChange w:id="1932" w:author="Arthur Parmentier" w:date="2020-06-07T15:27:00Z">
              <w:rPr/>
            </w:rPrChange>
          </w:rPr>
          <w:t xml:space="preserve">One of the most important development of SP </w:t>
        </w:r>
      </w:ins>
      <w:ins w:id="1933" w:author="Arthur Parmentier" w:date="2020-06-06T15:47:00Z">
        <w:r w:rsidR="00AC50C0" w:rsidRPr="007C437A">
          <w:rPr>
            <w:rPrChange w:id="1934" w:author="Arthur Parmentier" w:date="2020-06-07T15:27:00Z">
              <w:rPr/>
            </w:rPrChange>
          </w:rPr>
          <w:t xml:space="preserve">in the 90’s and later </w:t>
        </w:r>
      </w:ins>
      <w:ins w:id="1935" w:author="Arthur Parmentier" w:date="2020-06-06T15:41:00Z">
        <w:r w:rsidRPr="007C437A">
          <w:rPr>
            <w:rPrChange w:id="1936" w:author="Arthur Parmentier" w:date="2020-06-07T15:27:00Z">
              <w:rPr/>
            </w:rPrChange>
          </w:rPr>
          <w:t xml:space="preserve">is </w:t>
        </w:r>
      </w:ins>
      <w:ins w:id="1937" w:author="Arthur Parmentier" w:date="2020-06-06T15:42:00Z">
        <w:r w:rsidRPr="007C437A">
          <w:rPr>
            <w:rPrChange w:id="1938" w:author="Arthur Parmentier" w:date="2020-06-07T15:27:00Z">
              <w:rPr/>
            </w:rPrChange>
          </w:rPr>
          <w:t xml:space="preserve">its use with several disciplines: </w:t>
        </w:r>
      </w:ins>
      <w:ins w:id="1939" w:author="Arthur Parmentier" w:date="2020-06-06T15:43:00Z">
        <w:r w:rsidRPr="007C437A">
          <w:rPr>
            <w:rPrChange w:id="1940" w:author="Arthur Parmentier" w:date="2020-06-07T15:27:00Z">
              <w:rPr/>
            </w:rPrChange>
          </w:rPr>
          <w:t xml:space="preserve">music, dance, acting, </w:t>
        </w:r>
      </w:ins>
      <w:ins w:id="1941" w:author="Arthur Parmentier" w:date="2020-06-06T15:44:00Z">
        <w:r w:rsidR="00BA026A" w:rsidRPr="007C437A">
          <w:rPr>
            <w:rPrChange w:id="1942" w:author="Arthur Parmentier" w:date="2020-06-07T15:27:00Z">
              <w:rPr/>
            </w:rPrChange>
          </w:rPr>
          <w:t xml:space="preserve">all visual arts, sculpture… </w:t>
        </w:r>
      </w:ins>
      <w:ins w:id="1943" w:author="Arthur Parmentier" w:date="2020-06-06T15:45:00Z">
        <w:r w:rsidR="00BA026A" w:rsidRPr="007C437A">
          <w:rPr>
            <w:rPrChange w:id="1944" w:author="Arthur Parmentier" w:date="2020-06-07T15:27:00Z">
              <w:rPr/>
            </w:rPrChange>
          </w:rPr>
          <w:t>Recently, SP was used to control a swarm of drones</w:t>
        </w:r>
        <w:r w:rsidR="00BA026A" w:rsidRPr="007C437A">
          <w:rPr>
            <w:rStyle w:val="Appelnotedebasdep"/>
            <w:rPrChange w:id="1945" w:author="Arthur Parmentier" w:date="2020-06-07T15:27:00Z">
              <w:rPr>
                <w:rStyle w:val="Appelnotedebasdep"/>
              </w:rPr>
            </w:rPrChange>
          </w:rPr>
          <w:footnoteReference w:id="1"/>
        </w:r>
      </w:ins>
      <w:ins w:id="1950" w:author="Arthur Parmentier" w:date="2020-06-06T15:46:00Z">
        <w:r w:rsidR="00AC50C0" w:rsidRPr="007C437A">
          <w:rPr>
            <w:rPrChange w:id="1951" w:author="Arthur Parmentier" w:date="2020-06-07T15:27:00Z">
              <w:rPr/>
            </w:rPrChange>
          </w:rPr>
          <w:t xml:space="preserve"> and its extent keep growing over the year as composer and performers use it </w:t>
        </w:r>
      </w:ins>
      <w:ins w:id="1952" w:author="Arthur Parmentier" w:date="2020-06-06T15:47:00Z">
        <w:r w:rsidR="00AC50C0" w:rsidRPr="007C437A">
          <w:rPr>
            <w:rPrChange w:id="1953" w:author="Arthur Parmentier" w:date="2020-06-07T15:27:00Z">
              <w:rPr/>
            </w:rPrChange>
          </w:rPr>
          <w:t>in very different contexts and configurations.</w:t>
        </w:r>
      </w:ins>
    </w:p>
    <w:p w:rsidR="003706BA" w:rsidRPr="007C437A" w:rsidDel="00AC50C0" w:rsidRDefault="00C75BE3" w:rsidP="00E6654A">
      <w:pPr>
        <w:rPr>
          <w:del w:id="1954" w:author="Arthur Parmentier" w:date="2020-06-06T15:47:00Z"/>
          <w:rPrChange w:id="1955" w:author="Arthur Parmentier" w:date="2020-06-07T15:27:00Z">
            <w:rPr>
              <w:del w:id="1956" w:author="Arthur Parmentier" w:date="2020-06-06T15:47:00Z"/>
            </w:rPr>
          </w:rPrChange>
        </w:rPr>
      </w:pPr>
      <w:del w:id="1957" w:author="Arthur Parmentier" w:date="2020-06-06T15:47:00Z">
        <w:r w:rsidRPr="007C437A" w:rsidDel="00AC50C0">
          <w:rPr>
            <w:rPrChange w:id="1958" w:author="Arthur Parmentier" w:date="2020-06-07T15:27:00Z">
              <w:rPr/>
            </w:rPrChange>
          </w:rPr>
          <w:delText>SP not limited to music performance. Signs started to be created by W himself from 90+ for multidisciplinary performance.</w:delText>
        </w:r>
      </w:del>
    </w:p>
    <w:p w:rsidR="00C75BE3" w:rsidRDefault="00C75BE3">
      <w:pPr>
        <w:pStyle w:val="Titre3"/>
        <w:rPr>
          <w:ins w:id="1959" w:author="Arthur Parmentier" w:date="2020-06-07T18:02:00Z"/>
        </w:rPr>
      </w:pPr>
      <w:bookmarkStart w:id="1960" w:name="_Toc40025933"/>
      <w:bookmarkStart w:id="1961" w:name="_Toc42259051"/>
      <w:r w:rsidRPr="007C437A">
        <w:rPr>
          <w:rPrChange w:id="1962" w:author="Arthur Parmentier" w:date="2020-06-07T15:27:00Z">
            <w:rPr/>
          </w:rPrChange>
        </w:rPr>
        <w:t xml:space="preserve">Fertility in Europe, </w:t>
      </w:r>
      <w:r w:rsidR="00ED2072" w:rsidRPr="007C437A">
        <w:rPr>
          <w:rPrChange w:id="1963" w:author="Arthur Parmentier" w:date="2020-06-07T15:27:00Z">
            <w:rPr/>
          </w:rPrChange>
        </w:rPr>
        <w:t xml:space="preserve">worldwide </w:t>
      </w:r>
      <w:r w:rsidRPr="007C437A">
        <w:rPr>
          <w:rPrChange w:id="1964" w:author="Arthur Parmentier" w:date="2020-06-07T15:27:00Z">
            <w:rPr/>
          </w:rPrChange>
        </w:rPr>
        <w:t>spread</w:t>
      </w:r>
      <w:r w:rsidR="00ED2072" w:rsidRPr="007C437A">
        <w:rPr>
          <w:rPrChange w:id="1965" w:author="Arthur Parmentier" w:date="2020-06-07T15:27:00Z">
            <w:rPr/>
          </w:rPrChange>
        </w:rPr>
        <w:t xml:space="preserve"> in </w:t>
      </w:r>
      <w:del w:id="1966" w:author="Arthur Parmentier" w:date="2020-06-07T17:56:00Z">
        <w:r w:rsidR="00ED2072" w:rsidRPr="007C437A" w:rsidDel="00252940">
          <w:rPr>
            <w:rPrChange w:id="1967" w:author="Arthur Parmentier" w:date="2020-06-07T15:27:00Z">
              <w:rPr/>
            </w:rPrChange>
          </w:rPr>
          <w:delText xml:space="preserve">modern </w:delText>
        </w:r>
      </w:del>
      <w:ins w:id="1968" w:author="Arthur Parmentier" w:date="2020-06-07T17:56:00Z">
        <w:r w:rsidR="00252940">
          <w:t>Western</w:t>
        </w:r>
        <w:r w:rsidR="00252940" w:rsidRPr="007C437A">
          <w:rPr>
            <w:rPrChange w:id="1969" w:author="Arthur Parmentier" w:date="2020-06-07T15:27:00Z">
              <w:rPr/>
            </w:rPrChange>
          </w:rPr>
          <w:t xml:space="preserve"> </w:t>
        </w:r>
      </w:ins>
      <w:r w:rsidR="00ED2072" w:rsidRPr="007C437A">
        <w:rPr>
          <w:rPrChange w:id="1970" w:author="Arthur Parmentier" w:date="2020-06-07T15:27:00Z">
            <w:rPr/>
          </w:rPrChange>
        </w:rPr>
        <w:t>societ</w:t>
      </w:r>
      <w:ins w:id="1971" w:author="Arthur Parmentier" w:date="2020-06-07T17:57:00Z">
        <w:r w:rsidR="00252940">
          <w:t>y</w:t>
        </w:r>
      </w:ins>
      <w:del w:id="1972" w:author="Arthur Parmentier" w:date="2020-06-07T17:57:00Z">
        <w:r w:rsidR="00ED2072" w:rsidRPr="007C437A" w:rsidDel="00252940">
          <w:rPr>
            <w:rPrChange w:id="1973" w:author="Arthur Parmentier" w:date="2020-06-07T15:27:00Z">
              <w:rPr/>
            </w:rPrChange>
          </w:rPr>
          <w:delText>i</w:delText>
        </w:r>
      </w:del>
      <w:del w:id="1974" w:author="Arthur Parmentier" w:date="2020-06-07T17:56:00Z">
        <w:r w:rsidR="00ED2072" w:rsidRPr="007C437A" w:rsidDel="00252940">
          <w:rPr>
            <w:rPrChange w:id="1975" w:author="Arthur Parmentier" w:date="2020-06-07T15:27:00Z">
              <w:rPr/>
            </w:rPrChange>
          </w:rPr>
          <w:delText>es</w:delText>
        </w:r>
      </w:del>
      <w:bookmarkEnd w:id="1960"/>
      <w:bookmarkEnd w:id="1961"/>
      <w:ins w:id="1976" w:author="Arthur Parmentier" w:date="2020-06-06T15:57:00Z">
        <w:r w:rsidR="00FA052A" w:rsidRPr="007C437A">
          <w:rPr>
            <w:rPrChange w:id="1977" w:author="Arthur Parmentier" w:date="2020-06-07T15:27:00Z">
              <w:rPr/>
            </w:rPrChange>
          </w:rPr>
          <w:t>, the constr</w:t>
        </w:r>
      </w:ins>
      <w:ins w:id="1978" w:author="Arthur Parmentier" w:date="2020-06-06T15:58:00Z">
        <w:r w:rsidR="00FA052A" w:rsidRPr="007C437A">
          <w:rPr>
            <w:rPrChange w:id="1979" w:author="Arthur Parmentier" w:date="2020-06-07T15:27:00Z">
              <w:rPr/>
            </w:rPrChange>
          </w:rPr>
          <w:t xml:space="preserve">uction of a community and the beginning of the </w:t>
        </w:r>
      </w:ins>
      <w:ins w:id="1980" w:author="Arthur Parmentier" w:date="2020-06-06T15:59:00Z">
        <w:r w:rsidR="00FA052A" w:rsidRPr="007C437A">
          <w:rPr>
            <w:rPrChange w:id="1981" w:author="Arthur Parmentier" w:date="2020-06-07T15:27:00Z">
              <w:rPr/>
            </w:rPrChange>
          </w:rPr>
          <w:t>normalization of SP</w:t>
        </w:r>
      </w:ins>
    </w:p>
    <w:p w:rsidR="00514370" w:rsidRPr="00514370" w:rsidRDefault="00514370" w:rsidP="00514370">
      <w:pPr>
        <w:pStyle w:val="Titre4"/>
        <w:rPr>
          <w:rPrChange w:id="1982" w:author="Arthur Parmentier" w:date="2020-06-07T18:02:00Z">
            <w:rPr/>
          </w:rPrChange>
        </w:rPr>
        <w:pPrChange w:id="1983" w:author="Arthur Parmentier" w:date="2020-06-07T18:02:00Z">
          <w:pPr>
            <w:pStyle w:val="Titre3"/>
          </w:pPr>
        </w:pPrChange>
      </w:pPr>
      <w:ins w:id="1984" w:author="Arthur Parmentier" w:date="2020-06-07T18:02:00Z">
        <w:r>
          <w:t>An important spread and growth in Western soci</w:t>
        </w:r>
      </w:ins>
      <w:ins w:id="1985" w:author="Arthur Parmentier" w:date="2020-06-07T18:03:00Z">
        <w:r>
          <w:t>eties</w:t>
        </w:r>
      </w:ins>
    </w:p>
    <w:p w:rsidR="002676CA" w:rsidRPr="007C437A" w:rsidRDefault="002676CA" w:rsidP="00E6654A">
      <w:pPr>
        <w:rPr>
          <w:rPrChange w:id="1986" w:author="Arthur Parmentier" w:date="2020-06-07T15:27:00Z">
            <w:rPr/>
          </w:rPrChange>
        </w:rPr>
      </w:pPr>
      <w:r w:rsidRPr="007C437A">
        <w:rPr>
          <w:rPrChange w:id="1987" w:author="Arthur Parmentier" w:date="2020-06-07T15:27:00Z">
            <w:rPr/>
          </w:rPrChange>
        </w:rPr>
        <w:t>Walter gave his first SP workshop in Europe in the late 90’s and found a very fertile ground for Soundpainting in France, which now has probably the largest SP community over the world.</w:t>
      </w:r>
    </w:p>
    <w:p w:rsidR="00252940" w:rsidRDefault="009A2092" w:rsidP="00E6654A">
      <w:pPr>
        <w:rPr>
          <w:ins w:id="1988" w:author="Arthur Parmentier" w:date="2020-06-07T18:03:00Z"/>
        </w:rPr>
      </w:pPr>
      <w:r w:rsidRPr="007C437A">
        <w:rPr>
          <w:rPrChange w:id="1989" w:author="Arthur Parmentier" w:date="2020-06-07T15:27:00Z">
            <w:rPr/>
          </w:rPrChange>
        </w:rPr>
        <w:lastRenderedPageBreak/>
        <w:t>Today, Soundpainting is used for on</w:t>
      </w:r>
      <w:ins w:id="1990" w:author="Arthur Parmentier" w:date="2020-06-06T15:49:00Z">
        <w:r w:rsidR="00F479B2" w:rsidRPr="007C437A">
          <w:rPr>
            <w:rPrChange w:id="1991" w:author="Arthur Parmentier" w:date="2020-06-07T15:27:00Z">
              <w:rPr/>
            </w:rPrChange>
          </w:rPr>
          <w:t xml:space="preserve"> </w:t>
        </w:r>
      </w:ins>
      <w:del w:id="1992" w:author="Arthur Parmentier" w:date="2020-06-06T15:50:00Z">
        <w:r w:rsidRPr="007C437A" w:rsidDel="00F479B2">
          <w:rPr>
            <w:rPrChange w:id="1993" w:author="Arthur Parmentier" w:date="2020-06-07T15:27:00Z">
              <w:rPr/>
            </w:rPrChange>
          </w:rPr>
          <w:delText xml:space="preserve"> </w:delText>
        </w:r>
      </w:del>
      <w:r w:rsidRPr="007C437A">
        <w:rPr>
          <w:rPrChange w:id="1994" w:author="Arthur Parmentier" w:date="2020-06-07T15:27:00Z">
            <w:rPr/>
          </w:rPrChange>
        </w:rPr>
        <w:t xml:space="preserve">every </w:t>
      </w:r>
      <w:ins w:id="1995" w:author="Arthur Parmentier" w:date="2020-06-06T15:50:00Z">
        <w:r w:rsidR="00F479B2" w:rsidRPr="007C437A">
          <w:rPr>
            <w:rPrChange w:id="1996" w:author="Arthur Parmentier" w:date="2020-06-07T15:27:00Z">
              <w:rPr/>
            </w:rPrChange>
          </w:rPr>
          <w:t xml:space="preserve">populated </w:t>
        </w:r>
      </w:ins>
      <w:r w:rsidRPr="007C437A">
        <w:rPr>
          <w:rPrChange w:id="1997" w:author="Arthur Parmentier" w:date="2020-06-07T15:27:00Z">
            <w:rPr/>
          </w:rPrChange>
        </w:rPr>
        <w:t>continent</w:t>
      </w:r>
      <w:ins w:id="1998" w:author="Arthur Parmentier" w:date="2020-06-06T15:59:00Z">
        <w:r w:rsidR="00FA052A" w:rsidRPr="007C437A">
          <w:rPr>
            <w:rPrChange w:id="1999" w:author="Arthur Parmentier" w:date="2020-06-07T15:27:00Z">
              <w:rPr/>
            </w:rPrChange>
          </w:rPr>
          <w:t xml:space="preserve">, especially in </w:t>
        </w:r>
      </w:ins>
      <w:ins w:id="2000" w:author="Arthur Parmentier" w:date="2020-06-07T17:48:00Z">
        <w:r w:rsidR="00053756">
          <w:t>the Western world</w:t>
        </w:r>
      </w:ins>
      <w:ins w:id="2001" w:author="Arthur Parmentier" w:date="2020-06-06T15:59:00Z">
        <w:r w:rsidR="00FA052A" w:rsidRPr="007C437A">
          <w:rPr>
            <w:rPrChange w:id="2002" w:author="Arthur Parmentier" w:date="2020-06-07T15:27:00Z">
              <w:rPr/>
            </w:rPrChange>
          </w:rPr>
          <w:t>.</w:t>
        </w:r>
        <w:r w:rsidR="00FA052A" w:rsidRPr="007C437A">
          <w:rPr>
            <w:rStyle w:val="Appelnotedebasdep"/>
            <w:rPrChange w:id="2003" w:author="Arthur Parmentier" w:date="2020-06-07T15:27:00Z">
              <w:rPr>
                <w:rStyle w:val="Appelnotedebasdep"/>
              </w:rPr>
            </w:rPrChange>
          </w:rPr>
          <w:footnoteReference w:id="2"/>
        </w:r>
      </w:ins>
      <w:ins w:id="2012" w:author="Arthur Parmentier" w:date="2020-06-07T17:57:00Z">
        <w:r w:rsidR="00252940">
          <w:br/>
          <w:t>A</w:t>
        </w:r>
      </w:ins>
      <w:ins w:id="2013" w:author="Arthur Parmentier" w:date="2020-06-07T17:58:00Z">
        <w:r w:rsidR="00252940">
          <w:t xml:space="preserve"> community is born around Walter Thompson</w:t>
        </w:r>
      </w:ins>
      <w:ins w:id="2014" w:author="Arthur Parmentier" w:date="2020-06-07T18:00:00Z">
        <w:r w:rsidR="00F9296B">
          <w:t xml:space="preserve"> as we</w:t>
        </w:r>
      </w:ins>
      <w:ins w:id="2015" w:author="Arthur Parmentier" w:date="2020-06-07T18:01:00Z">
        <w:r w:rsidR="00F9296B">
          <w:t>ll as several SP orchestras on top of the Walter Thompson</w:t>
        </w:r>
      </w:ins>
      <w:ins w:id="2016" w:author="Arthur Parmentier" w:date="2020-06-07T18:02:00Z">
        <w:r w:rsidR="00F9296B">
          <w:t xml:space="preserve"> Orchestra which he started soundpainting with.</w:t>
        </w:r>
      </w:ins>
      <w:del w:id="2017" w:author="Arthur Parmentier" w:date="2020-06-06T15:59:00Z">
        <w:r w:rsidRPr="007C437A" w:rsidDel="00FA052A">
          <w:rPr>
            <w:rPrChange w:id="2018" w:author="Arthur Parmentier" w:date="2020-06-07T15:27:00Z">
              <w:rPr/>
            </w:rPrChange>
          </w:rPr>
          <w:delText xml:space="preserve"> and</w:delText>
        </w:r>
      </w:del>
    </w:p>
    <w:p w:rsidR="00514370" w:rsidRDefault="00514370" w:rsidP="00514370">
      <w:pPr>
        <w:pStyle w:val="Titre4"/>
        <w:rPr>
          <w:ins w:id="2019" w:author="Arthur Parmentier" w:date="2020-06-07T17:57:00Z"/>
        </w:rPr>
        <w:pPrChange w:id="2020" w:author="Arthur Parmentier" w:date="2020-06-07T18:03:00Z">
          <w:pPr/>
        </w:pPrChange>
      </w:pPr>
      <w:ins w:id="2021" w:author="Arthur Parmentier" w:date="2020-06-07T18:03:00Z">
        <w:r>
          <w:t xml:space="preserve">A living and expanding language </w:t>
        </w:r>
      </w:ins>
    </w:p>
    <w:p w:rsidR="009A2092" w:rsidRPr="007C437A" w:rsidDel="00FA052A" w:rsidRDefault="009A2092" w:rsidP="00E6654A">
      <w:pPr>
        <w:rPr>
          <w:del w:id="2022" w:author="Arthur Parmentier" w:date="2020-06-06T15:55:00Z"/>
          <w:rPrChange w:id="2023" w:author="Arthur Parmentier" w:date="2020-06-07T15:27:00Z">
            <w:rPr>
              <w:del w:id="2024" w:author="Arthur Parmentier" w:date="2020-06-06T15:55:00Z"/>
            </w:rPr>
          </w:rPrChange>
        </w:rPr>
      </w:pPr>
      <w:del w:id="2025" w:author="Arthur Parmentier" w:date="2020-06-06T15:59:00Z">
        <w:r w:rsidRPr="007C437A" w:rsidDel="00FA052A">
          <w:rPr>
            <w:rPrChange w:id="2026" w:author="Arthur Parmentier" w:date="2020-06-07T15:27:00Z">
              <w:rPr/>
            </w:rPrChange>
          </w:rPr>
          <w:delText xml:space="preserve"> s</w:delText>
        </w:r>
      </w:del>
      <w:ins w:id="2027" w:author="Arthur Parmentier" w:date="2020-06-06T15:59:00Z">
        <w:r w:rsidR="00FA052A" w:rsidRPr="007C437A">
          <w:rPr>
            <w:rPrChange w:id="2028" w:author="Arthur Parmentier" w:date="2020-06-07T15:27:00Z">
              <w:rPr/>
            </w:rPrChange>
          </w:rPr>
          <w:t>S</w:t>
        </w:r>
      </w:ins>
      <w:r w:rsidRPr="007C437A">
        <w:rPr>
          <w:rPrChange w:id="2029" w:author="Arthur Parmentier" w:date="2020-06-07T15:27:00Z">
            <w:rPr/>
          </w:rPrChange>
        </w:rPr>
        <w:t>everal artists created their own signs for the needs</w:t>
      </w:r>
      <w:ins w:id="2030" w:author="Arthur Parmentier" w:date="2020-06-06T15:51:00Z">
        <w:r w:rsidR="00912BCC" w:rsidRPr="007C437A">
          <w:rPr>
            <w:rPrChange w:id="2031" w:author="Arthur Parmentier" w:date="2020-06-07T15:27:00Z">
              <w:rPr/>
            </w:rPrChange>
          </w:rPr>
          <w:t xml:space="preserve"> of their</w:t>
        </w:r>
      </w:ins>
      <w:del w:id="2032" w:author="Arthur Parmentier" w:date="2020-06-06T15:51:00Z">
        <w:r w:rsidRPr="007C437A" w:rsidDel="00912BCC">
          <w:rPr>
            <w:rPrChange w:id="2033" w:author="Arthur Parmentier" w:date="2020-06-07T15:27:00Z">
              <w:rPr/>
            </w:rPrChange>
          </w:rPr>
          <w:delText xml:space="preserve"> of their own</w:delText>
        </w:r>
      </w:del>
      <w:r w:rsidRPr="007C437A">
        <w:rPr>
          <w:rPrChange w:id="2034" w:author="Arthur Parmentier" w:date="2020-06-07T15:27:00Z">
            <w:rPr/>
          </w:rPrChange>
        </w:rPr>
        <w:t xml:space="preserve"> group</w:t>
      </w:r>
      <w:ins w:id="2035" w:author="Arthur Parmentier" w:date="2020-06-06T15:51:00Z">
        <w:r w:rsidR="00912BCC" w:rsidRPr="007C437A">
          <w:rPr>
            <w:rPrChange w:id="2036" w:author="Arthur Parmentier" w:date="2020-06-07T15:27:00Z">
              <w:rPr/>
            </w:rPrChange>
          </w:rPr>
          <w:t>s</w:t>
        </w:r>
      </w:ins>
      <w:r w:rsidRPr="007C437A">
        <w:rPr>
          <w:rPrChange w:id="2037" w:author="Arthur Parmentier" w:date="2020-06-07T15:27:00Z">
            <w:rPr/>
          </w:rPrChange>
        </w:rPr>
        <w:t xml:space="preserve"> </w:t>
      </w:r>
      <w:ins w:id="2038" w:author="Arthur Parmentier" w:date="2020-06-06T15:52:00Z">
        <w:r w:rsidR="00912BCC" w:rsidRPr="007C437A">
          <w:rPr>
            <w:rPrChange w:id="2039" w:author="Arthur Parmentier" w:date="2020-06-07T15:27:00Z">
              <w:rPr/>
            </w:rPrChange>
          </w:rPr>
          <w:t>and</w:t>
        </w:r>
      </w:ins>
      <w:del w:id="2040" w:author="Arthur Parmentier" w:date="2020-06-06T15:52:00Z">
        <w:r w:rsidRPr="007C437A" w:rsidDel="00912BCC">
          <w:rPr>
            <w:rPrChange w:id="2041" w:author="Arthur Parmentier" w:date="2020-06-07T15:27:00Z">
              <w:rPr/>
            </w:rPrChange>
          </w:rPr>
          <w:delText>or</w:delText>
        </w:r>
      </w:del>
      <w:r w:rsidRPr="007C437A">
        <w:rPr>
          <w:rPrChange w:id="2042" w:author="Arthur Parmentier" w:date="2020-06-07T15:27:00Z">
            <w:rPr/>
          </w:rPrChange>
        </w:rPr>
        <w:t xml:space="preserve"> </w:t>
      </w:r>
      <w:ins w:id="2043" w:author="Arthur Parmentier" w:date="2020-06-06T15:52:00Z">
        <w:r w:rsidR="00912BCC" w:rsidRPr="007C437A">
          <w:rPr>
            <w:rPrChange w:id="2044" w:author="Arthur Parmentier" w:date="2020-06-07T15:27:00Z">
              <w:rPr/>
            </w:rPrChange>
          </w:rPr>
          <w:t xml:space="preserve">performance </w:t>
        </w:r>
      </w:ins>
      <w:r w:rsidRPr="007C437A">
        <w:rPr>
          <w:rPrChange w:id="2045" w:author="Arthur Parmentier" w:date="2020-06-07T15:27:00Z">
            <w:rPr/>
          </w:rPrChange>
        </w:rPr>
        <w:t>configuration</w:t>
      </w:r>
      <w:ins w:id="2046" w:author="Arthur Parmentier" w:date="2020-06-06T15:52:00Z">
        <w:r w:rsidR="00912BCC" w:rsidRPr="007C437A">
          <w:rPr>
            <w:rPrChange w:id="2047" w:author="Arthur Parmentier" w:date="2020-06-07T15:27:00Z">
              <w:rPr/>
            </w:rPrChange>
          </w:rPr>
          <w:t>s</w:t>
        </w:r>
      </w:ins>
      <w:r w:rsidRPr="007C437A">
        <w:rPr>
          <w:rPrChange w:id="2048" w:author="Arthur Parmentier" w:date="2020-06-07T15:27:00Z">
            <w:rPr/>
          </w:rPrChange>
        </w:rPr>
        <w:t>.</w:t>
      </w:r>
      <w:ins w:id="2049" w:author="Arthur Parmentier" w:date="2020-06-06T15:52:00Z">
        <w:r w:rsidR="00B74CBB" w:rsidRPr="007C437A">
          <w:rPr>
            <w:rPrChange w:id="2050" w:author="Arthur Parmentier" w:date="2020-06-07T15:27:00Z">
              <w:rPr/>
            </w:rPrChange>
          </w:rPr>
          <w:t xml:space="preserve"> T</w:t>
        </w:r>
      </w:ins>
      <w:ins w:id="2051" w:author="Arthur Parmentier" w:date="2020-06-06T15:53:00Z">
        <w:r w:rsidR="00B74CBB" w:rsidRPr="007C437A">
          <w:rPr>
            <w:rPrChange w:id="2052" w:author="Arthur Parmentier" w:date="2020-06-07T15:27:00Z">
              <w:rPr/>
            </w:rPrChange>
          </w:rPr>
          <w:t xml:space="preserve">hompson </w:t>
        </w:r>
      </w:ins>
      <w:ins w:id="2053" w:author="Arthur Parmentier" w:date="2020-06-06T15:54:00Z">
        <w:r w:rsidR="00FA052A" w:rsidRPr="007C437A">
          <w:rPr>
            <w:rPrChange w:id="2054" w:author="Arthur Parmentier" w:date="2020-06-07T15:27:00Z">
              <w:rPr/>
            </w:rPrChange>
          </w:rPr>
          <w:t>is still however the main figure of SP and gave himself a special role in keeping the language normalized and un</w:t>
        </w:r>
      </w:ins>
      <w:ins w:id="2055" w:author="Arthur Parmentier" w:date="2020-06-06T15:55:00Z">
        <w:r w:rsidR="00FA052A" w:rsidRPr="007C437A">
          <w:rPr>
            <w:rPrChange w:id="2056" w:author="Arthur Parmentier" w:date="2020-06-07T15:27:00Z">
              <w:rPr/>
            </w:rPrChange>
          </w:rPr>
          <w:t xml:space="preserve">iversal. He leads </w:t>
        </w:r>
      </w:ins>
    </w:p>
    <w:p w:rsidR="006C4B1C" w:rsidRPr="007C437A" w:rsidDel="00FA052A" w:rsidRDefault="006C4B1C" w:rsidP="00E6654A">
      <w:pPr>
        <w:rPr>
          <w:del w:id="2057" w:author="Arthur Parmentier" w:date="2020-06-06T15:55:00Z"/>
          <w:rPrChange w:id="2058" w:author="Arthur Parmentier" w:date="2020-06-07T15:27:00Z">
            <w:rPr>
              <w:del w:id="2059" w:author="Arthur Parmentier" w:date="2020-06-06T15:55:00Z"/>
            </w:rPr>
          </w:rPrChange>
        </w:rPr>
      </w:pPr>
      <w:del w:id="2060" w:author="Arthur Parmentier" w:date="2020-06-06T15:55:00Z">
        <w:r w:rsidRPr="007C437A" w:rsidDel="00FA052A">
          <w:rPr>
            <w:rPrChange w:id="2061" w:author="Arthur Parmentier" w:date="2020-06-07T15:27:00Z">
              <w:rPr/>
            </w:rPrChange>
          </w:rPr>
          <w:delText xml:space="preserve">Important point: W wants to make sure that the language stays normalized and universal. </w:delText>
        </w:r>
      </w:del>
      <w:ins w:id="2062" w:author="Arthur Parmentier" w:date="2020-06-06T15:55:00Z">
        <w:r w:rsidR="00FA052A" w:rsidRPr="007C437A">
          <w:rPr>
            <w:rPrChange w:id="2063" w:author="Arthur Parmentier" w:date="2020-06-07T15:27:00Z">
              <w:rPr/>
            </w:rPrChange>
          </w:rPr>
          <w:t>t</w:t>
        </w:r>
      </w:ins>
      <w:del w:id="2064" w:author="Arthur Parmentier" w:date="2020-06-06T15:55:00Z">
        <w:r w:rsidRPr="007C437A" w:rsidDel="00FA052A">
          <w:rPr>
            <w:rPrChange w:id="2065" w:author="Arthur Parmentier" w:date="2020-06-07T15:27:00Z">
              <w:rPr/>
            </w:rPrChange>
          </w:rPr>
          <w:delText>T</w:delText>
        </w:r>
      </w:del>
      <w:r w:rsidRPr="007C437A">
        <w:rPr>
          <w:rPrChange w:id="2066" w:author="Arthur Parmentier" w:date="2020-06-07T15:27:00Z">
            <w:rPr/>
          </w:rPrChange>
        </w:rPr>
        <w:t>hink tanks,</w:t>
      </w:r>
      <w:ins w:id="2067" w:author="Arthur Parmentier" w:date="2020-06-06T15:55:00Z">
        <w:r w:rsidR="00FA052A" w:rsidRPr="007C437A">
          <w:rPr>
            <w:rPrChange w:id="2068" w:author="Arthur Parmentier" w:date="2020-06-07T15:27:00Z">
              <w:rPr/>
            </w:rPrChange>
          </w:rPr>
          <w:t xml:space="preserve"> community groups and discussions,</w:t>
        </w:r>
      </w:ins>
      <w:r w:rsidRPr="007C437A">
        <w:rPr>
          <w:rPrChange w:id="2069" w:author="Arthur Parmentier" w:date="2020-06-07T15:27:00Z">
            <w:rPr/>
          </w:rPrChange>
        </w:rPr>
        <w:t xml:space="preserve"> </w:t>
      </w:r>
      <w:ins w:id="2070" w:author="Arthur Parmentier" w:date="2020-06-06T15:55:00Z">
        <w:r w:rsidR="00FA052A" w:rsidRPr="007C437A">
          <w:rPr>
            <w:rPrChange w:id="2071" w:author="Arthur Parmentier" w:date="2020-06-07T15:27:00Z">
              <w:rPr/>
            </w:rPrChange>
          </w:rPr>
          <w:t>the constr</w:t>
        </w:r>
      </w:ins>
      <w:ins w:id="2072" w:author="Arthur Parmentier" w:date="2020-06-06T15:56:00Z">
        <w:r w:rsidR="00FA052A" w:rsidRPr="007C437A">
          <w:rPr>
            <w:rPrChange w:id="2073" w:author="Arthur Parmentier" w:date="2020-06-07T15:27:00Z">
              <w:rPr/>
            </w:rPrChange>
          </w:rPr>
          <w:t xml:space="preserve">uction of </w:t>
        </w:r>
      </w:ins>
      <w:r w:rsidRPr="007C437A">
        <w:rPr>
          <w:rPrChange w:id="2074" w:author="Arthur Parmentier" w:date="2020-06-07T15:27:00Z">
            <w:rPr/>
          </w:rPrChange>
        </w:rPr>
        <w:t>glossar</w:t>
      </w:r>
      <w:ins w:id="2075" w:author="Arthur Parmentier" w:date="2020-06-06T15:55:00Z">
        <w:r w:rsidR="00FA052A" w:rsidRPr="007C437A">
          <w:rPr>
            <w:rPrChange w:id="2076" w:author="Arthur Parmentier" w:date="2020-06-07T15:27:00Z">
              <w:rPr/>
            </w:rPrChange>
          </w:rPr>
          <w:t>ies</w:t>
        </w:r>
      </w:ins>
      <w:del w:id="2077" w:author="Arthur Parmentier" w:date="2020-06-06T15:55:00Z">
        <w:r w:rsidRPr="007C437A" w:rsidDel="00FA052A">
          <w:rPr>
            <w:rPrChange w:id="2078" w:author="Arthur Parmentier" w:date="2020-06-07T15:27:00Z">
              <w:rPr/>
            </w:rPrChange>
          </w:rPr>
          <w:delText>y</w:delText>
        </w:r>
      </w:del>
      <w:ins w:id="2079" w:author="Arthur Parmentier" w:date="2020-06-06T15:55:00Z">
        <w:r w:rsidR="00FA052A" w:rsidRPr="007C437A">
          <w:rPr>
            <w:rPrChange w:id="2080" w:author="Arthur Parmentier" w:date="2020-06-07T15:27:00Z">
              <w:rPr/>
            </w:rPrChange>
          </w:rPr>
          <w:t xml:space="preserve"> and </w:t>
        </w:r>
      </w:ins>
      <w:del w:id="2081" w:author="Arthur Parmentier" w:date="2020-06-06T15:55:00Z">
        <w:r w:rsidRPr="007C437A" w:rsidDel="00FA052A">
          <w:rPr>
            <w:rPrChange w:id="2082" w:author="Arthur Parmentier" w:date="2020-06-07T15:27:00Z">
              <w:rPr/>
            </w:rPrChange>
          </w:rPr>
          <w:delText>/</w:delText>
        </w:r>
      </w:del>
      <w:r w:rsidRPr="007C437A">
        <w:rPr>
          <w:rPrChange w:id="2083" w:author="Arthur Parmentier" w:date="2020-06-07T15:27:00Z">
            <w:rPr/>
          </w:rPrChange>
        </w:rPr>
        <w:t>dictionar</w:t>
      </w:r>
      <w:ins w:id="2084" w:author="Arthur Parmentier" w:date="2020-06-06T15:55:00Z">
        <w:r w:rsidR="00FA052A" w:rsidRPr="007C437A">
          <w:rPr>
            <w:rPrChange w:id="2085" w:author="Arthur Parmentier" w:date="2020-06-07T15:27:00Z">
              <w:rPr/>
            </w:rPrChange>
          </w:rPr>
          <w:t>ies</w:t>
        </w:r>
      </w:ins>
      <w:del w:id="2086" w:author="Arthur Parmentier" w:date="2020-06-06T15:55:00Z">
        <w:r w:rsidRPr="007C437A" w:rsidDel="00FA052A">
          <w:rPr>
            <w:rPrChange w:id="2087" w:author="Arthur Parmentier" w:date="2020-06-07T15:27:00Z">
              <w:rPr/>
            </w:rPrChange>
          </w:rPr>
          <w:delText>y of signs, community relations…</w:delText>
        </w:r>
      </w:del>
    </w:p>
    <w:p w:rsidR="009A2092" w:rsidRPr="007C437A" w:rsidRDefault="00FA052A" w:rsidP="00E6654A">
      <w:pPr>
        <w:rPr>
          <w:ins w:id="2088" w:author="Arthur Parmentier" w:date="2020-06-06T15:56:00Z"/>
          <w:rPrChange w:id="2089" w:author="Arthur Parmentier" w:date="2020-06-07T15:27:00Z">
            <w:rPr>
              <w:ins w:id="2090" w:author="Arthur Parmentier" w:date="2020-06-06T15:56:00Z"/>
            </w:rPr>
          </w:rPrChange>
        </w:rPr>
      </w:pPr>
      <w:ins w:id="2091" w:author="Arthur Parmentier" w:date="2020-06-06T15:55:00Z">
        <w:r w:rsidRPr="007C437A">
          <w:rPr>
            <w:rPrChange w:id="2092" w:author="Arthur Parmentier" w:date="2020-06-07T15:27:00Z">
              <w:rPr/>
            </w:rPrChange>
          </w:rPr>
          <w:t xml:space="preserve"> </w:t>
        </w:r>
      </w:ins>
      <w:ins w:id="2093" w:author="Arthur Parmentier" w:date="2020-06-06T15:56:00Z">
        <w:r w:rsidRPr="007C437A">
          <w:rPr>
            <w:rPrChange w:id="2094" w:author="Arthur Parmentier" w:date="2020-06-07T15:27:00Z">
              <w:rPr/>
            </w:rPrChange>
          </w:rPr>
          <w:t>where the signs</w:t>
        </w:r>
      </w:ins>
      <w:ins w:id="2095" w:author="Arthur Parmentier" w:date="2020-06-06T16:29:00Z">
        <w:r w:rsidR="008030DF" w:rsidRPr="007C437A">
          <w:rPr>
            <w:rPrChange w:id="2096" w:author="Arthur Parmentier" w:date="2020-06-07T15:27:00Z">
              <w:rPr/>
            </w:rPrChange>
          </w:rPr>
          <w:t>, their meanings</w:t>
        </w:r>
      </w:ins>
      <w:ins w:id="2097" w:author="Arthur Parmentier" w:date="2020-06-06T15:56:00Z">
        <w:r w:rsidRPr="007C437A">
          <w:rPr>
            <w:rPrChange w:id="2098" w:author="Arthur Parmentier" w:date="2020-06-07T15:27:00Z">
              <w:rPr/>
            </w:rPrChange>
          </w:rPr>
          <w:t xml:space="preserve"> and uses are discussed.</w:t>
        </w:r>
      </w:ins>
    </w:p>
    <w:p w:rsidR="00FA052A" w:rsidRPr="007C437A" w:rsidRDefault="00B3767E" w:rsidP="00E6654A">
      <w:pPr>
        <w:rPr>
          <w:rPrChange w:id="2099" w:author="Arthur Parmentier" w:date="2020-06-07T15:27:00Z">
            <w:rPr/>
          </w:rPrChange>
        </w:rPr>
      </w:pPr>
      <w:ins w:id="2100" w:author="Arthur Parmentier" w:date="2020-06-06T16:09:00Z">
        <w:r w:rsidRPr="007C437A">
          <w:rPr>
            <w:rPrChange w:id="2101" w:author="Arthur Parmentier" w:date="2020-06-07T15:27:00Z">
              <w:rPr/>
            </w:rPrChange>
          </w:rPr>
          <w:t>T</w:t>
        </w:r>
      </w:ins>
      <w:ins w:id="2102" w:author="Arthur Parmentier" w:date="2020-06-06T16:10:00Z">
        <w:r w:rsidRPr="007C437A">
          <w:rPr>
            <w:rPrChange w:id="2103" w:author="Arthur Parmentier" w:date="2020-06-07T15:27:00Z">
              <w:rPr/>
            </w:rPrChange>
          </w:rPr>
          <w:t xml:space="preserve">wo conflictual views of on </w:t>
        </w:r>
      </w:ins>
      <w:ins w:id="2104" w:author="Arthur Parmentier" w:date="2020-06-06T16:15:00Z">
        <w:r w:rsidRPr="007C437A">
          <w:rPr>
            <w:rPrChange w:id="2105" w:author="Arthur Parmentier" w:date="2020-06-07T15:27:00Z">
              <w:rPr/>
            </w:rPrChange>
          </w:rPr>
          <w:t>SP</w:t>
        </w:r>
      </w:ins>
      <w:ins w:id="2106" w:author="Arthur Parmentier" w:date="2020-06-06T16:10:00Z">
        <w:r w:rsidRPr="007C437A">
          <w:rPr>
            <w:rPrChange w:id="2107" w:author="Arthur Parmentier" w:date="2020-06-07T15:27:00Z">
              <w:rPr/>
            </w:rPrChange>
          </w:rPr>
          <w:t xml:space="preserve"> are observed: </w:t>
        </w:r>
      </w:ins>
      <w:ins w:id="2108" w:author="Arthur Parmentier" w:date="2020-06-06T16:13:00Z">
        <w:r w:rsidRPr="007C437A">
          <w:rPr>
            <w:rPrChange w:id="2109" w:author="Arthur Parmentier" w:date="2020-06-07T15:27:00Z">
              <w:rPr/>
            </w:rPrChange>
          </w:rPr>
          <w:br/>
          <w:t>On one hand</w:t>
        </w:r>
      </w:ins>
      <w:ins w:id="2110" w:author="Arthur Parmentier" w:date="2020-06-06T16:10:00Z">
        <w:r w:rsidRPr="007C437A">
          <w:rPr>
            <w:rPrChange w:id="2111" w:author="Arthur Parmentier" w:date="2020-06-07T15:27:00Z">
              <w:rPr/>
            </w:rPrChange>
          </w:rPr>
          <w:t xml:space="preserve"> </w:t>
        </w:r>
      </w:ins>
      <w:ins w:id="2112" w:author="Arthur Parmentier" w:date="2020-06-06T16:11:00Z">
        <w:r w:rsidRPr="007C437A">
          <w:rPr>
            <w:rPrChange w:id="2113" w:author="Arthur Parmentier" w:date="2020-06-07T15:27:00Z">
              <w:rPr/>
            </w:rPrChange>
          </w:rPr>
          <w:t xml:space="preserve">the idea of SP as a language in constant evolution, whose rules and definitions are changing over time as people </w:t>
        </w:r>
      </w:ins>
      <w:ins w:id="2114" w:author="Arthur Parmentier" w:date="2020-06-06T16:12:00Z">
        <w:r w:rsidRPr="007C437A">
          <w:rPr>
            <w:rPrChange w:id="2115" w:author="Arthur Parmentier" w:date="2020-06-07T15:27:00Z">
              <w:rPr/>
            </w:rPrChange>
          </w:rPr>
          <w:t xml:space="preserve">transform </w:t>
        </w:r>
      </w:ins>
      <w:ins w:id="2116" w:author="Arthur Parmentier" w:date="2020-06-06T16:11:00Z">
        <w:r w:rsidRPr="007C437A">
          <w:rPr>
            <w:rPrChange w:id="2117" w:author="Arthur Parmentier" w:date="2020-06-07T15:27:00Z">
              <w:rPr/>
            </w:rPrChange>
          </w:rPr>
          <w:t xml:space="preserve">it for </w:t>
        </w:r>
      </w:ins>
      <w:ins w:id="2118" w:author="Arthur Parmentier" w:date="2020-06-06T16:12:00Z">
        <w:r w:rsidRPr="007C437A">
          <w:rPr>
            <w:rPrChange w:id="2119" w:author="Arthur Parmentier" w:date="2020-06-07T15:27:00Z">
              <w:rPr/>
            </w:rPrChange>
          </w:rPr>
          <w:t xml:space="preserve">their own use; an element of culture that </w:t>
        </w:r>
      </w:ins>
      <w:ins w:id="2120" w:author="Arthur Parmentier" w:date="2020-06-06T16:13:00Z">
        <w:r w:rsidRPr="007C437A">
          <w:rPr>
            <w:rPrChange w:id="2121" w:author="Arthur Parmentier" w:date="2020-06-07T15:27:00Z">
              <w:rPr/>
            </w:rPrChange>
          </w:rPr>
          <w:t>can fundamentally not be owned and controlled.</w:t>
        </w:r>
      </w:ins>
      <w:ins w:id="2122" w:author="Arthur Parmentier" w:date="2020-06-06T16:14:00Z">
        <w:r w:rsidRPr="007C437A">
          <w:rPr>
            <w:rPrChange w:id="2123" w:author="Arthur Parmentier" w:date="2020-06-07T15:27:00Z">
              <w:rPr/>
            </w:rPrChange>
          </w:rPr>
          <w:t xml:space="preserve"> This representation is close to the one of other languages whose diversit</w:t>
        </w:r>
      </w:ins>
      <w:ins w:id="2124" w:author="Arthur Parmentier" w:date="2020-06-06T16:15:00Z">
        <w:r w:rsidRPr="007C437A">
          <w:rPr>
            <w:rPrChange w:id="2125" w:author="Arthur Parmentier" w:date="2020-06-07T15:27:00Z">
              <w:rPr/>
            </w:rPrChange>
          </w:rPr>
          <w:t>ies and divergent evolutions are well-known throughout history.</w:t>
        </w:r>
      </w:ins>
      <w:ins w:id="2126" w:author="Arthur Parmentier" w:date="2020-06-06T16:13:00Z">
        <w:r w:rsidRPr="007C437A">
          <w:rPr>
            <w:rPrChange w:id="2127" w:author="Arthur Parmentier" w:date="2020-06-07T15:27:00Z">
              <w:rPr/>
            </w:rPrChange>
          </w:rPr>
          <w:br/>
          <w:t>On the other hand</w:t>
        </w:r>
      </w:ins>
      <w:ins w:id="2128" w:author="Arthur Parmentier" w:date="2020-06-06T16:15:00Z">
        <w:r w:rsidRPr="007C437A">
          <w:rPr>
            <w:rPrChange w:id="2129" w:author="Arthur Parmentier" w:date="2020-06-07T15:27:00Z">
              <w:rPr/>
            </w:rPrChange>
          </w:rPr>
          <w:t xml:space="preserve">, </w:t>
        </w:r>
        <w:r w:rsidR="0053613D" w:rsidRPr="007C437A">
          <w:rPr>
            <w:rPrChange w:id="2130" w:author="Arthur Parmentier" w:date="2020-06-07T15:27:00Z">
              <w:rPr/>
            </w:rPrChange>
          </w:rPr>
          <w:t>SP is considered as a creation</w:t>
        </w:r>
      </w:ins>
      <w:ins w:id="2131" w:author="Arthur Parmentier" w:date="2020-06-06T16:16:00Z">
        <w:r w:rsidR="0053613D" w:rsidRPr="007C437A">
          <w:rPr>
            <w:rPrChange w:id="2132" w:author="Arthur Parmentier" w:date="2020-06-07T15:27:00Z">
              <w:rPr/>
            </w:rPrChange>
          </w:rPr>
          <w:t xml:space="preserve"> (moreover, with a living creator)</w:t>
        </w:r>
      </w:ins>
      <w:ins w:id="2133" w:author="Arthur Parmentier" w:date="2020-06-06T16:17:00Z">
        <w:r w:rsidR="0053613D" w:rsidRPr="007C437A">
          <w:rPr>
            <w:rPrChange w:id="2134" w:author="Arthur Parmentier" w:date="2020-06-07T15:27:00Z">
              <w:rPr/>
            </w:rPrChange>
          </w:rPr>
          <w:t xml:space="preserve"> </w:t>
        </w:r>
      </w:ins>
      <w:ins w:id="2135" w:author="Arthur Parmentier" w:date="2020-06-06T16:20:00Z">
        <w:r w:rsidR="0053613D" w:rsidRPr="007C437A">
          <w:rPr>
            <w:rPrChange w:id="2136" w:author="Arthur Parmentier" w:date="2020-06-07T15:27:00Z">
              <w:rPr/>
            </w:rPrChange>
          </w:rPr>
          <w:t>that cannot legitimately be transformed by anyone under the same name and whose transformations must be discussed</w:t>
        </w:r>
      </w:ins>
      <w:ins w:id="2137" w:author="Arthur Parmentier" w:date="2020-06-06T16:21:00Z">
        <w:r w:rsidR="0053613D" w:rsidRPr="007C437A">
          <w:rPr>
            <w:rPrChange w:id="2138" w:author="Arthur Parmentier" w:date="2020-06-07T15:27:00Z">
              <w:rPr/>
            </w:rPrChange>
          </w:rPr>
          <w:t xml:space="preserve"> and eventually approved by its creator and the members of the community.</w:t>
        </w:r>
      </w:ins>
    </w:p>
    <w:p w:rsidR="009A2092" w:rsidRPr="007C437A" w:rsidRDefault="00B43E85" w:rsidP="00E6654A">
      <w:pPr>
        <w:rPr>
          <w:ins w:id="2139" w:author="Arthur Parmentier" w:date="2020-06-07T15:20:00Z"/>
          <w:rPrChange w:id="2140" w:author="Arthur Parmentier" w:date="2020-06-07T15:27:00Z">
            <w:rPr>
              <w:ins w:id="2141" w:author="Arthur Parmentier" w:date="2020-06-07T15:20:00Z"/>
            </w:rPr>
          </w:rPrChange>
        </w:rPr>
      </w:pPr>
      <w:ins w:id="2142" w:author="Arthur Parmentier" w:date="2020-06-06T16:23:00Z">
        <w:r w:rsidRPr="007C437A">
          <w:rPr>
            <w:rPrChange w:id="2143" w:author="Arthur Parmentier" w:date="2020-06-07T15:27:00Z">
              <w:rPr/>
            </w:rPrChange>
          </w:rPr>
          <w:t>Th</w:t>
        </w:r>
      </w:ins>
      <w:ins w:id="2144" w:author="Arthur Parmentier" w:date="2020-06-06T16:24:00Z">
        <w:r w:rsidRPr="007C437A">
          <w:rPr>
            <w:rPrChange w:id="2145" w:author="Arthur Parmentier" w:date="2020-06-07T15:27:00Z">
              <w:rPr/>
            </w:rPrChange>
          </w:rPr>
          <w:t xml:space="preserve">is conflict is also found in several societies between institutions that claim to have an authority on </w:t>
        </w:r>
      </w:ins>
      <w:ins w:id="2146" w:author="Arthur Parmentier" w:date="2020-06-06T16:25:00Z">
        <w:r w:rsidRPr="007C437A">
          <w:rPr>
            <w:rPrChange w:id="2147" w:author="Arthur Parmentier" w:date="2020-06-07T15:27:00Z">
              <w:rPr/>
            </w:rPrChange>
          </w:rPr>
          <w:t xml:space="preserve">both the syntactic rules of a language and its dictionary and </w:t>
        </w:r>
      </w:ins>
      <w:ins w:id="2148" w:author="Arthur Parmentier" w:date="2020-06-06T16:26:00Z">
        <w:r w:rsidRPr="007C437A">
          <w:rPr>
            <w:rPrChange w:id="2149" w:author="Arthur Parmentier" w:date="2020-06-07T15:27:00Z">
              <w:rPr/>
            </w:rPrChange>
          </w:rPr>
          <w:t xml:space="preserve">speakers who are constantly transforming the language </w:t>
        </w:r>
      </w:ins>
      <w:ins w:id="2150" w:author="Arthur Parmentier" w:date="2020-06-06T16:28:00Z">
        <w:r w:rsidR="00651357" w:rsidRPr="007C437A">
          <w:rPr>
            <w:rPrChange w:id="2151" w:author="Arthur Parmentier" w:date="2020-06-07T15:27:00Z">
              <w:rPr/>
            </w:rPrChange>
          </w:rPr>
          <w:t>irrespectively of the</w:t>
        </w:r>
      </w:ins>
      <w:ins w:id="2152" w:author="Arthur Parmentier" w:date="2020-06-06T16:26:00Z">
        <w:r w:rsidRPr="007C437A">
          <w:rPr>
            <w:rPrChange w:id="2153" w:author="Arthur Parmentier" w:date="2020-06-07T15:27:00Z">
              <w:rPr/>
            </w:rPrChange>
          </w:rPr>
          <w:t xml:space="preserve"> approv</w:t>
        </w:r>
      </w:ins>
      <w:ins w:id="2154" w:author="Arthur Parmentier" w:date="2020-06-06T16:28:00Z">
        <w:r w:rsidR="00651357" w:rsidRPr="007C437A">
          <w:rPr>
            <w:rPrChange w:id="2155" w:author="Arthur Parmentier" w:date="2020-06-07T15:27:00Z">
              <w:rPr/>
            </w:rPrChange>
          </w:rPr>
          <w:t>al</w:t>
        </w:r>
      </w:ins>
      <w:ins w:id="2156" w:author="Arthur Parmentier" w:date="2020-06-06T16:26:00Z">
        <w:r w:rsidRPr="007C437A">
          <w:rPr>
            <w:rPrChange w:id="2157" w:author="Arthur Parmentier" w:date="2020-06-07T15:27:00Z">
              <w:rPr/>
            </w:rPrChange>
          </w:rPr>
          <w:t xml:space="preserve"> </w:t>
        </w:r>
      </w:ins>
      <w:ins w:id="2158" w:author="Arthur Parmentier" w:date="2020-06-06T16:29:00Z">
        <w:r w:rsidR="00651357" w:rsidRPr="007C437A">
          <w:rPr>
            <w:rPrChange w:id="2159" w:author="Arthur Parmentier" w:date="2020-06-07T15:27:00Z">
              <w:rPr/>
            </w:rPrChange>
          </w:rPr>
          <w:t>or control of</w:t>
        </w:r>
      </w:ins>
      <w:ins w:id="2160" w:author="Arthur Parmentier" w:date="2020-06-06T16:26:00Z">
        <w:r w:rsidRPr="007C437A">
          <w:rPr>
            <w:rPrChange w:id="2161" w:author="Arthur Parmentier" w:date="2020-06-07T15:27:00Z">
              <w:rPr/>
            </w:rPrChange>
          </w:rPr>
          <w:t xml:space="preserve"> these institution</w:t>
        </w:r>
      </w:ins>
      <w:ins w:id="2162" w:author="Arthur Parmentier" w:date="2020-06-06T16:29:00Z">
        <w:r w:rsidR="00651357" w:rsidRPr="007C437A">
          <w:rPr>
            <w:rPrChange w:id="2163" w:author="Arthur Parmentier" w:date="2020-06-07T15:27:00Z">
              <w:rPr/>
            </w:rPrChange>
          </w:rPr>
          <w:t>s.</w:t>
        </w:r>
      </w:ins>
    </w:p>
    <w:p w:rsidR="00F65D6B" w:rsidRPr="007C437A" w:rsidRDefault="00F65D6B" w:rsidP="00E6654A">
      <w:pPr>
        <w:rPr>
          <w:ins w:id="2164" w:author="Arthur Parmentier" w:date="2020-06-06T16:29:00Z"/>
          <w:rPrChange w:id="2165" w:author="Arthur Parmentier" w:date="2020-06-07T15:27:00Z">
            <w:rPr>
              <w:ins w:id="2166" w:author="Arthur Parmentier" w:date="2020-06-06T16:29:00Z"/>
            </w:rPr>
          </w:rPrChange>
        </w:rPr>
      </w:pPr>
      <w:ins w:id="2167" w:author="Arthur Parmentier" w:date="2020-06-07T15:20:00Z">
        <w:r w:rsidRPr="007C437A">
          <w:rPr>
            <w:rPrChange w:id="2168" w:author="Arthur Parmentier" w:date="2020-06-07T15:27:00Z">
              <w:rPr/>
            </w:rPrChange>
          </w:rPr>
          <w:t>In his WB2, Thompson writes: “In order to address the needs of growth and to keep the language from spreading into hundre</w:t>
        </w:r>
      </w:ins>
      <w:ins w:id="2169" w:author="Arthur Parmentier" w:date="2020-06-07T15:21:00Z">
        <w:r w:rsidRPr="007C437A">
          <w:rPr>
            <w:rPrChange w:id="2170" w:author="Arthur Parmentier" w:date="2020-06-07T15:27:00Z">
              <w:rPr/>
            </w:rPrChange>
          </w:rPr>
          <w:t>ds of separate dialects or patois, each year experienced Soundpainters come together to further develop the language in what are known as Soundpainting Think Thanks”.</w:t>
        </w:r>
      </w:ins>
    </w:p>
    <w:p w:rsidR="003724FD" w:rsidRPr="007C437A" w:rsidRDefault="00B16E7C" w:rsidP="00E6654A">
      <w:pPr>
        <w:rPr>
          <w:ins w:id="2171" w:author="Arthur Parmentier" w:date="2020-06-06T17:02:00Z"/>
          <w:rPrChange w:id="2172" w:author="Arthur Parmentier" w:date="2020-06-07T15:27:00Z">
            <w:rPr>
              <w:ins w:id="2173" w:author="Arthur Parmentier" w:date="2020-06-06T17:02:00Z"/>
            </w:rPr>
          </w:rPrChange>
        </w:rPr>
      </w:pPr>
      <w:ins w:id="2174" w:author="Arthur Parmentier" w:date="2020-06-06T16:30:00Z">
        <w:r w:rsidRPr="007C437A">
          <w:rPr>
            <w:rPrChange w:id="2175" w:author="Arthur Parmentier" w:date="2020-06-07T15:27:00Z">
              <w:rPr/>
            </w:rPrChange>
          </w:rPr>
          <w:t>The</w:t>
        </w:r>
      </w:ins>
      <w:ins w:id="2176" w:author="Arthur Parmentier" w:date="2020-06-06T16:34:00Z">
        <w:r w:rsidRPr="007C437A">
          <w:rPr>
            <w:rPrChange w:id="2177" w:author="Arthur Parmentier" w:date="2020-06-07T15:27:00Z">
              <w:rPr/>
            </w:rPrChange>
          </w:rPr>
          <w:t xml:space="preserve"> need for normalization and the</w:t>
        </w:r>
      </w:ins>
      <w:ins w:id="2178" w:author="Arthur Parmentier" w:date="2020-06-06T16:30:00Z">
        <w:r w:rsidRPr="007C437A">
          <w:rPr>
            <w:rPrChange w:id="2179" w:author="Arthur Parmentier" w:date="2020-06-07T15:27:00Z">
              <w:rPr/>
            </w:rPrChange>
          </w:rPr>
          <w:t xml:space="preserve"> concern that a language might drift and be so split apart that t</w:t>
        </w:r>
      </w:ins>
      <w:ins w:id="2180" w:author="Arthur Parmentier" w:date="2020-06-06T16:31:00Z">
        <w:r w:rsidRPr="007C437A">
          <w:rPr>
            <w:rPrChange w:id="2181" w:author="Arthur Parmentier" w:date="2020-06-07T15:27:00Z">
              <w:rPr/>
            </w:rPrChange>
          </w:rPr>
          <w:t xml:space="preserve">wo speakers would have trouble understanding each other </w:t>
        </w:r>
      </w:ins>
      <w:ins w:id="2182" w:author="Arthur Parmentier" w:date="2020-06-06T16:34:00Z">
        <w:r w:rsidRPr="007C437A">
          <w:rPr>
            <w:rPrChange w:id="2183" w:author="Arthur Parmentier" w:date="2020-06-07T15:27:00Z">
              <w:rPr/>
            </w:rPrChange>
          </w:rPr>
          <w:t>are</w:t>
        </w:r>
      </w:ins>
      <w:ins w:id="2184" w:author="Arthur Parmentier" w:date="2020-06-06T16:31:00Z">
        <w:r w:rsidRPr="007C437A">
          <w:rPr>
            <w:rPrChange w:id="2185" w:author="Arthur Parmentier" w:date="2020-06-07T15:27:00Z">
              <w:rPr/>
            </w:rPrChange>
          </w:rPr>
          <w:t xml:space="preserve"> also found </w:t>
        </w:r>
      </w:ins>
      <w:ins w:id="2186" w:author="Arthur Parmentier" w:date="2020-06-06T16:35:00Z">
        <w:r w:rsidRPr="007C437A">
          <w:rPr>
            <w:rPrChange w:id="2187" w:author="Arthur Parmentier" w:date="2020-06-07T15:27:00Z">
              <w:rPr/>
            </w:rPrChange>
          </w:rPr>
          <w:t xml:space="preserve">with </w:t>
        </w:r>
      </w:ins>
      <w:ins w:id="2188" w:author="Arthur Parmentier" w:date="2020-06-06T16:34:00Z">
        <w:r w:rsidRPr="007C437A">
          <w:rPr>
            <w:rPrChange w:id="2189" w:author="Arthur Parmentier" w:date="2020-06-07T15:27:00Z">
              <w:rPr/>
            </w:rPrChange>
          </w:rPr>
          <w:t>other sign languages</w:t>
        </w:r>
      </w:ins>
      <w:ins w:id="2190" w:author="Arthur Parmentier" w:date="2020-06-06T16:35:00Z">
        <w:r w:rsidR="00A025BD" w:rsidRPr="007C437A">
          <w:rPr>
            <w:rPrChange w:id="2191" w:author="Arthur Parmentier" w:date="2020-06-07T15:27:00Z">
              <w:rPr/>
            </w:rPrChange>
          </w:rPr>
          <w:t>. For instance in France, where SP</w:t>
        </w:r>
      </w:ins>
      <w:ins w:id="2192" w:author="Arthur Parmentier" w:date="2020-06-06T16:36:00Z">
        <w:r w:rsidR="00A025BD" w:rsidRPr="007C437A">
          <w:rPr>
            <w:rPrChange w:id="2193" w:author="Arthur Parmentier" w:date="2020-06-07T15:27:00Z">
              <w:rPr/>
            </w:rPrChange>
          </w:rPr>
          <w:t xml:space="preserve"> has grown rapidly, we can find a lot of divergent views </w:t>
        </w:r>
      </w:ins>
      <w:ins w:id="2194" w:author="Arthur Parmentier" w:date="2020-06-06T16:38:00Z">
        <w:r w:rsidR="00057697" w:rsidRPr="007C437A">
          <w:rPr>
            <w:rPrChange w:id="2195" w:author="Arthur Parmentier" w:date="2020-06-07T15:27:00Z">
              <w:rPr/>
            </w:rPrChange>
          </w:rPr>
          <w:t>on</w:t>
        </w:r>
      </w:ins>
      <w:ins w:id="2196" w:author="Arthur Parmentier" w:date="2020-06-06T16:36:00Z">
        <w:r w:rsidR="00A025BD" w:rsidRPr="007C437A">
          <w:rPr>
            <w:rPrChange w:id="2197" w:author="Arthur Parmentier" w:date="2020-06-07T15:27:00Z">
              <w:rPr/>
            </w:rPrChange>
          </w:rPr>
          <w:t xml:space="preserve"> the French Sign Language which alth</w:t>
        </w:r>
      </w:ins>
      <w:ins w:id="2198" w:author="Arthur Parmentier" w:date="2020-06-06T16:37:00Z">
        <w:r w:rsidR="00A025BD" w:rsidRPr="007C437A">
          <w:rPr>
            <w:rPrChange w:id="2199" w:author="Arthur Parmentier" w:date="2020-06-07T15:27:00Z">
              <w:rPr/>
            </w:rPrChange>
          </w:rPr>
          <w:t>ough being much older, has a number of speakers relatively low</w:t>
        </w:r>
      </w:ins>
      <w:ins w:id="2200" w:author="Arthur Parmentier" w:date="2020-06-06T16:38:00Z">
        <w:r w:rsidR="00A025BD" w:rsidRPr="007C437A">
          <w:rPr>
            <w:rPrChange w:id="2201" w:author="Arthur Parmentier" w:date="2020-06-07T15:27:00Z">
              <w:rPr/>
            </w:rPrChange>
          </w:rPr>
          <w:t xml:space="preserve"> who only recently in history started forming a visible community and has</w:t>
        </w:r>
      </w:ins>
      <w:ins w:id="2202" w:author="Arthur Parmentier" w:date="2020-06-06T16:37:00Z">
        <w:r w:rsidR="00A025BD" w:rsidRPr="007C437A">
          <w:rPr>
            <w:rPrChange w:id="2203" w:author="Arthur Parmentier" w:date="2020-06-07T15:27:00Z">
              <w:rPr/>
            </w:rPrChange>
          </w:rPr>
          <w:t xml:space="preserve"> very little literature that describes its grammatical rules and structure.</w:t>
        </w:r>
      </w:ins>
      <w:ins w:id="2204" w:author="Arthur Parmentier" w:date="2020-06-06T16:32:00Z">
        <w:r w:rsidRPr="007C437A">
          <w:rPr>
            <w:rStyle w:val="Appelnotedebasdep"/>
            <w:rPrChange w:id="2205" w:author="Arthur Parmentier" w:date="2020-06-07T15:27:00Z">
              <w:rPr>
                <w:rStyle w:val="Appelnotedebasdep"/>
              </w:rPr>
            </w:rPrChange>
          </w:rPr>
          <w:footnoteReference w:id="3"/>
        </w:r>
      </w:ins>
      <w:ins w:id="2211" w:author="Arthur Parmentier" w:date="2020-06-06T16:59:00Z">
        <w:r w:rsidR="003724FD" w:rsidRPr="007C437A">
          <w:rPr>
            <w:rPrChange w:id="2212" w:author="Arthur Parmentier" w:date="2020-06-07T15:27:00Z">
              <w:rPr/>
            </w:rPrChange>
          </w:rPr>
          <w:br/>
        </w:r>
      </w:ins>
      <w:ins w:id="2213" w:author="Arthur Parmentier" w:date="2020-06-06T17:00:00Z">
        <w:r w:rsidR="003724FD" w:rsidRPr="007C437A">
          <w:rPr>
            <w:rPrChange w:id="2214" w:author="Arthur Parmentier" w:date="2020-06-07T15:27:00Z">
              <w:rPr/>
            </w:rPrChange>
          </w:rPr>
          <w:t>It is often said that “there are no mistakes in SP”</w:t>
        </w:r>
        <w:r w:rsidR="003724FD" w:rsidRPr="007C437A">
          <w:rPr>
            <w:rStyle w:val="Appelnotedebasdep"/>
            <w:rPrChange w:id="2215" w:author="Arthur Parmentier" w:date="2020-06-07T15:27:00Z">
              <w:rPr>
                <w:rStyle w:val="Appelnotedebasdep"/>
              </w:rPr>
            </w:rPrChange>
          </w:rPr>
          <w:footnoteReference w:id="4"/>
        </w:r>
        <w:r w:rsidR="003724FD" w:rsidRPr="007C437A">
          <w:rPr>
            <w:rPrChange w:id="2218" w:author="Arthur Parmentier" w:date="2020-06-07T15:27:00Z">
              <w:rPr/>
            </w:rPrChange>
          </w:rPr>
          <w:t xml:space="preserve">, </w:t>
        </w:r>
      </w:ins>
      <w:ins w:id="2219" w:author="Arthur Parmentier" w:date="2020-06-06T17:01:00Z">
        <w:r w:rsidR="003724FD" w:rsidRPr="007C437A">
          <w:rPr>
            <w:rPrChange w:id="2220" w:author="Arthur Parmentier" w:date="2020-06-07T15:27:00Z">
              <w:rPr/>
            </w:rPrChange>
          </w:rPr>
          <w:t>and Thompson’s view is that “It is much more interesting and challenging to Soundpaint with the so-called mistake than to acknowledge one has been made. [His] experience has been that composing with the mistake is quite often a more interesting direction to take the composition than any I could think of.”</w:t>
        </w:r>
      </w:ins>
      <w:ins w:id="2221" w:author="Arthur Parmentier" w:date="2020-06-06T17:02:00Z">
        <w:r w:rsidR="003724FD" w:rsidRPr="007C437A">
          <w:rPr>
            <w:rPrChange w:id="2222" w:author="Arthur Parmentier" w:date="2020-06-07T15:27:00Z">
              <w:rPr/>
            </w:rPrChange>
          </w:rPr>
          <w:t xml:space="preserve"> But if mistakes are interesting of </w:t>
        </w:r>
        <w:r w:rsidR="003724FD" w:rsidRPr="007C437A">
          <w:rPr>
            <w:rPrChange w:id="2223" w:author="Arthur Parmentier" w:date="2020-06-07T15:27:00Z">
              <w:rPr/>
            </w:rPrChange>
          </w:rPr>
          <w:lastRenderedPageBreak/>
          <w:t>the side of the performer, is it any different on the side of the soundpainter?</w:t>
        </w:r>
      </w:ins>
      <w:ins w:id="2224" w:author="Arthur Parmentier" w:date="2020-06-07T15:23:00Z">
        <w:r w:rsidR="00773982" w:rsidRPr="007C437A">
          <w:rPr>
            <w:rPrChange w:id="2225" w:author="Arthur Parmentier" w:date="2020-06-07T15:27:00Z">
              <w:rPr/>
            </w:rPrChange>
          </w:rPr>
          <w:t xml:space="preserve"> We will see that </w:t>
        </w:r>
      </w:ins>
      <w:ins w:id="2226" w:author="Arthur Parmentier" w:date="2020-06-07T15:24:00Z">
        <w:r w:rsidR="00773982" w:rsidRPr="007C437A">
          <w:rPr>
            <w:rPrChange w:id="2227" w:author="Arthur Parmentier" w:date="2020-06-07T15:27:00Z">
              <w:rPr/>
            </w:rPrChange>
          </w:rPr>
          <w:t xml:space="preserve">the definition of a </w:t>
        </w:r>
      </w:ins>
      <w:ins w:id="2228" w:author="Arthur Parmentier" w:date="2020-06-07T15:23:00Z">
        <w:r w:rsidR="00773982" w:rsidRPr="007C437A">
          <w:rPr>
            <w:rPrChange w:id="2229" w:author="Arthur Parmentier" w:date="2020-06-07T15:27:00Z">
              <w:rPr/>
            </w:rPrChange>
          </w:rPr>
          <w:t xml:space="preserve">“mistake” </w:t>
        </w:r>
      </w:ins>
      <w:ins w:id="2230" w:author="Arthur Parmentier" w:date="2020-06-07T15:24:00Z">
        <w:r w:rsidR="00773982" w:rsidRPr="007C437A">
          <w:rPr>
            <w:rPrChange w:id="2231" w:author="Arthur Parmentier" w:date="2020-06-07T15:27:00Z">
              <w:rPr/>
            </w:rPrChange>
          </w:rPr>
          <w:t xml:space="preserve">is </w:t>
        </w:r>
      </w:ins>
      <w:ins w:id="2232" w:author="Arthur Parmentier" w:date="2020-06-07T15:25:00Z">
        <w:r w:rsidR="00B2140E" w:rsidRPr="007C437A">
          <w:rPr>
            <w:rPrChange w:id="2233" w:author="Arthur Parmentier" w:date="2020-06-07T15:27:00Z">
              <w:rPr/>
            </w:rPrChange>
          </w:rPr>
          <w:t>conventional,</w:t>
        </w:r>
      </w:ins>
      <w:ins w:id="2234" w:author="Arthur Parmentier" w:date="2020-06-07T15:24:00Z">
        <w:r w:rsidR="00773982" w:rsidRPr="007C437A">
          <w:rPr>
            <w:rPrChange w:id="2235" w:author="Arthur Parmentier" w:date="2020-06-07T15:27:00Z">
              <w:rPr/>
            </w:rPrChange>
          </w:rPr>
          <w:t xml:space="preserve"> and we will discuss the role of conventions as meta-structures of SP in a next sec</w:t>
        </w:r>
      </w:ins>
      <w:ins w:id="2236" w:author="Arthur Parmentier" w:date="2020-06-07T15:25:00Z">
        <w:r w:rsidR="00773982" w:rsidRPr="007C437A">
          <w:rPr>
            <w:rPrChange w:id="2237" w:author="Arthur Parmentier" w:date="2020-06-07T15:27:00Z">
              <w:rPr/>
            </w:rPrChange>
          </w:rPr>
          <w:t>tion.</w:t>
        </w:r>
        <w:r w:rsidR="00B2140E" w:rsidRPr="007C437A">
          <w:rPr>
            <w:rPrChange w:id="2238" w:author="Arthur Parmentier" w:date="2020-06-07T15:27:00Z">
              <w:rPr/>
            </w:rPrChange>
          </w:rPr>
          <w:t xml:space="preserve"> However at this point, it is important to </w:t>
        </w:r>
      </w:ins>
      <w:ins w:id="2239" w:author="Arthur Parmentier" w:date="2020-06-07T17:46:00Z">
        <w:r w:rsidR="009C1516">
          <w:t>point out</w:t>
        </w:r>
      </w:ins>
      <w:ins w:id="2240" w:author="Arthur Parmentier" w:date="2020-06-07T15:25:00Z">
        <w:r w:rsidR="00B2140E" w:rsidRPr="007C437A">
          <w:rPr>
            <w:rPrChange w:id="2241" w:author="Arthur Parmentier" w:date="2020-06-07T15:27:00Z">
              <w:rPr/>
            </w:rPrChange>
          </w:rPr>
          <w:t xml:space="preserve"> that languages evolve from mistakes and that a different judgement is </w:t>
        </w:r>
      </w:ins>
      <w:ins w:id="2242" w:author="Arthur Parmentier" w:date="2020-06-07T15:26:00Z">
        <w:r w:rsidR="00C5542B" w:rsidRPr="007C437A">
          <w:rPr>
            <w:rPrChange w:id="2243" w:author="Arthur Parmentier" w:date="2020-06-07T15:27:00Z">
              <w:rPr/>
            </w:rPrChange>
          </w:rPr>
          <w:t>applied</w:t>
        </w:r>
      </w:ins>
      <w:ins w:id="2244" w:author="Arthur Parmentier" w:date="2020-06-07T15:25:00Z">
        <w:r w:rsidR="00B2140E" w:rsidRPr="007C437A">
          <w:rPr>
            <w:rPrChange w:id="2245" w:author="Arthur Parmentier" w:date="2020-06-07T15:27:00Z">
              <w:rPr/>
            </w:rPrChange>
          </w:rPr>
          <w:t xml:space="preserve"> in SP depending on whether the mistake is on the side of the</w:t>
        </w:r>
      </w:ins>
      <w:ins w:id="2246" w:author="Arthur Parmentier" w:date="2020-06-07T15:26:00Z">
        <w:r w:rsidR="00B2140E" w:rsidRPr="007C437A">
          <w:rPr>
            <w:rPrChange w:id="2247" w:author="Arthur Parmentier" w:date="2020-06-07T15:27:00Z">
              <w:rPr/>
            </w:rPrChange>
          </w:rPr>
          <w:t xml:space="preserve"> soundpainter or the performer (as interpreter).</w:t>
        </w:r>
      </w:ins>
    </w:p>
    <w:p w:rsidR="003724FD" w:rsidRDefault="007150A7" w:rsidP="007150A7">
      <w:pPr>
        <w:pStyle w:val="Titre3"/>
        <w:rPr>
          <w:ins w:id="2248" w:author="Arthur Parmentier" w:date="2020-06-07T18:06:00Z"/>
        </w:rPr>
      </w:pPr>
      <w:ins w:id="2249" w:author="Arthur Parmentier" w:date="2020-06-07T18:06:00Z">
        <w:r>
          <w:t>The revisited orchestra</w:t>
        </w:r>
      </w:ins>
    </w:p>
    <w:p w:rsidR="00BC086B" w:rsidRDefault="007150A7" w:rsidP="007150A7">
      <w:pPr>
        <w:rPr>
          <w:ins w:id="2250" w:author="Arthur Parmentier" w:date="2020-06-07T18:06:00Z"/>
        </w:rPr>
      </w:pPr>
      <w:ins w:id="2251" w:author="Arthur Parmentier" w:date="2020-06-07T18:08:00Z">
        <w:r>
          <w:t xml:space="preserve">While </w:t>
        </w:r>
      </w:ins>
      <w:ins w:id="2252" w:author="Arthur Parmentier" w:date="2020-06-07T18:09:00Z">
        <w:r>
          <w:t>SP has developed around</w:t>
        </w:r>
        <w:r w:rsidR="0098222C">
          <w:t xml:space="preserve"> </w:t>
        </w:r>
      </w:ins>
      <w:ins w:id="2253" w:author="Arthur Parmentier" w:date="2020-06-07T18:10:00Z">
        <w:r w:rsidR="0098222C">
          <w:t>a prototypical configuration involving a composer and an orchestra of performers, r</w:t>
        </w:r>
      </w:ins>
      <w:ins w:id="2254" w:author="Arthur Parmentier" w:date="2020-06-07T18:06:00Z">
        <w:r>
          <w:t>ecent research</w:t>
        </w:r>
        <w:r>
          <w:rPr>
            <w:vertAlign w:val="superscript"/>
          </w:rPr>
          <w:footnoteReference w:id="5"/>
        </w:r>
        <w:r>
          <w:rPr>
            <w:color w:val="FF0000"/>
          </w:rPr>
          <w:t xml:space="preserve"> </w:t>
        </w:r>
        <w:r>
          <w:t xml:space="preserve">in soundpainting and performance has shown the potential of using </w:t>
        </w:r>
      </w:ins>
      <w:ins w:id="2300" w:author="Arthur Parmentier" w:date="2020-06-07T18:11:00Z">
        <w:r w:rsidR="0098222C">
          <w:t xml:space="preserve">the language </w:t>
        </w:r>
      </w:ins>
      <w:ins w:id="2301" w:author="Arthur Parmentier" w:date="2020-06-07T18:06:00Z">
        <w:r>
          <w:t xml:space="preserve">not only for a frontal performance linking a composer and performers but as a communication and synthesis language </w:t>
        </w:r>
      </w:ins>
      <w:ins w:id="2302" w:author="Arthur Parmentier" w:date="2020-06-07T18:11:00Z">
        <w:r w:rsidR="0098222C" w:rsidRPr="0098222C">
          <w:rPr>
            <w:color w:val="0000FF"/>
            <w:rPrChange w:id="2303" w:author="Arthur Parmentier" w:date="2020-06-07T18:11:00Z">
              <w:rPr>
                <w:color w:val="0000FF"/>
                <w:u w:val="single"/>
              </w:rPr>
            </w:rPrChange>
          </w:rPr>
          <w:t>between the performers themselves</w:t>
        </w:r>
      </w:ins>
      <w:ins w:id="2304" w:author="Arthur Parmentier" w:date="2020-06-07T18:15:00Z">
        <w:r w:rsidR="00E80BBA">
          <w:t xml:space="preserve"> and as a </w:t>
        </w:r>
      </w:ins>
      <w:ins w:id="2305" w:author="Arthur Parmentier" w:date="2020-06-07T18:16:00Z">
        <w:r w:rsidR="00E80BBA">
          <w:t>interacting language with the public.</w:t>
        </w:r>
        <w:r w:rsidR="00BC086B">
          <w:t xml:space="preserve"> The traditional frontiers between the</w:t>
        </w:r>
      </w:ins>
      <w:ins w:id="2306" w:author="Arthur Parmentier" w:date="2020-06-07T18:17:00Z">
        <w:r w:rsidR="00BC086B">
          <w:t xml:space="preserve"> soundpainter as a composer and the performers as the orchestra now become blurry and sometimes irrelevant to describe I what I will conceptualize in fu</w:t>
        </w:r>
      </w:ins>
      <w:ins w:id="2307" w:author="Arthur Parmentier" w:date="2020-06-07T18:18:00Z">
        <w:r w:rsidR="00BC086B">
          <w:t>rther sections as different configurations of SP.</w:t>
        </w:r>
      </w:ins>
      <w:bookmarkStart w:id="2308" w:name="_GoBack"/>
      <w:bookmarkEnd w:id="2308"/>
    </w:p>
    <w:p w:rsidR="007150A7" w:rsidRDefault="007150A7" w:rsidP="007150A7">
      <w:pPr>
        <w:rPr>
          <w:ins w:id="2309" w:author="Arthur Parmentier" w:date="2020-06-07T18:06:00Z"/>
        </w:rPr>
      </w:pPr>
    </w:p>
    <w:p w:rsidR="007150A7" w:rsidRDefault="007150A7" w:rsidP="007150A7">
      <w:pPr>
        <w:rPr>
          <w:ins w:id="2310" w:author="Arthur Parmentier" w:date="2020-06-07T18:06:00Z"/>
        </w:rPr>
      </w:pPr>
    </w:p>
    <w:p w:rsidR="007150A7" w:rsidRDefault="007150A7" w:rsidP="007150A7">
      <w:pPr>
        <w:rPr>
          <w:ins w:id="2311" w:author="Arthur Parmentier" w:date="2020-06-07T18:06:00Z"/>
        </w:rPr>
      </w:pPr>
    </w:p>
    <w:p w:rsidR="007150A7" w:rsidRDefault="007150A7" w:rsidP="007150A7">
      <w:pPr>
        <w:rPr>
          <w:ins w:id="2312" w:author="Arthur Parmentier" w:date="2020-06-07T18:06:00Z"/>
        </w:rPr>
      </w:pPr>
    </w:p>
    <w:p w:rsidR="007150A7" w:rsidRDefault="007150A7" w:rsidP="007150A7">
      <w:pPr>
        <w:rPr>
          <w:ins w:id="2313" w:author="Arthur Parmentier" w:date="2020-06-07T18:06:00Z"/>
        </w:rPr>
      </w:pPr>
    </w:p>
    <w:p w:rsidR="007150A7" w:rsidRDefault="007150A7" w:rsidP="007150A7">
      <w:pPr>
        <w:rPr>
          <w:ins w:id="2314" w:author="Arthur Parmentier" w:date="2020-06-07T18:06:00Z"/>
        </w:rPr>
      </w:pPr>
    </w:p>
    <w:p w:rsidR="007150A7" w:rsidRDefault="007150A7" w:rsidP="007150A7">
      <w:pPr>
        <w:rPr>
          <w:ins w:id="2315" w:author="Arthur Parmentier" w:date="2020-06-07T18:06:00Z"/>
        </w:rPr>
      </w:pPr>
    </w:p>
    <w:p w:rsidR="007150A7" w:rsidRPr="007150A7" w:rsidRDefault="007150A7" w:rsidP="007150A7">
      <w:pPr>
        <w:rPr>
          <w:rPrChange w:id="2316" w:author="Arthur Parmentier" w:date="2020-06-07T18:06:00Z">
            <w:rPr/>
          </w:rPrChange>
        </w:rPr>
        <w:pPrChange w:id="2317" w:author="Arthur Parmentier" w:date="2020-06-07T18:06:00Z">
          <w:pPr/>
        </w:pPrChange>
      </w:pPr>
    </w:p>
    <w:p w:rsidR="00A7011E" w:rsidRPr="007C437A" w:rsidRDefault="00A7011E" w:rsidP="00E6654A">
      <w:pPr>
        <w:rPr>
          <w:rPrChange w:id="2318" w:author="Arthur Parmentier" w:date="2020-06-07T15:27:00Z">
            <w:rPr/>
          </w:rPrChange>
        </w:rPr>
      </w:pPr>
      <w:r w:rsidRPr="007C437A">
        <w:rPr>
          <w:rPrChange w:id="2319" w:author="Arthur Parmentier" w:date="2020-06-07T15:27:00Z">
            <w:rPr/>
          </w:rPrChange>
        </w:rPr>
        <w:t>Modern societies: to what extent can the SP concepts of performance, content, parameters, identifiers… apply to non-modern groups?</w:t>
      </w:r>
    </w:p>
    <w:p w:rsidR="00010FF3" w:rsidRPr="007C437A" w:rsidRDefault="00462E61" w:rsidP="00E6654A">
      <w:pPr>
        <w:rPr>
          <w:rPrChange w:id="2320" w:author="Arthur Parmentier" w:date="2020-06-07T15:27:00Z">
            <w:rPr/>
          </w:rPrChange>
        </w:rPr>
      </w:pPr>
      <w:r w:rsidRPr="007C437A">
        <w:rPr>
          <w:rPrChange w:id="2321" w:author="Arthur Parmentier" w:date="2020-06-07T15:27:00Z">
            <w:rPr/>
          </w:rPrChange>
        </w:rPr>
        <w:t>Transition: culture to concepts</w:t>
      </w:r>
    </w:p>
    <w:p w:rsidR="001D5E7F" w:rsidRPr="007C437A" w:rsidRDefault="001D5E7F" w:rsidP="00E6654A">
      <w:pPr>
        <w:rPr>
          <w:rPrChange w:id="2322" w:author="Arthur Parmentier" w:date="2020-06-07T15:27:00Z">
            <w:rPr/>
          </w:rPrChange>
        </w:rPr>
      </w:pPr>
    </w:p>
    <w:p w:rsidR="001D5E7F" w:rsidRPr="007C437A" w:rsidRDefault="001D5E7F" w:rsidP="00E6654A">
      <w:pPr>
        <w:rPr>
          <w:rPrChange w:id="2323" w:author="Arthur Parmentier" w:date="2020-06-07T15:27:00Z">
            <w:rPr/>
          </w:rPrChange>
        </w:rPr>
      </w:pPr>
    </w:p>
    <w:p w:rsidR="001D5E7F" w:rsidRPr="007C437A" w:rsidRDefault="001D5E7F" w:rsidP="00E6654A">
      <w:pPr>
        <w:rPr>
          <w:ins w:id="2324" w:author="Arthur Parmentier" w:date="2020-05-14T14:13:00Z"/>
          <w:rPrChange w:id="2325" w:author="Arthur Parmentier" w:date="2020-06-07T15:27:00Z">
            <w:rPr>
              <w:ins w:id="2326" w:author="Arthur Parmentier" w:date="2020-05-14T14:13:00Z"/>
            </w:rPr>
          </w:rPrChange>
        </w:rPr>
      </w:pPr>
      <w:r w:rsidRPr="007C437A">
        <w:rPr>
          <w:rPrChange w:id="2327" w:author="Arthur Parmentier" w:date="2020-06-07T15:27:00Z">
            <w:rPr/>
          </w:rPrChange>
        </w:rPr>
        <w:t>Write more about the evolution, in order to introduce the concepts later.</w:t>
      </w:r>
      <w:r w:rsidR="00960BA6" w:rsidRPr="007C437A">
        <w:rPr>
          <w:rPrChange w:id="2328" w:author="Arthur Parmentier" w:date="2020-06-07T15:27:00Z">
            <w:rPr/>
          </w:rPrChange>
        </w:rPr>
        <w:t xml:space="preserve"> It should already give an overall broad picture of what SP looks like at this point</w:t>
      </w:r>
    </w:p>
    <w:p w:rsidR="00A938B2" w:rsidRPr="007C437A" w:rsidRDefault="00A938B2" w:rsidP="00E6654A">
      <w:pPr>
        <w:rPr>
          <w:rPrChange w:id="2329" w:author="Arthur Parmentier" w:date="2020-06-07T15:27:00Z">
            <w:rPr/>
          </w:rPrChange>
        </w:rPr>
      </w:pPr>
      <w:ins w:id="2330" w:author="Arthur Parmentier" w:date="2020-05-14T14:13:00Z">
        <w:r w:rsidRPr="007C437A">
          <w:rPr>
            <w:rPrChange w:id="2331" w:author="Arthur Parmentier" w:date="2020-06-07T15:27:00Z">
              <w:rPr/>
            </w:rPrChange>
          </w:rPr>
          <w:t>Hypothesis: historical link with neums (dev in fr)</w:t>
        </w:r>
      </w:ins>
    </w:p>
    <w:p w:rsidR="000027F3" w:rsidRPr="007C437A" w:rsidRDefault="000027F3" w:rsidP="00E6654A">
      <w:pPr>
        <w:rPr>
          <w:rPrChange w:id="2332" w:author="Arthur Parmentier" w:date="2020-06-07T15:27:00Z">
            <w:rPr/>
          </w:rPrChange>
        </w:rPr>
      </w:pPr>
    </w:p>
    <w:p w:rsidR="00960BA6" w:rsidRPr="007C437A" w:rsidRDefault="00960BA6" w:rsidP="00E6654A">
      <w:pPr>
        <w:pStyle w:val="Titre1"/>
        <w:rPr>
          <w:rPrChange w:id="2333" w:author="Arthur Parmentier" w:date="2020-06-07T15:27:00Z">
            <w:rPr/>
          </w:rPrChange>
        </w:rPr>
      </w:pPr>
      <w:bookmarkStart w:id="2334" w:name="_Toc40025943"/>
      <w:bookmarkStart w:id="2335" w:name="_Toc42259052"/>
      <w:bookmarkStart w:id="2336" w:name="_Toc40025934"/>
      <w:r w:rsidRPr="007C437A">
        <w:rPr>
          <w:rPrChange w:id="2337" w:author="Arthur Parmentier" w:date="2020-06-07T15:27:00Z">
            <w:rPr/>
          </w:rPrChange>
        </w:rPr>
        <w:t>Historical and theoretical context</w:t>
      </w:r>
      <w:bookmarkEnd w:id="2334"/>
      <w:bookmarkEnd w:id="2335"/>
    </w:p>
    <w:p w:rsidR="00960BA6" w:rsidRPr="007C437A" w:rsidRDefault="00EE3C9F" w:rsidP="00E6654A">
      <w:pPr>
        <w:pStyle w:val="Titre2"/>
        <w:rPr>
          <w:rPrChange w:id="2338" w:author="Arthur Parmentier" w:date="2020-06-07T15:27:00Z">
            <w:rPr/>
          </w:rPrChange>
        </w:rPr>
      </w:pPr>
      <w:bookmarkStart w:id="2339" w:name="_Toc40025944"/>
      <w:bookmarkStart w:id="2340" w:name="_Toc42259053"/>
      <w:bookmarkEnd w:id="2339"/>
      <w:ins w:id="2341" w:author="Arthur Parmentier" w:date="2020-05-13T09:25:00Z">
        <w:r w:rsidRPr="007C437A">
          <w:rPr>
            <w:rPrChange w:id="2342" w:author="Arthur Parmentier" w:date="2020-06-07T15:27:00Z">
              <w:rPr/>
            </w:rPrChange>
          </w:rPr>
          <w:t>Signs</w:t>
        </w:r>
      </w:ins>
      <w:del w:id="2343" w:author="Arthur Parmentier" w:date="2020-05-13T09:25:00Z">
        <w:r w:rsidR="00960BA6" w:rsidRPr="007C437A" w:rsidDel="00EE3C9F">
          <w:rPr>
            <w:rPrChange w:id="2344" w:author="Arthur Parmentier" w:date="2020-06-07T15:27:00Z">
              <w:rPr/>
            </w:rPrChange>
          </w:rPr>
          <w:delText>Gestures and signs</w:delText>
        </w:r>
      </w:del>
      <w:r w:rsidR="00960BA6" w:rsidRPr="007C437A">
        <w:rPr>
          <w:rPrChange w:id="2345" w:author="Arthur Parmentier" w:date="2020-06-07T15:27:00Z">
            <w:rPr/>
          </w:rPrChange>
        </w:rPr>
        <w:t xml:space="preserve"> for communication: a long history</w:t>
      </w:r>
      <w:bookmarkEnd w:id="2340"/>
    </w:p>
    <w:p w:rsidR="00960BA6" w:rsidRPr="007C437A" w:rsidRDefault="00960BA6" w:rsidP="00E6654A">
      <w:pPr>
        <w:rPr>
          <w:rPrChange w:id="2346" w:author="Arthur Parmentier" w:date="2020-06-07T15:27:00Z">
            <w:rPr/>
          </w:rPrChange>
        </w:rPr>
      </w:pPr>
      <w:r w:rsidRPr="007C437A">
        <w:rPr>
          <w:rPrChange w:id="2347" w:author="Arthur Parmentier" w:date="2020-06-07T15:27:00Z">
            <w:rPr/>
          </w:rPrChange>
        </w:rPr>
        <w:t>Chronological view</w:t>
      </w:r>
      <w:r w:rsidR="006E6EE1" w:rsidRPr="007C437A">
        <w:rPr>
          <w:rPrChange w:id="2348" w:author="Arthur Parmentier" w:date="2020-06-07T15:27:00Z">
            <w:rPr/>
          </w:rPrChange>
        </w:rPr>
        <w:t xml:space="preserve"> (?)</w:t>
      </w:r>
    </w:p>
    <w:p w:rsidR="00960BA6" w:rsidRPr="007C437A" w:rsidRDefault="00960BA6">
      <w:pPr>
        <w:pStyle w:val="Titre3"/>
        <w:rPr>
          <w:rPrChange w:id="2349" w:author="Arthur Parmentier" w:date="2020-06-07T15:27:00Z">
            <w:rPr/>
          </w:rPrChange>
        </w:rPr>
      </w:pPr>
      <w:bookmarkStart w:id="2350" w:name="_Toc42259054"/>
      <w:r w:rsidRPr="007C437A">
        <w:rPr>
          <w:rPrChange w:id="2351" w:author="Arthur Parmentier" w:date="2020-06-07T15:27:00Z">
            <w:rPr/>
          </w:rPrChange>
        </w:rPr>
        <w:t>A very long time ago…</w:t>
      </w:r>
      <w:bookmarkEnd w:id="2350"/>
    </w:p>
    <w:p w:rsidR="00960BA6" w:rsidRPr="007C437A" w:rsidRDefault="00960BA6">
      <w:pPr>
        <w:pStyle w:val="Titre3"/>
        <w:rPr>
          <w:ins w:id="2352" w:author="Arthur Parmentier" w:date="2020-06-05T13:55:00Z"/>
          <w:rPrChange w:id="2353" w:author="Arthur Parmentier" w:date="2020-06-07T15:27:00Z">
            <w:rPr>
              <w:ins w:id="2354" w:author="Arthur Parmentier" w:date="2020-06-05T13:55:00Z"/>
            </w:rPr>
          </w:rPrChange>
        </w:rPr>
      </w:pPr>
      <w:bookmarkStart w:id="2355" w:name="_Toc42259055"/>
      <w:r w:rsidRPr="007C437A">
        <w:rPr>
          <w:rPrChange w:id="2356" w:author="Arthur Parmentier" w:date="2020-06-07T15:27:00Z">
            <w:rPr/>
          </w:rPrChange>
        </w:rPr>
        <w:t>Middle ages: neumes</w:t>
      </w:r>
      <w:bookmarkEnd w:id="2355"/>
    </w:p>
    <w:p w:rsidR="0054171C" w:rsidRPr="007C437A" w:rsidRDefault="0054171C">
      <w:pPr>
        <w:rPr>
          <w:rPrChange w:id="2357" w:author="Arthur Parmentier" w:date="2020-06-07T15:27:00Z">
            <w:rPr/>
          </w:rPrChange>
        </w:rPr>
        <w:pPrChange w:id="2358" w:author="Arthur Parmentier" w:date="2020-06-05T13:55:00Z">
          <w:pPr>
            <w:pStyle w:val="Titre3"/>
          </w:pPr>
        </w:pPrChange>
      </w:pPr>
      <w:ins w:id="2359" w:author="Arthur Parmentier" w:date="2020-06-05T13:55:00Z">
        <w:r w:rsidRPr="007C437A">
          <w:rPr>
            <w:rPrChange w:id="2360" w:author="Arthur Parmentier" w:date="2020-06-07T15:27:00Z">
              <w:rPr/>
            </w:rPrChange>
          </w:rPr>
          <w:t>Main Guido d’arezzo</w:t>
        </w:r>
      </w:ins>
    </w:p>
    <w:p w:rsidR="00960BA6" w:rsidRPr="007C437A" w:rsidDel="00A01FAD" w:rsidRDefault="00960BA6">
      <w:pPr>
        <w:pStyle w:val="Titre3"/>
        <w:rPr>
          <w:del w:id="2361" w:author="Arthur Parmentier" w:date="2020-05-14T14:23:00Z"/>
          <w:rPrChange w:id="2362" w:author="Arthur Parmentier" w:date="2020-06-07T15:27:00Z">
            <w:rPr>
              <w:del w:id="2363" w:author="Arthur Parmentier" w:date="2020-05-14T14:23:00Z"/>
            </w:rPr>
          </w:rPrChange>
        </w:rPr>
      </w:pPr>
      <w:del w:id="2364" w:author="Arthur Parmentier" w:date="2020-05-14T14:23:00Z">
        <w:r w:rsidRPr="007C437A" w:rsidDel="00A01FAD">
          <w:rPr>
            <w:rPrChange w:id="2365" w:author="Arthur Parmentier" w:date="2020-06-07T15:27:00Z">
              <w:rPr/>
            </w:rPrChange>
          </w:rPr>
          <w:delText>Rousseau, Wittgenstein.. theory of signs</w:delText>
        </w:r>
        <w:bookmarkStart w:id="2366" w:name="_Toc40363664"/>
        <w:bookmarkStart w:id="2367" w:name="_Toc40363727"/>
        <w:bookmarkStart w:id="2368" w:name="_Toc40431436"/>
        <w:bookmarkStart w:id="2369" w:name="_Toc41067164"/>
        <w:bookmarkStart w:id="2370" w:name="_Toc42258979"/>
        <w:bookmarkStart w:id="2371" w:name="_Toc42259056"/>
        <w:bookmarkEnd w:id="2366"/>
        <w:bookmarkEnd w:id="2367"/>
        <w:bookmarkEnd w:id="2368"/>
        <w:bookmarkEnd w:id="2369"/>
        <w:bookmarkEnd w:id="2370"/>
        <w:bookmarkEnd w:id="2371"/>
      </w:del>
    </w:p>
    <w:p w:rsidR="00960BA6" w:rsidRPr="007C437A" w:rsidRDefault="00960BA6" w:rsidP="00414962">
      <w:pPr>
        <w:pStyle w:val="Titre3"/>
        <w:rPr>
          <w:ins w:id="2372" w:author="Arthur Parmentier" w:date="2020-05-14T14:18:00Z"/>
          <w:rPrChange w:id="2373" w:author="Arthur Parmentier" w:date="2020-06-07T15:27:00Z">
            <w:rPr>
              <w:ins w:id="2374" w:author="Arthur Parmentier" w:date="2020-05-14T14:18:00Z"/>
            </w:rPr>
          </w:rPrChange>
        </w:rPr>
      </w:pPr>
      <w:bookmarkStart w:id="2375" w:name="_Toc42259057"/>
      <w:r w:rsidRPr="007C437A">
        <w:rPr>
          <w:rPrChange w:id="2376" w:author="Arthur Parmentier" w:date="2020-06-07T15:27:00Z">
            <w:rPr/>
          </w:rPrChange>
        </w:rPr>
        <w:t>Creation of modern sign languages for deafs (?)</w:t>
      </w:r>
      <w:bookmarkEnd w:id="2375"/>
    </w:p>
    <w:p w:rsidR="008F1E52" w:rsidRPr="007C437A" w:rsidRDefault="008F1E52">
      <w:pPr>
        <w:rPr>
          <w:rPrChange w:id="2377" w:author="Arthur Parmentier" w:date="2020-06-07T15:27:00Z">
            <w:rPr/>
          </w:rPrChange>
        </w:rPr>
        <w:pPrChange w:id="2378" w:author="Arthur Parmentier" w:date="2020-05-14T14:18:00Z">
          <w:pPr>
            <w:pStyle w:val="Titre3"/>
          </w:pPr>
        </w:pPrChange>
      </w:pPr>
      <w:ins w:id="2379" w:author="Arthur Parmentier" w:date="2020-05-14T14:18:00Z">
        <w:r w:rsidRPr="007C437A">
          <w:rPr>
            <w:rPrChange w:id="2380" w:author="Arthur Parmentier" w:date="2020-06-07T15:27:00Z">
              <w:rPr/>
            </w:rPrChange>
          </w:rPr>
          <w:t>Lien avec Chant-signes IVT</w:t>
        </w:r>
      </w:ins>
    </w:p>
    <w:p w:rsidR="00960BA6" w:rsidRPr="007C437A" w:rsidDel="00EF2E96" w:rsidRDefault="00960BA6">
      <w:pPr>
        <w:pStyle w:val="Titre3"/>
        <w:rPr>
          <w:del w:id="2381" w:author="Arthur Parmentier" w:date="2020-05-14T14:21:00Z"/>
          <w:rPrChange w:id="2382" w:author="Arthur Parmentier" w:date="2020-06-07T15:27:00Z">
            <w:rPr>
              <w:del w:id="2383" w:author="Arthur Parmentier" w:date="2020-05-14T14:21:00Z"/>
            </w:rPr>
          </w:rPrChange>
        </w:rPr>
      </w:pPr>
      <w:del w:id="2384" w:author="Arthur Parmentier" w:date="2020-05-14T14:21:00Z">
        <w:r w:rsidRPr="007C437A" w:rsidDel="00EF2E96">
          <w:rPr>
            <w:rPrChange w:id="2385" w:author="Arthur Parmentier" w:date="2020-06-07T15:27:00Z">
              <w:rPr/>
            </w:rPrChange>
          </w:rPr>
          <w:delText>Attempts or cases in arts before SP</w:delText>
        </w:r>
        <w:bookmarkStart w:id="2386" w:name="_Toc40363666"/>
        <w:bookmarkStart w:id="2387" w:name="_Toc40363729"/>
        <w:bookmarkStart w:id="2388" w:name="_Toc40431438"/>
        <w:bookmarkStart w:id="2389" w:name="_Toc41067166"/>
        <w:bookmarkStart w:id="2390" w:name="_Toc42258981"/>
        <w:bookmarkStart w:id="2391" w:name="_Toc42259058"/>
        <w:bookmarkEnd w:id="2386"/>
        <w:bookmarkEnd w:id="2387"/>
        <w:bookmarkEnd w:id="2388"/>
        <w:bookmarkEnd w:id="2389"/>
        <w:bookmarkEnd w:id="2390"/>
        <w:bookmarkEnd w:id="2391"/>
      </w:del>
    </w:p>
    <w:p w:rsidR="00960BA6" w:rsidRPr="007C437A" w:rsidRDefault="00960BA6">
      <w:pPr>
        <w:pStyle w:val="Titre3"/>
        <w:rPr>
          <w:rPrChange w:id="2392" w:author="Arthur Parmentier" w:date="2020-06-07T15:27:00Z">
            <w:rPr/>
          </w:rPrChange>
        </w:rPr>
      </w:pPr>
      <w:bookmarkStart w:id="2393" w:name="_Toc42259059"/>
      <w:r w:rsidRPr="007C437A">
        <w:rPr>
          <w:rPrChange w:id="2394" w:author="Arthur Parmentier" w:date="2020-06-07T15:27:00Z">
            <w:rPr/>
          </w:rPrChange>
        </w:rPr>
        <w:t>Conduction &amp; other contemporary forms of artistic sign languages</w:t>
      </w:r>
      <w:bookmarkEnd w:id="2393"/>
    </w:p>
    <w:p w:rsidR="00960BA6" w:rsidRPr="007C437A" w:rsidRDefault="00960BA6" w:rsidP="00E6654A">
      <w:pPr>
        <w:pStyle w:val="Titre2"/>
        <w:rPr>
          <w:rPrChange w:id="2395" w:author="Arthur Parmentier" w:date="2020-06-07T15:27:00Z">
            <w:rPr/>
          </w:rPrChange>
        </w:rPr>
      </w:pPr>
      <w:bookmarkStart w:id="2396" w:name="_Toc42259060"/>
      <w:r w:rsidRPr="007C437A">
        <w:rPr>
          <w:rPrChange w:id="2397" w:author="Arthur Parmentier" w:date="2020-06-07T15:27:00Z">
            <w:rPr/>
          </w:rPrChange>
        </w:rPr>
        <w:t>Real-time composition/improvisation/generative music in the XXth century</w:t>
      </w:r>
      <w:bookmarkEnd w:id="2396"/>
    </w:p>
    <w:p w:rsidR="00725D84" w:rsidRPr="007C437A" w:rsidRDefault="00725D84" w:rsidP="00E6654A">
      <w:pPr>
        <w:rPr>
          <w:ins w:id="2398" w:author="Arthur Parmentier" w:date="2020-05-14T14:22:00Z"/>
          <w:rPrChange w:id="2399" w:author="Arthur Parmentier" w:date="2020-06-07T15:27:00Z">
            <w:rPr>
              <w:ins w:id="2400" w:author="Arthur Parmentier" w:date="2020-05-14T14:22:00Z"/>
            </w:rPr>
          </w:rPrChange>
        </w:rPr>
      </w:pPr>
      <w:r w:rsidRPr="007C437A">
        <w:rPr>
          <w:rPrChange w:id="2401" w:author="Arthur Parmentier" w:date="2020-06-07T15:27:00Z">
            <w:rPr/>
          </w:rPrChange>
        </w:rPr>
        <w:t>How to structure this part? By example? Topic?</w:t>
      </w:r>
    </w:p>
    <w:p w:rsidR="00D81005" w:rsidRPr="007C437A" w:rsidRDefault="00D81005" w:rsidP="00E6654A">
      <w:pPr>
        <w:rPr>
          <w:ins w:id="2402" w:author="Arthur Parmentier" w:date="2020-06-05T14:00:00Z"/>
          <w:rPrChange w:id="2403" w:author="Arthur Parmentier" w:date="2020-06-07T15:27:00Z">
            <w:rPr>
              <w:ins w:id="2404" w:author="Arthur Parmentier" w:date="2020-06-05T14:00:00Z"/>
            </w:rPr>
          </w:rPrChange>
        </w:rPr>
      </w:pPr>
      <w:ins w:id="2405" w:author="Arthur Parmentier" w:date="2020-05-14T14:22:00Z">
        <w:r w:rsidRPr="007C437A">
          <w:rPr>
            <w:rPrChange w:id="2406" w:author="Arthur Parmentier" w:date="2020-06-07T15:27:00Z">
              <w:rPr/>
            </w:rPrChange>
          </w:rPr>
          <w:t xml:space="preserve">Musique stochastique </w:t>
        </w:r>
      </w:ins>
      <w:ins w:id="2407" w:author="Arthur Parmentier" w:date="2020-06-05T14:00:00Z">
        <w:r w:rsidR="003D5749" w:rsidRPr="007C437A">
          <w:rPr>
            <w:rPrChange w:id="2408" w:author="Arthur Parmentier" w:date="2020-06-07T15:27:00Z">
              <w:rPr/>
            </w:rPrChange>
          </w:rPr>
          <w:t>Xenakis</w:t>
        </w:r>
      </w:ins>
    </w:p>
    <w:p w:rsidR="003D5749" w:rsidRPr="007C437A" w:rsidRDefault="003D5749" w:rsidP="00E6654A">
      <w:pPr>
        <w:rPr>
          <w:ins w:id="2409" w:author="Arthur Parmentier" w:date="2020-06-05T14:00:00Z"/>
          <w:rPrChange w:id="2410" w:author="Arthur Parmentier" w:date="2020-06-07T15:27:00Z">
            <w:rPr>
              <w:ins w:id="2411" w:author="Arthur Parmentier" w:date="2020-06-05T14:00:00Z"/>
            </w:rPr>
          </w:rPrChange>
        </w:rPr>
      </w:pPr>
      <w:ins w:id="2412" w:author="Arthur Parmentier" w:date="2020-06-05T14:00:00Z">
        <w:r w:rsidRPr="007C437A">
          <w:rPr>
            <w:rPrChange w:id="2413" w:author="Arthur Parmentier" w:date="2020-06-07T15:27:00Z">
              <w:rPr/>
            </w:rPrChange>
          </w:rPr>
          <w:t>Gros labo de recherche en general (minimalism, dodéca…) – comment faire de la nouvelle musique et experimenter?</w:t>
        </w:r>
      </w:ins>
    </w:p>
    <w:p w:rsidR="00F7515C" w:rsidRPr="007C437A" w:rsidRDefault="00F7515C" w:rsidP="00E6654A">
      <w:pPr>
        <w:rPr>
          <w:ins w:id="2414" w:author="Arthur Parmentier" w:date="2020-06-05T14:01:00Z"/>
          <w:rPrChange w:id="2415" w:author="Arthur Parmentier" w:date="2020-06-07T15:27:00Z">
            <w:rPr>
              <w:ins w:id="2416" w:author="Arthur Parmentier" w:date="2020-06-05T14:01:00Z"/>
            </w:rPr>
          </w:rPrChange>
        </w:rPr>
      </w:pPr>
      <w:ins w:id="2417" w:author="Arthur Parmentier" w:date="2020-06-05T14:00:00Z">
        <w:r w:rsidRPr="007C437A">
          <w:rPr>
            <w:rPrChange w:id="2418" w:author="Arthur Parmentier" w:date="2020-06-07T15:27:00Z">
              <w:rPr/>
            </w:rPrChange>
          </w:rPr>
          <w:t>Musique électronique, concrete…</w:t>
        </w:r>
      </w:ins>
      <w:ins w:id="2419" w:author="Arthur Parmentier" w:date="2020-06-05T14:01:00Z">
        <w:r w:rsidR="00FD1DF3" w:rsidRPr="007C437A">
          <w:rPr>
            <w:rPrChange w:id="2420" w:author="Arthur Parmentier" w:date="2020-06-07T15:27:00Z">
              <w:rPr/>
            </w:rPrChange>
          </w:rPr>
          <w:t xml:space="preserve"> </w:t>
        </w:r>
      </w:ins>
    </w:p>
    <w:p w:rsidR="00FD1DF3" w:rsidRPr="007C437A" w:rsidRDefault="00FD1DF3" w:rsidP="00E6654A">
      <w:pPr>
        <w:rPr>
          <w:ins w:id="2421" w:author="Arthur Parmentier" w:date="2020-06-05T14:01:00Z"/>
          <w:rPrChange w:id="2422" w:author="Arthur Parmentier" w:date="2020-06-07T15:27:00Z">
            <w:rPr>
              <w:ins w:id="2423" w:author="Arthur Parmentier" w:date="2020-06-05T14:01:00Z"/>
            </w:rPr>
          </w:rPrChange>
        </w:rPr>
      </w:pPr>
      <w:ins w:id="2424" w:author="Arthur Parmentier" w:date="2020-06-05T14:01:00Z">
        <w:r w:rsidRPr="007C437A">
          <w:rPr>
            <w:rPrChange w:id="2425" w:author="Arthur Parmentier" w:date="2020-06-07T15:27:00Z">
              <w:rPr/>
            </w:rPrChange>
          </w:rPr>
          <w:t>Mvt avant garde -&gt; contemporain</w:t>
        </w:r>
      </w:ins>
    </w:p>
    <w:p w:rsidR="00252D92" w:rsidRPr="007C437A" w:rsidRDefault="00252D92" w:rsidP="00E6654A">
      <w:pPr>
        <w:rPr>
          <w:rPrChange w:id="2426" w:author="Arthur Parmentier" w:date="2020-06-07T15:27:00Z">
            <w:rPr/>
          </w:rPrChange>
        </w:rPr>
      </w:pPr>
      <w:ins w:id="2427" w:author="Arthur Parmentier" w:date="2020-06-05T14:01:00Z">
        <w:r w:rsidRPr="007C437A">
          <w:rPr>
            <w:rPrChange w:id="2428" w:author="Arthur Parmentier" w:date="2020-06-07T15:27:00Z">
              <w:rPr/>
            </w:rPrChange>
          </w:rPr>
          <w:t>Connection Walter &amp; free jazz..</w:t>
        </w:r>
      </w:ins>
    </w:p>
    <w:p w:rsidR="00960BA6" w:rsidRPr="007C437A" w:rsidRDefault="00960BA6">
      <w:pPr>
        <w:pStyle w:val="Titre3"/>
        <w:rPr>
          <w:rPrChange w:id="2429" w:author="Arthur Parmentier" w:date="2020-06-07T15:27:00Z">
            <w:rPr/>
          </w:rPrChange>
        </w:rPr>
      </w:pPr>
      <w:bookmarkStart w:id="2430" w:name="_Toc42259061"/>
      <w:r w:rsidRPr="007C437A">
        <w:rPr>
          <w:rPrChange w:id="2431" w:author="Arthur Parmentier" w:date="2020-06-07T15:27:00Z">
            <w:rPr/>
          </w:rPrChange>
        </w:rPr>
        <w:t>Cage &amp; co</w:t>
      </w:r>
      <w:bookmarkEnd w:id="2430"/>
    </w:p>
    <w:p w:rsidR="00960BA6" w:rsidRPr="007C437A" w:rsidRDefault="001642FC">
      <w:pPr>
        <w:pStyle w:val="Titre3"/>
        <w:rPr>
          <w:rPrChange w:id="2432" w:author="Arthur Parmentier" w:date="2020-06-07T15:27:00Z">
            <w:rPr/>
          </w:rPrChange>
        </w:rPr>
      </w:pPr>
      <w:bookmarkStart w:id="2433" w:name="_Toc42259062"/>
      <w:r w:rsidRPr="007C437A">
        <w:rPr>
          <w:rPrChange w:id="2434" w:author="Arthur Parmentier" w:date="2020-06-07T15:27:00Z">
            <w:rPr/>
          </w:rPrChange>
        </w:rPr>
        <w:t>Algorithmic music</w:t>
      </w:r>
      <w:bookmarkEnd w:id="2433"/>
    </w:p>
    <w:p w:rsidR="000B4E52" w:rsidRPr="007C437A" w:rsidRDefault="000B4E52" w:rsidP="00E6654A">
      <w:pPr>
        <w:pStyle w:val="Titre2"/>
        <w:rPr>
          <w:rPrChange w:id="2435" w:author="Arthur Parmentier" w:date="2020-06-07T15:27:00Z">
            <w:rPr/>
          </w:rPrChange>
        </w:rPr>
      </w:pPr>
      <w:bookmarkStart w:id="2436" w:name="_Toc42259063"/>
      <w:r w:rsidRPr="007C437A">
        <w:rPr>
          <w:rPrChange w:id="2437" w:author="Arthur Parmentier" w:date="2020-06-07T15:27:00Z">
            <w:rPr/>
          </w:rPrChange>
        </w:rPr>
        <w:t>Linguistics</w:t>
      </w:r>
      <w:bookmarkEnd w:id="2436"/>
    </w:p>
    <w:p w:rsidR="00A01FAD" w:rsidRPr="007C437A" w:rsidRDefault="00A01FAD" w:rsidP="00A01FAD">
      <w:pPr>
        <w:pStyle w:val="Titre3"/>
        <w:numPr>
          <w:ilvl w:val="0"/>
          <w:numId w:val="0"/>
        </w:numPr>
        <w:ind w:left="1440"/>
        <w:rPr>
          <w:ins w:id="2438" w:author="Arthur Parmentier" w:date="2020-05-14T14:25:00Z"/>
          <w:rPrChange w:id="2439" w:author="Arthur Parmentier" w:date="2020-06-07T15:27:00Z">
            <w:rPr>
              <w:ins w:id="2440" w:author="Arthur Parmentier" w:date="2020-05-14T14:25:00Z"/>
            </w:rPr>
          </w:rPrChange>
        </w:rPr>
      </w:pPr>
      <w:bookmarkStart w:id="2441" w:name="_Toc42259064"/>
      <w:ins w:id="2442" w:author="Arthur Parmentier" w:date="2020-05-14T14:23:00Z">
        <w:r w:rsidRPr="007C437A">
          <w:rPr>
            <w:rPrChange w:id="2443" w:author="Arthur Parmentier" w:date="2020-06-07T15:27:00Z">
              <w:rPr/>
            </w:rPrChange>
          </w:rPr>
          <w:t>Rousseau, Wittgenstein.. theory of signs</w:t>
        </w:r>
      </w:ins>
      <w:ins w:id="2444" w:author="Arthur Parmentier" w:date="2020-05-14T14:24:00Z">
        <w:r w:rsidR="00592C13" w:rsidRPr="007C437A">
          <w:rPr>
            <w:rPrChange w:id="2445" w:author="Arthur Parmentier" w:date="2020-06-07T15:27:00Z">
              <w:rPr/>
            </w:rPrChange>
          </w:rPr>
          <w:t xml:space="preserve">: </w:t>
        </w:r>
      </w:ins>
      <w:ins w:id="2446" w:author="Arthur Parmentier" w:date="2020-05-14T14:23:00Z">
        <w:r w:rsidRPr="007C437A">
          <w:rPr>
            <w:rPrChange w:id="2447" w:author="Arthur Parmentier" w:date="2020-06-07T15:27:00Z">
              <w:rPr/>
            </w:rPrChange>
          </w:rPr>
          <w:t xml:space="preserve">De </w:t>
        </w:r>
      </w:ins>
      <w:ins w:id="2448" w:author="Arthur Parmentier" w:date="2020-05-14T14:24:00Z">
        <w:r w:rsidR="00685B7F" w:rsidRPr="007C437A">
          <w:rPr>
            <w:rPrChange w:id="2449" w:author="Arthur Parmentier" w:date="2020-06-07T15:27:00Z">
              <w:rPr/>
            </w:rPrChange>
          </w:rPr>
          <w:t>S</w:t>
        </w:r>
        <w:r w:rsidR="00593AA1" w:rsidRPr="007C437A">
          <w:rPr>
            <w:rPrChange w:id="2450" w:author="Arthur Parmentier" w:date="2020-06-07T15:27:00Z">
              <w:rPr/>
            </w:rPrChange>
          </w:rPr>
          <w:t>aussure (sign theory)</w:t>
        </w:r>
      </w:ins>
      <w:bookmarkEnd w:id="2441"/>
    </w:p>
    <w:p w:rsidR="008F3F58" w:rsidRPr="007C437A" w:rsidRDefault="0066003C">
      <w:pPr>
        <w:rPr>
          <w:ins w:id="2451" w:author="Arthur Parmentier" w:date="2020-05-14T14:23:00Z"/>
          <w:rPrChange w:id="2452" w:author="Arthur Parmentier" w:date="2020-06-07T15:27:00Z">
            <w:rPr>
              <w:ins w:id="2453" w:author="Arthur Parmentier" w:date="2020-05-14T14:23:00Z"/>
            </w:rPr>
          </w:rPrChange>
        </w:rPr>
        <w:pPrChange w:id="2454" w:author="Arthur Parmentier" w:date="2020-05-14T14:25:00Z">
          <w:pPr>
            <w:pStyle w:val="Titre3"/>
          </w:pPr>
        </w:pPrChange>
      </w:pPr>
      <w:ins w:id="2455" w:author="Arthur Parmentier" w:date="2020-05-14T14:25:00Z">
        <w:r w:rsidRPr="007C437A">
          <w:rPr>
            <w:rPrChange w:id="2456" w:author="Arthur Parmentier" w:date="2020-06-07T15:27:00Z">
              <w:rPr/>
            </w:rPrChange>
          </w:rPr>
          <w:t>Emetteur/recepteur;;.</w:t>
        </w:r>
      </w:ins>
    </w:p>
    <w:p w:rsidR="000B4E52" w:rsidRPr="007C437A" w:rsidRDefault="000B4E52">
      <w:pPr>
        <w:pStyle w:val="Titre3"/>
        <w:rPr>
          <w:rPrChange w:id="2457" w:author="Arthur Parmentier" w:date="2020-06-07T15:27:00Z">
            <w:rPr/>
          </w:rPrChange>
        </w:rPr>
      </w:pPr>
      <w:bookmarkStart w:id="2458" w:name="_Toc42259065"/>
      <w:r w:rsidRPr="007C437A">
        <w:rPr>
          <w:rPrChange w:id="2459" w:author="Arthur Parmentier" w:date="2020-06-07T15:27:00Z">
            <w:rPr/>
          </w:rPrChange>
        </w:rPr>
        <w:lastRenderedPageBreak/>
        <w:t>Regular languages</w:t>
      </w:r>
      <w:bookmarkEnd w:id="2458"/>
    </w:p>
    <w:p w:rsidR="000B4E52" w:rsidRPr="007C437A" w:rsidRDefault="000B4E52">
      <w:pPr>
        <w:pStyle w:val="Titre3"/>
        <w:rPr>
          <w:rPrChange w:id="2460" w:author="Arthur Parmentier" w:date="2020-06-07T15:27:00Z">
            <w:rPr/>
          </w:rPrChange>
        </w:rPr>
      </w:pPr>
      <w:bookmarkStart w:id="2461" w:name="_Toc42259066"/>
      <w:r w:rsidRPr="007C437A">
        <w:rPr>
          <w:rPrChange w:id="2462" w:author="Arthur Parmentier" w:date="2020-06-07T15:27:00Z">
            <w:rPr/>
          </w:rPrChange>
        </w:rPr>
        <w:t>… link with generative music?</w:t>
      </w:r>
      <w:bookmarkEnd w:id="2461"/>
    </w:p>
    <w:p w:rsidR="000B4E52" w:rsidRPr="007C437A" w:rsidRDefault="000B4E52" w:rsidP="00E6654A">
      <w:pPr>
        <w:rPr>
          <w:rPrChange w:id="2463" w:author="Arthur Parmentier" w:date="2020-06-07T15:27:00Z">
            <w:rPr/>
          </w:rPrChange>
        </w:rPr>
      </w:pPr>
      <w:r w:rsidRPr="007C437A">
        <w:rPr>
          <w:rPrChange w:id="2464" w:author="Arthur Parmentier" w:date="2020-06-07T15:27:00Z">
            <w:rPr/>
          </w:rPrChange>
        </w:rPr>
        <w:t>Check relevancy: Chomsky, hierarchical models, markov models, study of music within linguistic models.</w:t>
      </w:r>
    </w:p>
    <w:p w:rsidR="00BE04C2" w:rsidRPr="007C437A" w:rsidRDefault="00960BA6" w:rsidP="00E6654A">
      <w:pPr>
        <w:pStyle w:val="Titre1"/>
        <w:rPr>
          <w:rPrChange w:id="2465" w:author="Arthur Parmentier" w:date="2020-06-07T15:27:00Z">
            <w:rPr/>
          </w:rPrChange>
        </w:rPr>
      </w:pPr>
      <w:r w:rsidRPr="007C437A">
        <w:rPr>
          <w:rPrChange w:id="2466" w:author="Arthur Parmentier" w:date="2020-06-07T15:27:00Z">
            <w:rPr/>
          </w:rPrChange>
        </w:rPr>
        <w:t xml:space="preserve"> </w:t>
      </w:r>
      <w:bookmarkStart w:id="2467" w:name="_Toc42259067"/>
      <w:r w:rsidR="00177D40" w:rsidRPr="007C437A">
        <w:rPr>
          <w:rPrChange w:id="2468" w:author="Arthur Parmentier" w:date="2020-06-07T15:27:00Z">
            <w:rPr/>
          </w:rPrChange>
        </w:rPr>
        <w:t xml:space="preserve">(abstract) </w:t>
      </w:r>
      <w:r w:rsidR="00112903" w:rsidRPr="007C437A">
        <w:rPr>
          <w:rPrChange w:id="2469" w:author="Arthur Parmentier" w:date="2020-06-07T15:27:00Z">
            <w:rPr/>
          </w:rPrChange>
        </w:rPr>
        <w:t>Mechanisms and c</w:t>
      </w:r>
      <w:r w:rsidR="00010FF3" w:rsidRPr="007C437A">
        <w:rPr>
          <w:rPrChange w:id="2470" w:author="Arthur Parmentier" w:date="2020-06-07T15:27:00Z">
            <w:rPr/>
          </w:rPrChange>
        </w:rPr>
        <w:t xml:space="preserve">oncepts </w:t>
      </w:r>
      <w:r w:rsidR="000D082F" w:rsidRPr="007C437A">
        <w:rPr>
          <w:rPrChange w:id="2471" w:author="Arthur Parmentier" w:date="2020-06-07T15:27:00Z">
            <w:rPr/>
          </w:rPrChange>
        </w:rPr>
        <w:t xml:space="preserve">of </w:t>
      </w:r>
      <w:r w:rsidR="005E047A" w:rsidRPr="007C437A">
        <w:rPr>
          <w:rPrChange w:id="2472" w:author="Arthur Parmentier" w:date="2020-06-07T15:27:00Z">
            <w:rPr/>
          </w:rPrChange>
        </w:rPr>
        <w:t>S</w:t>
      </w:r>
      <w:r w:rsidR="000D082F" w:rsidRPr="007C437A">
        <w:rPr>
          <w:rPrChange w:id="2473" w:author="Arthur Parmentier" w:date="2020-06-07T15:27:00Z">
            <w:rPr/>
          </w:rPrChange>
        </w:rPr>
        <w:t>oundpainting</w:t>
      </w:r>
      <w:bookmarkEnd w:id="2336"/>
      <w:r w:rsidR="00086E5D" w:rsidRPr="007C437A">
        <w:rPr>
          <w:rPrChange w:id="2474" w:author="Arthur Parmentier" w:date="2020-06-07T15:27:00Z">
            <w:rPr/>
          </w:rPrChange>
        </w:rPr>
        <w:t xml:space="preserve"> (a </w:t>
      </w:r>
      <w:r w:rsidR="003739E8" w:rsidRPr="007C437A">
        <w:rPr>
          <w:rPrChange w:id="2475" w:author="Arthur Parmentier" w:date="2020-06-07T15:27:00Z">
            <w:rPr/>
          </w:rPrChange>
        </w:rPr>
        <w:t xml:space="preserve">theoretical </w:t>
      </w:r>
      <w:r w:rsidR="00086E5D" w:rsidRPr="007C437A">
        <w:rPr>
          <w:rPrChange w:id="2476" w:author="Arthur Parmentier" w:date="2020-06-07T15:27:00Z">
            <w:rPr/>
          </w:rPrChange>
        </w:rPr>
        <w:t>model of SP)</w:t>
      </w:r>
      <w:bookmarkEnd w:id="2467"/>
    </w:p>
    <w:p w:rsidR="007776CB" w:rsidRPr="007C437A" w:rsidRDefault="00E6654A" w:rsidP="00E6654A">
      <w:pPr>
        <w:rPr>
          <w:rPrChange w:id="2477" w:author="Arthur Parmentier" w:date="2020-06-07T15:27:00Z">
            <w:rPr/>
          </w:rPrChange>
        </w:rPr>
      </w:pPr>
      <w:r w:rsidRPr="007C437A">
        <w:rPr>
          <w:rPrChange w:id="2478" w:author="Arthur Parmentier" w:date="2020-06-07T15:27:00Z">
            <w:rPr/>
          </w:rPrChange>
        </w:rPr>
        <w:t>Now that we have seen a bit of the development of SP and the theoretical background it lies in, I would like to propose a model of Soundpainting that would explicit its construction mechanisms</w:t>
      </w:r>
      <w:ins w:id="2479" w:author="Arthur Parmentier" w:date="2020-05-14T13:29:00Z">
        <w:r w:rsidR="00BA3828" w:rsidRPr="007C437A">
          <w:rPr>
            <w:rPrChange w:id="2480" w:author="Arthur Parmentier" w:date="2020-06-07T15:27:00Z">
              <w:rPr/>
            </w:rPrChange>
          </w:rPr>
          <w:t xml:space="preserve"> as a sign language, </w:t>
        </w:r>
      </w:ins>
      <w:del w:id="2481" w:author="Arthur Parmentier" w:date="2020-05-14T13:29:00Z">
        <w:r w:rsidRPr="007C437A" w:rsidDel="00BA3828">
          <w:rPr>
            <w:rPrChange w:id="2482" w:author="Arthur Parmentier" w:date="2020-06-07T15:27:00Z">
              <w:rPr/>
            </w:rPrChange>
          </w:rPr>
          <w:delText xml:space="preserve"> </w:delText>
        </w:r>
      </w:del>
      <w:r w:rsidRPr="007C437A">
        <w:rPr>
          <w:rPrChange w:id="2483" w:author="Arthur Parmentier" w:date="2020-06-07T15:27:00Z">
            <w:rPr/>
          </w:rPrChange>
        </w:rPr>
        <w:t>as well as the implicit operations that makes it an efficient language for art performance.</w:t>
      </w:r>
    </w:p>
    <w:p w:rsidR="00B12EC1" w:rsidRPr="007C437A" w:rsidRDefault="00B12EC1" w:rsidP="00B12EC1">
      <w:pPr>
        <w:pStyle w:val="Titre2"/>
        <w:rPr>
          <w:rPrChange w:id="2484" w:author="Arthur Parmentier" w:date="2020-06-07T15:27:00Z">
            <w:rPr/>
          </w:rPrChange>
        </w:rPr>
      </w:pPr>
      <w:bookmarkStart w:id="2485" w:name="_Toc42259068"/>
      <w:r w:rsidRPr="007C437A">
        <w:rPr>
          <w:rPrChange w:id="2486" w:author="Arthur Parmentier" w:date="2020-06-07T15:27:00Z">
            <w:rPr/>
          </w:rPrChange>
        </w:rPr>
        <w:t xml:space="preserve">Preliminary </w:t>
      </w:r>
      <w:r w:rsidR="00E44A97" w:rsidRPr="007C437A">
        <w:rPr>
          <w:rPrChange w:id="2487" w:author="Arthur Parmentier" w:date="2020-06-07T15:27:00Z">
            <w:rPr/>
          </w:rPrChange>
        </w:rPr>
        <w:t>remarks</w:t>
      </w:r>
      <w:bookmarkEnd w:id="2485"/>
    </w:p>
    <w:p w:rsidR="00E44A97" w:rsidRPr="007C437A" w:rsidRDefault="00E44A97">
      <w:pPr>
        <w:pStyle w:val="Titre3"/>
        <w:rPr>
          <w:rPrChange w:id="2488" w:author="Arthur Parmentier" w:date="2020-06-07T15:27:00Z">
            <w:rPr/>
          </w:rPrChange>
        </w:rPr>
      </w:pPr>
      <w:bookmarkStart w:id="2489" w:name="_Toc42259069"/>
      <w:r w:rsidRPr="007C437A">
        <w:rPr>
          <w:rPrChange w:id="2490" w:author="Arthur Parmentier" w:date="2020-06-07T15:27:00Z">
            <w:rPr/>
          </w:rPrChange>
        </w:rPr>
        <w:t>Context and scope of my personal observations</w:t>
      </w:r>
      <w:bookmarkEnd w:id="2489"/>
    </w:p>
    <w:p w:rsidR="000046FB" w:rsidRPr="007C437A" w:rsidRDefault="000046FB" w:rsidP="000046FB">
      <w:pPr>
        <w:rPr>
          <w:rPrChange w:id="2491" w:author="Arthur Parmentier" w:date="2020-06-07T15:27:00Z">
            <w:rPr/>
          </w:rPrChange>
        </w:rPr>
      </w:pPr>
      <w:r w:rsidRPr="007C437A">
        <w:rPr>
          <w:rPrChange w:id="2492" w:author="Arthur Parmentier" w:date="2020-06-07T15:27:00Z">
            <w:rPr/>
          </w:rPrChange>
        </w:rPr>
        <w:t>The reader must be aware that my experience with Soundpainting and the observations that I consider in this section:</w:t>
      </w:r>
    </w:p>
    <w:p w:rsidR="000046FB" w:rsidRPr="007C437A" w:rsidRDefault="000046FB" w:rsidP="000046FB">
      <w:pPr>
        <w:pStyle w:val="Paragraphedeliste"/>
        <w:numPr>
          <w:ilvl w:val="0"/>
          <w:numId w:val="12"/>
        </w:numPr>
        <w:rPr>
          <w:rPrChange w:id="2493" w:author="Arthur Parmentier" w:date="2020-06-07T15:27:00Z">
            <w:rPr/>
          </w:rPrChange>
        </w:rPr>
      </w:pPr>
      <w:r w:rsidRPr="007C437A">
        <w:rPr>
          <w:rPrChange w:id="2494" w:author="Arthur Parmentier" w:date="2020-06-07T15:27:00Z">
            <w:rPr/>
          </w:rPrChange>
        </w:rPr>
        <w:t>Are rather limited in time (3 years span)</w:t>
      </w:r>
    </w:p>
    <w:p w:rsidR="000046FB" w:rsidRPr="007C437A" w:rsidRDefault="000046FB" w:rsidP="000046FB">
      <w:pPr>
        <w:pStyle w:val="Paragraphedeliste"/>
        <w:numPr>
          <w:ilvl w:val="0"/>
          <w:numId w:val="12"/>
        </w:numPr>
        <w:rPr>
          <w:rPrChange w:id="2495" w:author="Arthur Parmentier" w:date="2020-06-07T15:27:00Z">
            <w:rPr/>
          </w:rPrChange>
        </w:rPr>
      </w:pPr>
      <w:r w:rsidRPr="007C437A">
        <w:rPr>
          <w:rPrChange w:id="2496" w:author="Arthur Parmentier" w:date="2020-06-07T15:27:00Z">
            <w:rPr/>
          </w:rPrChange>
        </w:rPr>
        <w:t>Are very limited in terms of cultural diversity (most of my participating experience was in Lausanne, Switzerland or nearby (France) with performers I was familiar with, who mostly came from European music education institutions; at the exception of one experience in Rio de Janeiro, Brasil where I could both participate and observe SP practices)</w:t>
      </w:r>
    </w:p>
    <w:p w:rsidR="000046FB" w:rsidRPr="007C437A" w:rsidRDefault="000046FB" w:rsidP="000046FB">
      <w:pPr>
        <w:pStyle w:val="Paragraphedeliste"/>
        <w:numPr>
          <w:ilvl w:val="0"/>
          <w:numId w:val="12"/>
        </w:numPr>
        <w:rPr>
          <w:rPrChange w:id="2497" w:author="Arthur Parmentier" w:date="2020-06-07T15:27:00Z">
            <w:rPr/>
          </w:rPrChange>
        </w:rPr>
      </w:pPr>
      <w:r w:rsidRPr="007C437A">
        <w:rPr>
          <w:rPrChange w:id="2498" w:author="Arthur Parmentier" w:date="2020-06-07T15:27:00Z">
            <w:rPr/>
          </w:rPrChange>
        </w:rPr>
        <w:t>Are rather limited in terms of configuration (mostly groups of musicians, either in weekly sessions with 3-10 performers or workshops with guest soundpainter).</w:t>
      </w:r>
    </w:p>
    <w:p w:rsidR="000046FB" w:rsidRPr="007C437A" w:rsidRDefault="000046FB" w:rsidP="000046FB">
      <w:pPr>
        <w:rPr>
          <w:rPrChange w:id="2499" w:author="Arthur Parmentier" w:date="2020-06-07T15:27:00Z">
            <w:rPr/>
          </w:rPrChange>
        </w:rPr>
      </w:pPr>
      <w:r w:rsidRPr="007C437A">
        <w:rPr>
          <w:rPrChange w:id="2500" w:author="Arthur Parmentier" w:date="2020-06-07T15:27:00Z">
            <w:rPr/>
          </w:rPrChange>
        </w:rPr>
        <w:t>The reader is invited to compare my observation with his and criticize the models and interpretation I give in this section.</w:t>
      </w:r>
    </w:p>
    <w:p w:rsidR="00061E60" w:rsidRPr="007C437A" w:rsidRDefault="00E44A97">
      <w:pPr>
        <w:pStyle w:val="Titre3"/>
        <w:numPr>
          <w:ilvl w:val="2"/>
          <w:numId w:val="13"/>
        </w:numPr>
        <w:rPr>
          <w:rPrChange w:id="2501" w:author="Arthur Parmentier" w:date="2020-06-07T15:27:00Z">
            <w:rPr/>
          </w:rPrChange>
        </w:rPr>
      </w:pPr>
      <w:bookmarkStart w:id="2502" w:name="_Toc42259070"/>
      <w:r w:rsidRPr="007C437A">
        <w:rPr>
          <w:rPrChange w:id="2503" w:author="Arthur Parmentier" w:date="2020-06-07T15:27:00Z">
            <w:rPr/>
          </w:rPrChange>
        </w:rPr>
        <w:t>The categorical and prototypical perception of concepts</w:t>
      </w:r>
      <w:bookmarkEnd w:id="2502"/>
      <w:r w:rsidR="00061E60" w:rsidRPr="007C437A">
        <w:rPr>
          <w:rPrChange w:id="2504" w:author="Arthur Parmentier" w:date="2020-06-07T15:27:00Z">
            <w:rPr/>
          </w:rPrChange>
        </w:rPr>
        <w:t xml:space="preserve"> </w:t>
      </w:r>
    </w:p>
    <w:p w:rsidR="00554E5F" w:rsidRPr="007C437A" w:rsidRDefault="00554E5F" w:rsidP="00061E60">
      <w:pPr>
        <w:rPr>
          <w:rPrChange w:id="2505" w:author="Arthur Parmentier" w:date="2020-06-07T15:27:00Z">
            <w:rPr/>
          </w:rPrChange>
        </w:rPr>
      </w:pPr>
      <w:r w:rsidRPr="007C437A">
        <w:rPr>
          <w:rPrChange w:id="2506" w:author="Arthur Parmentier" w:date="2020-06-07T15:27:00Z">
            <w:rPr/>
          </w:rPrChange>
        </w:rPr>
        <w:t xml:space="preserve">The human </w:t>
      </w:r>
      <w:r w:rsidR="004D468F" w:rsidRPr="007C437A">
        <w:rPr>
          <w:rPrChange w:id="2507" w:author="Arthur Parmentier" w:date="2020-06-07T15:27:00Z">
            <w:rPr/>
          </w:rPrChange>
        </w:rPr>
        <w:t xml:space="preserve">(innate) </w:t>
      </w:r>
      <w:r w:rsidRPr="007C437A">
        <w:rPr>
          <w:rPrChange w:id="2508" w:author="Arthur Parmentier" w:date="2020-06-07T15:27:00Z">
            <w:rPr/>
          </w:rPrChange>
        </w:rPr>
        <w:t>categorical perception scheme has been studied in music REF and many other fields</w:t>
      </w:r>
      <w:r w:rsidR="004D468F" w:rsidRPr="007C437A">
        <w:rPr>
          <w:rPrChange w:id="2509" w:author="Arthur Parmentier" w:date="2020-06-07T15:27:00Z">
            <w:rPr/>
          </w:rPrChange>
        </w:rPr>
        <w:t xml:space="preserve"> and plays a very important role in the construction of basic artistic concepts such as note, pitch, scale, line, hi</w:t>
      </w:r>
      <w:ins w:id="2510" w:author="Arthur Parmentier" w:date="2020-05-13T09:28:00Z">
        <w:r w:rsidR="00B7596F" w:rsidRPr="007C437A">
          <w:rPr>
            <w:rPrChange w:id="2511" w:author="Arthur Parmentier" w:date="2020-06-07T15:27:00Z">
              <w:rPr/>
            </w:rPrChange>
          </w:rPr>
          <w:t xml:space="preserve">t… by constructing </w:t>
        </w:r>
      </w:ins>
      <w:ins w:id="2512" w:author="Arthur Parmentier" w:date="2020-05-13T09:29:00Z">
        <w:r w:rsidR="00B7596F" w:rsidRPr="007C437A">
          <w:rPr>
            <w:rPrChange w:id="2513" w:author="Arthur Parmentier" w:date="2020-06-07T15:27:00Z">
              <w:rPr/>
            </w:rPrChange>
          </w:rPr>
          <w:t>discrete categories out of a continuous set of elements.</w:t>
        </w:r>
      </w:ins>
      <w:del w:id="2514" w:author="Arthur Parmentier" w:date="2020-05-13T09:28:00Z">
        <w:r w:rsidR="004D468F" w:rsidRPr="007C437A" w:rsidDel="00B7596F">
          <w:rPr>
            <w:rPrChange w:id="2515" w:author="Arthur Parmentier" w:date="2020-06-07T15:27:00Z">
              <w:rPr/>
            </w:rPrChange>
          </w:rPr>
          <w:delText>t…</w:delText>
        </w:r>
      </w:del>
    </w:p>
    <w:p w:rsidR="00DF3BEC" w:rsidRPr="007C437A" w:rsidRDefault="00061E60" w:rsidP="00061E60">
      <w:pPr>
        <w:rPr>
          <w:rPrChange w:id="2516" w:author="Arthur Parmentier" w:date="2020-06-07T15:27:00Z">
            <w:rPr/>
          </w:rPrChange>
        </w:rPr>
      </w:pPr>
      <w:r w:rsidRPr="007C437A">
        <w:rPr>
          <w:rPrChange w:id="2517" w:author="Arthur Parmentier" w:date="2020-06-07T15:27:00Z">
            <w:rPr/>
          </w:rPrChange>
        </w:rPr>
        <w:t>We</w:t>
      </w:r>
      <w:ins w:id="2518" w:author="Arthur Parmentier" w:date="2020-05-13T09:29:00Z">
        <w:r w:rsidR="00FE7602" w:rsidRPr="007C437A">
          <w:rPr>
            <w:rPrChange w:id="2519" w:author="Arthur Parmentier" w:date="2020-06-07T15:27:00Z">
              <w:rPr/>
            </w:rPrChange>
          </w:rPr>
          <w:t xml:space="preserve"> also</w:t>
        </w:r>
      </w:ins>
      <w:r w:rsidRPr="007C437A">
        <w:rPr>
          <w:rPrChange w:id="2520" w:author="Arthur Parmentier" w:date="2020-06-07T15:27:00Z">
            <w:rPr/>
          </w:rPrChange>
        </w:rPr>
        <w:t xml:space="preserve"> </w:t>
      </w:r>
      <w:del w:id="2521" w:author="Arthur Parmentier" w:date="2020-05-13T09:29:00Z">
        <w:r w:rsidR="00F572C3" w:rsidRPr="007C437A" w:rsidDel="00FE7602">
          <w:rPr>
            <w:rPrChange w:id="2522" w:author="Arthur Parmentier" w:date="2020-06-07T15:27:00Z">
              <w:rPr/>
            </w:rPrChange>
          </w:rPr>
          <w:delText xml:space="preserve">also </w:delText>
        </w:r>
      </w:del>
      <w:r w:rsidRPr="007C437A">
        <w:rPr>
          <w:rPrChange w:id="2523" w:author="Arthur Parmentier" w:date="2020-06-07T15:27:00Z">
            <w:rPr/>
          </w:rPrChange>
        </w:rPr>
        <w:t>know from</w:t>
      </w:r>
      <w:del w:id="2524" w:author="Arthur Parmentier" w:date="2020-05-13T09:34:00Z">
        <w:r w:rsidRPr="007C437A" w:rsidDel="00FB0C2C">
          <w:rPr>
            <w:rPrChange w:id="2525" w:author="Arthur Parmentier" w:date="2020-06-07T15:27:00Z">
              <w:rPr/>
            </w:rPrChange>
          </w:rPr>
          <w:delText xml:space="preserve"> </w:delText>
        </w:r>
        <w:r w:rsidR="00643933" w:rsidRPr="007C437A" w:rsidDel="00FB0C2C">
          <w:rPr>
            <w:rPrChange w:id="2526" w:author="Arthur Parmentier" w:date="2020-06-07T15:27:00Z">
              <w:rPr/>
            </w:rPrChange>
          </w:rPr>
          <w:delText>recent</w:delText>
        </w:r>
      </w:del>
      <w:r w:rsidR="00643933" w:rsidRPr="007C437A">
        <w:rPr>
          <w:rPrChange w:id="2527" w:author="Arthur Parmentier" w:date="2020-06-07T15:27:00Z">
            <w:rPr/>
          </w:rPrChange>
        </w:rPr>
        <w:t xml:space="preserve"> </w:t>
      </w:r>
      <w:r w:rsidRPr="007C437A">
        <w:rPr>
          <w:rPrChange w:id="2528" w:author="Arthur Parmentier" w:date="2020-06-07T15:27:00Z">
            <w:rPr/>
          </w:rPrChange>
        </w:rPr>
        <w:t>research in psychology</w:t>
      </w:r>
      <w:r w:rsidR="00643933" w:rsidRPr="007C437A">
        <w:rPr>
          <w:rStyle w:val="Appelnotedebasdep"/>
          <w:rPrChange w:id="2529" w:author="Arthur Parmentier" w:date="2020-06-07T15:27:00Z">
            <w:rPr>
              <w:rStyle w:val="Appelnotedebasdep"/>
            </w:rPr>
          </w:rPrChange>
        </w:rPr>
        <w:footnoteReference w:id="6"/>
      </w:r>
      <w:r w:rsidRPr="007C437A">
        <w:rPr>
          <w:rPrChange w:id="2535" w:author="Arthur Parmentier" w:date="2020-06-07T15:27:00Z">
            <w:rPr/>
          </w:rPrChange>
        </w:rPr>
        <w:t xml:space="preserve"> that a </w:t>
      </w:r>
      <w:ins w:id="2536" w:author="Arthur Parmentier" w:date="2020-05-13T09:36:00Z">
        <w:r w:rsidR="00FB0C2C" w:rsidRPr="007C437A">
          <w:rPr>
            <w:rPrChange w:id="2537" w:author="Arthur Parmentier" w:date="2020-06-07T15:27:00Z">
              <w:rPr/>
            </w:rPrChange>
          </w:rPr>
          <w:t xml:space="preserve">single </w:t>
        </w:r>
      </w:ins>
      <w:r w:rsidRPr="007C437A">
        <w:rPr>
          <w:rPrChange w:id="2538" w:author="Arthur Parmentier" w:date="2020-06-07T15:27:00Z">
            <w:rPr/>
          </w:rPrChange>
        </w:rPr>
        <w:t xml:space="preserve">concept </w:t>
      </w:r>
      <w:del w:id="2539" w:author="Arthur Parmentier" w:date="2020-05-13T09:36:00Z">
        <w:r w:rsidRPr="007C437A" w:rsidDel="00CE30A8">
          <w:rPr>
            <w:rPrChange w:id="2540" w:author="Arthur Parmentier" w:date="2020-06-07T15:27:00Z">
              <w:rPr/>
            </w:rPrChange>
          </w:rPr>
          <w:delText xml:space="preserve">corresponds </w:delText>
        </w:r>
      </w:del>
      <w:ins w:id="2541" w:author="Arthur Parmentier" w:date="2020-05-13T09:36:00Z">
        <w:r w:rsidR="00CE30A8" w:rsidRPr="007C437A">
          <w:rPr>
            <w:rPrChange w:id="2542" w:author="Arthur Parmentier" w:date="2020-06-07T15:27:00Z">
              <w:rPr/>
            </w:rPrChange>
          </w:rPr>
          <w:t>can be modeled as</w:t>
        </w:r>
      </w:ins>
      <w:del w:id="2543" w:author="Arthur Parmentier" w:date="2020-05-13T09:36:00Z">
        <w:r w:rsidRPr="007C437A" w:rsidDel="00CE30A8">
          <w:rPr>
            <w:rPrChange w:id="2544" w:author="Arthur Parmentier" w:date="2020-06-07T15:27:00Z">
              <w:rPr/>
            </w:rPrChange>
          </w:rPr>
          <w:delText>to</w:delText>
        </w:r>
      </w:del>
      <w:r w:rsidRPr="007C437A">
        <w:rPr>
          <w:rPrChange w:id="2545" w:author="Arthur Parmentier" w:date="2020-06-07T15:27:00Z">
            <w:rPr/>
          </w:rPrChange>
        </w:rPr>
        <w:t xml:space="preserve"> a category of elements around a prototype</w:t>
      </w:r>
      <w:r w:rsidR="00FD25EA" w:rsidRPr="007C437A">
        <w:rPr>
          <w:rPrChange w:id="2546" w:author="Arthur Parmentier" w:date="2020-06-07T15:27:00Z">
            <w:rPr/>
          </w:rPrChange>
        </w:rPr>
        <w:t>, considered as the central point of the category</w:t>
      </w:r>
      <w:r w:rsidRPr="007C437A">
        <w:rPr>
          <w:rPrChange w:id="2547" w:author="Arthur Parmentier" w:date="2020-06-07T15:27:00Z">
            <w:rPr/>
          </w:rPrChange>
        </w:rPr>
        <w:t>.</w:t>
      </w:r>
      <w:r w:rsidR="006155A3" w:rsidRPr="007C437A">
        <w:rPr>
          <w:rPrChange w:id="2548" w:author="Arthur Parmentier" w:date="2020-06-07T15:27:00Z">
            <w:rPr/>
          </w:rPrChange>
        </w:rPr>
        <w:t xml:space="preserve"> Moreover, people tend to define the concept itself by the characteristic traits of the prototype</w:t>
      </w:r>
      <w:r w:rsidR="00BC3D06" w:rsidRPr="007C437A">
        <w:rPr>
          <w:rPrChange w:id="2549" w:author="Arthur Parmentier" w:date="2020-06-07T15:27:00Z">
            <w:rPr/>
          </w:rPrChange>
        </w:rPr>
        <w:t xml:space="preserve">, whereas in general, it extends </w:t>
      </w:r>
      <w:r w:rsidR="00BC3D06" w:rsidRPr="007C437A">
        <w:rPr>
          <w:rPrChange w:id="2550" w:author="Arthur Parmentier" w:date="2020-06-07T15:27:00Z">
            <w:rPr/>
          </w:rPrChange>
        </w:rPr>
        <w:lastRenderedPageBreak/>
        <w:t>beyond such a definition.</w:t>
      </w:r>
      <w:r w:rsidR="00DB185F" w:rsidRPr="007C437A">
        <w:rPr>
          <w:rPrChange w:id="2551" w:author="Arthur Parmentier" w:date="2020-06-07T15:27:00Z">
            <w:rPr/>
          </w:rPrChange>
        </w:rPr>
        <w:br/>
        <w:t xml:space="preserve">The </w:t>
      </w:r>
      <w:r w:rsidR="00DF3BEC" w:rsidRPr="007C437A">
        <w:rPr>
          <w:rPrChange w:id="2552" w:author="Arthur Parmentier" w:date="2020-06-07T15:27:00Z">
            <w:rPr/>
          </w:rPrChange>
        </w:rPr>
        <w:t>prototypical</w:t>
      </w:r>
      <w:r w:rsidR="00DB185F" w:rsidRPr="007C437A">
        <w:rPr>
          <w:rPrChange w:id="2553" w:author="Arthur Parmentier" w:date="2020-06-07T15:27:00Z">
            <w:rPr/>
          </w:rPrChange>
        </w:rPr>
        <w:t xml:space="preserve"> scheme </w:t>
      </w:r>
      <w:r w:rsidR="00523640" w:rsidRPr="007C437A">
        <w:rPr>
          <w:rPrChange w:id="2554" w:author="Arthur Parmentier" w:date="2020-06-07T15:27:00Z">
            <w:rPr/>
          </w:rPrChange>
        </w:rPr>
        <w:t>rejects</w:t>
      </w:r>
      <w:r w:rsidR="00DB185F" w:rsidRPr="007C437A">
        <w:rPr>
          <w:rPrChange w:id="2555" w:author="Arthur Parmentier" w:date="2020-06-07T15:27:00Z">
            <w:rPr/>
          </w:rPrChange>
        </w:rPr>
        <w:t xml:space="preserve"> the </w:t>
      </w:r>
      <w:r w:rsidR="00860214" w:rsidRPr="007C437A">
        <w:rPr>
          <w:rPrChange w:id="2556" w:author="Arthur Parmentier" w:date="2020-06-07T15:27:00Z">
            <w:rPr/>
          </w:rPrChange>
        </w:rPr>
        <w:t xml:space="preserve">discrete </w:t>
      </w:r>
      <w:r w:rsidR="00DB185F" w:rsidRPr="007C437A">
        <w:rPr>
          <w:rPrChange w:id="2557" w:author="Arthur Parmentier" w:date="2020-06-07T15:27:00Z">
            <w:rPr/>
          </w:rPrChange>
        </w:rPr>
        <w:t>notion of ‘limit’ or ‘border’</w:t>
      </w:r>
      <w:ins w:id="2558" w:author="Arthur Parmentier" w:date="2020-05-12T19:02:00Z">
        <w:r w:rsidR="00341F58" w:rsidRPr="007C437A">
          <w:rPr>
            <w:rPrChange w:id="2559" w:author="Arthur Parmentier" w:date="2020-06-07T15:27:00Z">
              <w:rPr/>
            </w:rPrChange>
          </w:rPr>
          <w:t>,</w:t>
        </w:r>
      </w:ins>
      <w:del w:id="2560" w:author="Arthur Parmentier" w:date="2020-05-12T19:02:00Z">
        <w:r w:rsidR="00DB185F" w:rsidRPr="007C437A" w:rsidDel="00341F58">
          <w:rPr>
            <w:rPrChange w:id="2561" w:author="Arthur Parmentier" w:date="2020-06-07T15:27:00Z">
              <w:rPr/>
            </w:rPrChange>
          </w:rPr>
          <w:delText xml:space="preserve"> for</w:delText>
        </w:r>
      </w:del>
      <w:r w:rsidR="00DB185F" w:rsidRPr="007C437A">
        <w:rPr>
          <w:rPrChange w:id="2562" w:author="Arthur Parmentier" w:date="2020-06-07T15:27:00Z">
            <w:rPr/>
          </w:rPrChange>
        </w:rPr>
        <w:t xml:space="preserve"> </w:t>
      </w:r>
      <w:ins w:id="2563" w:author="Arthur Parmentier" w:date="2020-05-12T19:02:00Z">
        <w:r w:rsidR="00341F58" w:rsidRPr="007C437A">
          <w:rPr>
            <w:rPrChange w:id="2564" w:author="Arthur Parmentier" w:date="2020-06-07T15:27:00Z">
              <w:rPr/>
            </w:rPrChange>
          </w:rPr>
          <w:t>replaced by the</w:t>
        </w:r>
      </w:ins>
      <w:del w:id="2565" w:author="Arthur Parmentier" w:date="2020-05-12T19:02:00Z">
        <w:r w:rsidR="006A5C81" w:rsidRPr="007C437A" w:rsidDel="00341F58">
          <w:rPr>
            <w:rPrChange w:id="2566" w:author="Arthur Parmentier" w:date="2020-06-07T15:27:00Z">
              <w:rPr/>
            </w:rPrChange>
          </w:rPr>
          <w:delText>the</w:delText>
        </w:r>
      </w:del>
      <w:r w:rsidR="006A5C81" w:rsidRPr="007C437A">
        <w:rPr>
          <w:rPrChange w:id="2567" w:author="Arthur Parmentier" w:date="2020-06-07T15:27:00Z">
            <w:rPr/>
          </w:rPrChange>
        </w:rPr>
        <w:t xml:space="preserve"> continuous</w:t>
      </w:r>
      <w:r w:rsidR="00DB185F" w:rsidRPr="007C437A">
        <w:rPr>
          <w:rPrChange w:id="2568" w:author="Arthur Parmentier" w:date="2020-06-07T15:27:00Z">
            <w:rPr/>
          </w:rPrChange>
        </w:rPr>
        <w:t xml:space="preserve"> notion</w:t>
      </w:r>
      <w:ins w:id="2569" w:author="Arthur Parmentier" w:date="2020-05-12T19:05:00Z">
        <w:r w:rsidR="008E17B4" w:rsidRPr="007C437A">
          <w:rPr>
            <w:rPrChange w:id="2570" w:author="Arthur Parmentier" w:date="2020-06-07T15:27:00Z">
              <w:rPr/>
            </w:rPrChange>
          </w:rPr>
          <w:t>s of graded membership (</w:t>
        </w:r>
      </w:ins>
      <w:del w:id="2571" w:author="Arthur Parmentier" w:date="2020-05-12T19:05:00Z">
        <w:r w:rsidR="00DB185F" w:rsidRPr="007C437A" w:rsidDel="008E17B4">
          <w:rPr>
            <w:rPrChange w:id="2572" w:author="Arthur Parmentier" w:date="2020-06-07T15:27:00Z">
              <w:rPr/>
            </w:rPrChange>
          </w:rPr>
          <w:delText xml:space="preserve"> of </w:delText>
        </w:r>
      </w:del>
      <w:r w:rsidR="00DB185F" w:rsidRPr="007C437A">
        <w:rPr>
          <w:rPrChange w:id="2573" w:author="Arthur Parmentier" w:date="2020-06-07T15:27:00Z">
            <w:rPr/>
          </w:rPrChange>
        </w:rPr>
        <w:t>similarity to the prototyp</w:t>
      </w:r>
      <w:ins w:id="2574" w:author="Arthur Parmentier" w:date="2020-05-12T19:05:00Z">
        <w:r w:rsidR="00157F8B" w:rsidRPr="007C437A">
          <w:rPr>
            <w:rPrChange w:id="2575" w:author="Arthur Parmentier" w:date="2020-06-07T15:27:00Z">
              <w:rPr/>
            </w:rPrChange>
          </w:rPr>
          <w:t>e)</w:t>
        </w:r>
      </w:ins>
      <w:del w:id="2576" w:author="Arthur Parmentier" w:date="2020-05-12T19:05:00Z">
        <w:r w:rsidR="0084003C" w:rsidRPr="007C437A" w:rsidDel="008E17B4">
          <w:rPr>
            <w:rPrChange w:id="2577" w:author="Arthur Parmentier" w:date="2020-06-07T15:27:00Z">
              <w:rPr/>
            </w:rPrChange>
          </w:rPr>
          <w:delText>e</w:delText>
        </w:r>
      </w:del>
      <w:ins w:id="2578" w:author="Arthur Parmentier" w:date="2020-05-12T19:02:00Z">
        <w:r w:rsidR="00341F58" w:rsidRPr="007C437A">
          <w:rPr>
            <w:rPrChange w:id="2579" w:author="Arthur Parmentier" w:date="2020-06-07T15:27:00Z">
              <w:rPr/>
            </w:rPrChange>
          </w:rPr>
          <w:t xml:space="preserve"> and the fuzzy edges</w:t>
        </w:r>
      </w:ins>
      <w:ins w:id="2580" w:author="Arthur Parmentier" w:date="2020-05-12T19:05:00Z">
        <w:r w:rsidR="008E17B4" w:rsidRPr="007C437A">
          <w:rPr>
            <w:rPrChange w:id="2581" w:author="Arthur Parmentier" w:date="2020-06-07T15:27:00Z">
              <w:rPr/>
            </w:rPrChange>
          </w:rPr>
          <w:t xml:space="preserve"> of concepts</w:t>
        </w:r>
      </w:ins>
      <w:r w:rsidR="00DF3BEC" w:rsidRPr="007C437A">
        <w:rPr>
          <w:rPrChange w:id="2582" w:author="Arthur Parmentier" w:date="2020-06-07T15:27:00Z">
            <w:rPr/>
          </w:rPrChange>
        </w:rPr>
        <w:t>.</w:t>
      </w:r>
      <w:ins w:id="2583" w:author="Arthur Parmentier" w:date="2020-05-12T19:07:00Z">
        <w:r w:rsidR="00AD6FFE" w:rsidRPr="007C437A">
          <w:rPr>
            <w:rStyle w:val="Appelnotedebasdep"/>
            <w:rPrChange w:id="2584" w:author="Arthur Parmentier" w:date="2020-06-07T15:27:00Z">
              <w:rPr>
                <w:rStyle w:val="Appelnotedebasdep"/>
              </w:rPr>
            </w:rPrChange>
          </w:rPr>
          <w:footnoteReference w:id="7"/>
        </w:r>
      </w:ins>
      <w:r w:rsidR="00391624" w:rsidRPr="007C437A">
        <w:rPr>
          <w:rPrChange w:id="2591" w:author="Arthur Parmentier" w:date="2020-06-07T15:27:00Z">
            <w:rPr/>
          </w:rPrChange>
        </w:rPr>
        <w:t xml:space="preserve"> But on top of the prototypical scheme,</w:t>
      </w:r>
      <w:r w:rsidR="00360E78" w:rsidRPr="007C437A">
        <w:rPr>
          <w:rPrChange w:id="2592" w:author="Arthur Parmentier" w:date="2020-06-07T15:27:00Z">
            <w:rPr/>
          </w:rPrChange>
        </w:rPr>
        <w:t xml:space="preserve"> the categorical scheme introduce</w:t>
      </w:r>
      <w:r w:rsidR="00391624" w:rsidRPr="007C437A">
        <w:rPr>
          <w:rPrChange w:id="2593" w:author="Arthur Parmentier" w:date="2020-06-07T15:27:00Z">
            <w:rPr/>
          </w:rPrChange>
        </w:rPr>
        <w:t>s</w:t>
      </w:r>
      <w:r w:rsidR="00360E78" w:rsidRPr="007C437A">
        <w:rPr>
          <w:rPrChange w:id="2594" w:author="Arthur Parmentier" w:date="2020-06-07T15:27:00Z">
            <w:rPr/>
          </w:rPrChange>
        </w:rPr>
        <w:t xml:space="preserve"> a rupture by either accepting or rejection an element inside the category based on its similarity with the prototype</w:t>
      </w:r>
      <w:r w:rsidR="006B3B0D" w:rsidRPr="007C437A">
        <w:rPr>
          <w:rStyle w:val="Appelnotedebasdep"/>
          <w:rPrChange w:id="2595" w:author="Arthur Parmentier" w:date="2020-06-07T15:27:00Z">
            <w:rPr>
              <w:rStyle w:val="Appelnotedebasdep"/>
            </w:rPr>
          </w:rPrChange>
        </w:rPr>
        <w:footnoteReference w:id="8"/>
      </w:r>
      <w:r w:rsidR="006B3B0D" w:rsidRPr="007C437A">
        <w:rPr>
          <w:rPrChange w:id="2598" w:author="Arthur Parmentier" w:date="2020-06-07T15:27:00Z">
            <w:rPr/>
          </w:rPrChange>
        </w:rPr>
        <w:t>.</w:t>
      </w:r>
    </w:p>
    <w:p w:rsidR="00725EA3" w:rsidRPr="007C437A" w:rsidRDefault="00725EA3" w:rsidP="00061E60">
      <w:pPr>
        <w:rPr>
          <w:ins w:id="2599" w:author="Arthur Parmentier" w:date="2020-05-14T13:32:00Z"/>
          <w:i/>
          <w:iCs/>
          <w:rPrChange w:id="2600" w:author="Arthur Parmentier" w:date="2020-06-07T15:27:00Z">
            <w:rPr>
              <w:ins w:id="2601" w:author="Arthur Parmentier" w:date="2020-05-14T13:32:00Z"/>
              <w:i/>
              <w:iCs/>
            </w:rPr>
          </w:rPrChange>
        </w:rPr>
      </w:pPr>
      <w:r w:rsidRPr="007C437A">
        <w:rPr>
          <w:i/>
          <w:iCs/>
          <w:rPrChange w:id="2602" w:author="Arthur Parmentier" w:date="2020-06-07T15:27:00Z">
            <w:rPr/>
          </w:rPrChange>
        </w:rPr>
        <w:t>Let’s take the examples of birds… (does it needs an illustration?)</w:t>
      </w:r>
    </w:p>
    <w:p w:rsidR="00D621DF" w:rsidRPr="007C437A" w:rsidRDefault="00D621DF" w:rsidP="00D621DF">
      <w:pPr>
        <w:pStyle w:val="Titre2"/>
        <w:numPr>
          <w:ilvl w:val="1"/>
          <w:numId w:val="22"/>
        </w:numPr>
        <w:rPr>
          <w:ins w:id="2603" w:author="Arthur Parmentier" w:date="2020-05-14T13:32:00Z"/>
          <w:rPrChange w:id="2604" w:author="Arthur Parmentier" w:date="2020-06-07T15:27:00Z">
            <w:rPr>
              <w:ins w:id="2605" w:author="Arthur Parmentier" w:date="2020-05-14T13:32:00Z"/>
            </w:rPr>
          </w:rPrChange>
        </w:rPr>
      </w:pPr>
      <w:bookmarkStart w:id="2606" w:name="_Toc42259071"/>
      <w:ins w:id="2607" w:author="Arthur Parmentier" w:date="2020-05-14T13:32:00Z">
        <w:r w:rsidRPr="007C437A">
          <w:rPr>
            <w:rPrChange w:id="2608" w:author="Arthur Parmentier" w:date="2020-06-07T15:27:00Z">
              <w:rPr/>
            </w:rPrChange>
          </w:rPr>
          <w:t xml:space="preserve">Mechanism 1: transformations (projections?) of concepts </w:t>
        </w:r>
      </w:ins>
      <w:ins w:id="2609" w:author="Arthur Parmentier" w:date="2020-05-14T13:38:00Z">
        <w:r w:rsidR="00515E70" w:rsidRPr="007C437A">
          <w:rPr>
            <w:rPrChange w:id="2610" w:author="Arthur Parmentier" w:date="2020-06-07T15:27:00Z">
              <w:rPr/>
            </w:rPrChange>
          </w:rPr>
          <w:t>into signs</w:t>
        </w:r>
      </w:ins>
      <w:ins w:id="2611" w:author="Arthur Parmentier" w:date="2020-06-05T16:48:00Z">
        <w:r w:rsidR="008F5BD3" w:rsidRPr="007C437A">
          <w:rPr>
            <w:rPrChange w:id="2612" w:author="Arthur Parmentier" w:date="2020-06-07T15:27:00Z">
              <w:rPr/>
            </w:rPrChange>
          </w:rPr>
          <w:t xml:space="preserve"> (morphemes)</w:t>
        </w:r>
      </w:ins>
      <w:ins w:id="2613" w:author="Arthur Parmentier" w:date="2020-05-14T13:38:00Z">
        <w:r w:rsidR="00515E70" w:rsidRPr="007C437A">
          <w:rPr>
            <w:rPrChange w:id="2614" w:author="Arthur Parmentier" w:date="2020-06-07T15:27:00Z">
              <w:rPr/>
            </w:rPrChange>
          </w:rPr>
          <w:t xml:space="preserve"> on</w:t>
        </w:r>
      </w:ins>
      <w:ins w:id="2615" w:author="Arthur Parmentier" w:date="2020-05-14T13:32:00Z">
        <w:r w:rsidRPr="007C437A">
          <w:rPr>
            <w:rPrChange w:id="2616" w:author="Arthur Parmentier" w:date="2020-06-07T15:27:00Z">
              <w:rPr/>
            </w:rPrChange>
          </w:rPr>
          <w:t xml:space="preserve"> the physical space of the body</w:t>
        </w:r>
        <w:bookmarkEnd w:id="2606"/>
      </w:ins>
    </w:p>
    <w:p w:rsidR="00D621DF" w:rsidRPr="007C437A" w:rsidRDefault="00D621DF" w:rsidP="00D621DF">
      <w:pPr>
        <w:rPr>
          <w:ins w:id="2617" w:author="Arthur Parmentier" w:date="2020-05-14T13:32:00Z"/>
          <w:rPrChange w:id="2618" w:author="Arthur Parmentier" w:date="2020-06-07T15:27:00Z">
            <w:rPr>
              <w:ins w:id="2619" w:author="Arthur Parmentier" w:date="2020-05-14T13:32:00Z"/>
            </w:rPr>
          </w:rPrChange>
        </w:rPr>
      </w:pPr>
      <w:ins w:id="2620" w:author="Arthur Parmentier" w:date="2020-05-14T13:32:00Z">
        <w:r w:rsidRPr="007C437A">
          <w:rPr>
            <w:rPrChange w:id="2621" w:author="Arthur Parmentier" w:date="2020-06-07T15:27:00Z">
              <w:rPr/>
            </w:rPrChange>
          </w:rPr>
          <w:t>Key idea: forming a sign/gestural language means creating a mapping between concepts from different sources (fields?) and the physical space of the human person who signs. How is this done in SP?</w:t>
        </w:r>
      </w:ins>
    </w:p>
    <w:p w:rsidR="00D621DF" w:rsidRPr="007C437A" w:rsidRDefault="00D621DF" w:rsidP="00D621DF">
      <w:pPr>
        <w:rPr>
          <w:ins w:id="2622" w:author="Arthur Parmentier" w:date="2020-05-14T13:32:00Z"/>
          <w:rPrChange w:id="2623" w:author="Arthur Parmentier" w:date="2020-06-07T15:27:00Z">
            <w:rPr>
              <w:ins w:id="2624" w:author="Arthur Parmentier" w:date="2020-05-14T13:32:00Z"/>
            </w:rPr>
          </w:rPrChange>
        </w:rPr>
      </w:pPr>
      <w:ins w:id="2625" w:author="Arthur Parmentier" w:date="2020-05-14T13:32:00Z">
        <w:r w:rsidRPr="007C437A">
          <w:rPr>
            <w:rPrChange w:id="2626" w:author="Arthur Parmentier" w:date="2020-06-07T15:27:00Z">
              <w:rPr/>
            </w:rPrChange>
          </w:rPr>
          <w:t>OVERALL TRANSFORMATION SCHEME (illustrate the scheme of the transformation process: source concepts to signs that represents them, gestures that evoke them…)</w:t>
        </w:r>
      </w:ins>
    </w:p>
    <w:p w:rsidR="00D621DF" w:rsidRPr="007C437A" w:rsidRDefault="00D621DF">
      <w:pPr>
        <w:pStyle w:val="Titre3"/>
        <w:rPr>
          <w:ins w:id="2627" w:author="Arthur Parmentier" w:date="2020-05-14T13:32:00Z"/>
          <w:rPrChange w:id="2628" w:author="Arthur Parmentier" w:date="2020-06-07T15:27:00Z">
            <w:rPr>
              <w:ins w:id="2629" w:author="Arthur Parmentier" w:date="2020-05-14T13:32:00Z"/>
            </w:rPr>
          </w:rPrChange>
        </w:rPr>
      </w:pPr>
      <w:bookmarkStart w:id="2630" w:name="_Toc42259072"/>
      <w:ins w:id="2631" w:author="Arthur Parmentier" w:date="2020-05-14T13:32:00Z">
        <w:r w:rsidRPr="007C437A">
          <w:rPr>
            <w:rPrChange w:id="2632" w:author="Arthur Parmentier" w:date="2020-06-07T15:27:00Z">
              <w:rPr/>
            </w:rPrChange>
          </w:rPr>
          <w:t>Input space</w:t>
        </w:r>
        <w:bookmarkEnd w:id="2630"/>
      </w:ins>
    </w:p>
    <w:p w:rsidR="00D621DF" w:rsidRPr="007C437A" w:rsidRDefault="00D621DF" w:rsidP="00D621DF">
      <w:pPr>
        <w:rPr>
          <w:ins w:id="2633" w:author="Arthur Parmentier" w:date="2020-05-14T13:32:00Z"/>
          <w:rPrChange w:id="2634" w:author="Arthur Parmentier" w:date="2020-06-07T15:27:00Z">
            <w:rPr>
              <w:ins w:id="2635" w:author="Arthur Parmentier" w:date="2020-05-14T13:32:00Z"/>
            </w:rPr>
          </w:rPrChange>
        </w:rPr>
      </w:pPr>
      <w:ins w:id="2636" w:author="Arthur Parmentier" w:date="2020-05-14T13:32:00Z">
        <w:r w:rsidRPr="007C437A">
          <w:rPr>
            <w:rPrChange w:id="2637" w:author="Arthur Parmentier" w:date="2020-06-07T15:27:00Z">
              <w:rPr/>
            </w:rPrChange>
          </w:rPr>
          <w:t>We can identify several repertoires (sources) of concepts in the input space of this transformation scheme</w:t>
        </w:r>
      </w:ins>
    </w:p>
    <w:p w:rsidR="00D621DF" w:rsidRPr="007C437A" w:rsidRDefault="00D621DF" w:rsidP="00D621DF">
      <w:pPr>
        <w:pStyle w:val="Titre4"/>
        <w:rPr>
          <w:ins w:id="2638" w:author="Arthur Parmentier" w:date="2020-05-14T13:32:00Z"/>
          <w:rPrChange w:id="2639" w:author="Arthur Parmentier" w:date="2020-06-07T15:27:00Z">
            <w:rPr>
              <w:ins w:id="2640" w:author="Arthur Parmentier" w:date="2020-05-14T13:32:00Z"/>
            </w:rPr>
          </w:rPrChange>
        </w:rPr>
      </w:pPr>
      <w:ins w:id="2641" w:author="Arthur Parmentier" w:date="2020-05-14T13:32:00Z">
        <w:r w:rsidRPr="007C437A">
          <w:rPr>
            <w:rPrChange w:id="2642" w:author="Arthur Parmentier" w:date="2020-06-07T15:27:00Z">
              <w:rPr/>
            </w:rPrChange>
          </w:rPr>
          <w:t>Concepts from artistic disciplines</w:t>
        </w:r>
      </w:ins>
    </w:p>
    <w:p w:rsidR="00D621DF" w:rsidRPr="007C437A" w:rsidRDefault="00D621DF" w:rsidP="00D621DF">
      <w:pPr>
        <w:rPr>
          <w:ins w:id="2643" w:author="Arthur Parmentier" w:date="2020-06-06T17:12:00Z"/>
          <w:rPrChange w:id="2644" w:author="Arthur Parmentier" w:date="2020-06-07T15:27:00Z">
            <w:rPr>
              <w:ins w:id="2645" w:author="Arthur Parmentier" w:date="2020-06-06T17:12:00Z"/>
            </w:rPr>
          </w:rPrChange>
        </w:rPr>
      </w:pPr>
      <w:ins w:id="2646" w:author="Arthur Parmentier" w:date="2020-05-14T13:32:00Z">
        <w:r w:rsidRPr="007C437A">
          <w:rPr>
            <w:rPrChange w:id="2647" w:author="Arthur Parmentier" w:date="2020-06-07T15:27:00Z">
              <w:rPr/>
            </w:rPrChange>
          </w:rPr>
          <w:t>Long Tone, minimalism…</w:t>
        </w:r>
      </w:ins>
    </w:p>
    <w:p w:rsidR="00237DE8" w:rsidRPr="007C437A" w:rsidRDefault="00237DE8" w:rsidP="00237DE8">
      <w:pPr>
        <w:pStyle w:val="NormalWeb"/>
        <w:rPr>
          <w:ins w:id="2648" w:author="Arthur Parmentier" w:date="2020-06-06T17:12:00Z"/>
          <w:lang w:val="en-US"/>
          <w:rPrChange w:id="2649" w:author="Arthur Parmentier" w:date="2020-06-07T15:27:00Z">
            <w:rPr>
              <w:ins w:id="2650" w:author="Arthur Parmentier" w:date="2020-06-06T17:12:00Z"/>
            </w:rPr>
          </w:rPrChange>
        </w:rPr>
      </w:pPr>
      <w:ins w:id="2651" w:author="Arthur Parmentier" w:date="2020-06-06T17:12:00Z">
        <w:r w:rsidRPr="007C437A">
          <w:rPr>
            <w:lang w:val="en-US"/>
            <w:rPrChange w:id="2652" w:author="Arthur Parmentier" w:date="2020-06-07T15:27:00Z">
              <w:rPr/>
            </w:rPrChange>
          </w:rPr>
          <w:t>d.Some of your terms come from specific mediums. For example, “Brush Work” is suggestive of painting. Why has this idea been taken to suggest a limited accompaniment?</w:t>
        </w:r>
      </w:ins>
    </w:p>
    <w:p w:rsidR="00237DE8" w:rsidRPr="007C437A" w:rsidRDefault="00237DE8" w:rsidP="00237DE8">
      <w:pPr>
        <w:pStyle w:val="NormalWeb"/>
        <w:rPr>
          <w:ins w:id="2653" w:author="Arthur Parmentier" w:date="2020-06-06T17:12:00Z"/>
          <w:lang w:val="en-US"/>
          <w:rPrChange w:id="2654" w:author="Arthur Parmentier" w:date="2020-06-07T15:27:00Z">
            <w:rPr>
              <w:ins w:id="2655" w:author="Arthur Parmentier" w:date="2020-06-06T17:12:00Z"/>
            </w:rPr>
          </w:rPrChange>
        </w:rPr>
      </w:pPr>
      <w:ins w:id="2656" w:author="Arthur Parmentier" w:date="2020-06-06T17:12:00Z">
        <w:r w:rsidRPr="007C437A">
          <w:rPr>
            <w:lang w:val="en-US"/>
            <w:rPrChange w:id="2657" w:author="Arthur Parmentier" w:date="2020-06-07T15:27:00Z">
              <w:rPr/>
            </w:rPrChange>
          </w:rPr>
          <w:t>Brush Work is one of the early gestures I created. At the time of its creation I needed a gesture to indicate complimentary support of a soloist. The Brush Work gesture seemed appropriate as I imagined a sporadic brushing-on of material – a supportive and spacious background relationship.</w:t>
        </w:r>
      </w:ins>
    </w:p>
    <w:p w:rsidR="00237DE8" w:rsidRPr="007C437A" w:rsidRDefault="00237DE8" w:rsidP="00D621DF">
      <w:pPr>
        <w:rPr>
          <w:ins w:id="2658" w:author="Arthur Parmentier" w:date="2020-05-14T13:32:00Z"/>
          <w:rPrChange w:id="2659" w:author="Arthur Parmentier" w:date="2020-06-07T15:27:00Z">
            <w:rPr>
              <w:ins w:id="2660" w:author="Arthur Parmentier" w:date="2020-05-14T13:32:00Z"/>
            </w:rPr>
          </w:rPrChange>
        </w:rPr>
      </w:pPr>
    </w:p>
    <w:p w:rsidR="00D621DF" w:rsidRPr="007C437A" w:rsidRDefault="00D621DF" w:rsidP="00D621DF">
      <w:pPr>
        <w:pStyle w:val="Titre4"/>
        <w:rPr>
          <w:ins w:id="2661" w:author="Arthur Parmentier" w:date="2020-05-14T13:32:00Z"/>
          <w:rPrChange w:id="2662" w:author="Arthur Parmentier" w:date="2020-06-07T15:27:00Z">
            <w:rPr>
              <w:ins w:id="2663" w:author="Arthur Parmentier" w:date="2020-05-14T13:32:00Z"/>
            </w:rPr>
          </w:rPrChange>
        </w:rPr>
      </w:pPr>
      <w:ins w:id="2664" w:author="Arthur Parmentier" w:date="2020-05-14T13:32:00Z">
        <w:r w:rsidRPr="007C437A">
          <w:rPr>
            <w:rPrChange w:id="2665" w:author="Arthur Parmentier" w:date="2020-06-07T15:27:00Z">
              <w:rPr/>
            </w:rPrChange>
          </w:rPr>
          <w:t>Concepts from oral languages</w:t>
        </w:r>
      </w:ins>
    </w:p>
    <w:p w:rsidR="00D621DF" w:rsidRPr="007C437A" w:rsidRDefault="00D621DF" w:rsidP="00D621DF">
      <w:pPr>
        <w:rPr>
          <w:ins w:id="2666" w:author="Arthur Parmentier" w:date="2020-05-14T13:32:00Z"/>
          <w:rPrChange w:id="2667" w:author="Arthur Parmentier" w:date="2020-06-07T15:27:00Z">
            <w:rPr>
              <w:ins w:id="2668" w:author="Arthur Parmentier" w:date="2020-05-14T13:32:00Z"/>
            </w:rPr>
          </w:rPrChange>
        </w:rPr>
      </w:pPr>
      <w:ins w:id="2669" w:author="Arthur Parmentier" w:date="2020-05-14T13:32:00Z">
        <w:r w:rsidRPr="007C437A">
          <w:rPr>
            <w:rPrChange w:id="2670" w:author="Arthur Parmentier" w:date="2020-06-07T15:27:00Z">
              <w:rPr/>
            </w:rPrChange>
          </w:rPr>
          <w:t>Logical elements</w:t>
        </w:r>
      </w:ins>
    </w:p>
    <w:p w:rsidR="00D621DF" w:rsidRPr="007C437A" w:rsidRDefault="00D621DF" w:rsidP="00D621DF">
      <w:pPr>
        <w:pStyle w:val="Titre4"/>
        <w:rPr>
          <w:ins w:id="2671" w:author="Arthur Parmentier" w:date="2020-05-14T13:32:00Z"/>
          <w:rPrChange w:id="2672" w:author="Arthur Parmentier" w:date="2020-06-07T15:27:00Z">
            <w:rPr>
              <w:ins w:id="2673" w:author="Arthur Parmentier" w:date="2020-05-14T13:32:00Z"/>
            </w:rPr>
          </w:rPrChange>
        </w:rPr>
      </w:pPr>
      <w:ins w:id="2674" w:author="Arthur Parmentier" w:date="2020-05-14T13:32:00Z">
        <w:r w:rsidRPr="007C437A">
          <w:rPr>
            <w:rPrChange w:id="2675" w:author="Arthur Parmentier" w:date="2020-06-07T15:27:00Z">
              <w:rPr/>
            </w:rPrChange>
          </w:rPr>
          <w:lastRenderedPageBreak/>
          <w:t>“High/low” cultural representations of quiet/loud (volume), slow/fast (tempo), pitch…</w:t>
        </w:r>
      </w:ins>
    </w:p>
    <w:p w:rsidR="00D621DF" w:rsidRPr="007C437A" w:rsidRDefault="00D621DF" w:rsidP="00D621DF">
      <w:pPr>
        <w:rPr>
          <w:ins w:id="2676" w:author="Arthur Parmentier" w:date="2020-06-06T17:10:00Z"/>
          <w:rPrChange w:id="2677" w:author="Arthur Parmentier" w:date="2020-06-07T15:27:00Z">
            <w:rPr>
              <w:ins w:id="2678" w:author="Arthur Parmentier" w:date="2020-06-06T17:10:00Z"/>
            </w:rPr>
          </w:rPrChange>
        </w:rPr>
      </w:pPr>
      <w:ins w:id="2679" w:author="Arthur Parmentier" w:date="2020-05-14T13:32:00Z">
        <w:r w:rsidRPr="007C437A">
          <w:rPr>
            <w:rPrChange w:id="2680" w:author="Arthur Parmentier" w:date="2020-06-07T15:27:00Z">
              <w:rPr/>
            </w:rPrChange>
          </w:rPr>
          <w:t>Even though the concepts of volume, tempo or pitch may be universal, their mapping onto a low/high axis is defined culturally in modern societies.</w:t>
        </w:r>
      </w:ins>
    </w:p>
    <w:p w:rsidR="00237DE8" w:rsidRPr="007C437A" w:rsidRDefault="00237DE8" w:rsidP="00237DE8">
      <w:pPr>
        <w:pStyle w:val="NormalWeb"/>
        <w:rPr>
          <w:ins w:id="2681" w:author="Arthur Parmentier" w:date="2020-06-06T17:10:00Z"/>
          <w:lang w:val="en-US"/>
          <w:rPrChange w:id="2682" w:author="Arthur Parmentier" w:date="2020-06-07T15:27:00Z">
            <w:rPr>
              <w:ins w:id="2683" w:author="Arthur Parmentier" w:date="2020-06-06T17:10:00Z"/>
            </w:rPr>
          </w:rPrChange>
        </w:rPr>
      </w:pPr>
      <w:ins w:id="2684" w:author="Arthur Parmentier" w:date="2020-06-06T17:10:00Z">
        <w:r w:rsidRPr="007C437A">
          <w:rPr>
            <w:lang w:val="en-US"/>
            <w:rPrChange w:id="2685" w:author="Arthur Parmentier" w:date="2020-06-07T15:27:00Z">
              <w:rPr/>
            </w:rPrChange>
          </w:rPr>
          <w:t>« h.In what way would you say your gestures are culturally determined (specific to Western contexts)?</w:t>
        </w:r>
      </w:ins>
    </w:p>
    <w:p w:rsidR="00237DE8" w:rsidRPr="007C437A" w:rsidRDefault="00237DE8" w:rsidP="00237DE8">
      <w:pPr>
        <w:pStyle w:val="NormalWeb"/>
        <w:rPr>
          <w:ins w:id="2686" w:author="Arthur Parmentier" w:date="2020-06-06T17:10:00Z"/>
          <w:lang w:val="en-US"/>
          <w:rPrChange w:id="2687" w:author="Arthur Parmentier" w:date="2020-06-07T15:27:00Z">
            <w:rPr>
              <w:ins w:id="2688" w:author="Arthur Parmentier" w:date="2020-06-06T17:10:00Z"/>
            </w:rPr>
          </w:rPrChange>
        </w:rPr>
      </w:pPr>
      <w:ins w:id="2689" w:author="Arthur Parmentier" w:date="2020-06-06T17:10:00Z">
        <w:r w:rsidRPr="007C437A">
          <w:rPr>
            <w:lang w:val="en-US"/>
            <w:rPrChange w:id="2690" w:author="Arthur Parmentier" w:date="2020-06-07T15:27:00Z">
              <w:rPr/>
            </w:rPrChange>
          </w:rPr>
          <w:t>The gestures are culturally determined in a sense that their physicality is created from what we see in everyday life such as events occurring on television, computers, people in crowds, sports, etc.</w:t>
        </w:r>
      </w:ins>
    </w:p>
    <w:p w:rsidR="00237DE8" w:rsidRPr="007C437A" w:rsidRDefault="00237DE8" w:rsidP="00237DE8">
      <w:pPr>
        <w:pStyle w:val="NormalWeb"/>
        <w:rPr>
          <w:ins w:id="2691" w:author="Arthur Parmentier" w:date="2020-06-06T17:10:00Z"/>
          <w:lang w:val="en-US"/>
          <w:rPrChange w:id="2692" w:author="Arthur Parmentier" w:date="2020-06-07T15:27:00Z">
            <w:rPr>
              <w:ins w:id="2693" w:author="Arthur Parmentier" w:date="2020-06-06T17:10:00Z"/>
            </w:rPr>
          </w:rPrChange>
        </w:rPr>
      </w:pPr>
      <w:ins w:id="2694" w:author="Arthur Parmentier" w:date="2020-06-06T17:10:00Z">
        <w:r w:rsidRPr="007C437A">
          <w:rPr>
            <w:lang w:val="en-US"/>
            <w:rPrChange w:id="2695" w:author="Arthur Parmentier" w:date="2020-06-07T15:27:00Z">
              <w:rPr/>
            </w:rPrChange>
          </w:rPr>
          <w:t>5. Multidisciplinary Issues</w:t>
        </w:r>
      </w:ins>
    </w:p>
    <w:p w:rsidR="00237DE8" w:rsidRPr="007C437A" w:rsidRDefault="00237DE8" w:rsidP="00237DE8">
      <w:pPr>
        <w:pStyle w:val="NormalWeb"/>
        <w:rPr>
          <w:ins w:id="2696" w:author="Arthur Parmentier" w:date="2020-06-06T17:10:00Z"/>
          <w:lang w:val="en-US"/>
          <w:rPrChange w:id="2697" w:author="Arthur Parmentier" w:date="2020-06-07T15:27:00Z">
            <w:rPr>
              <w:ins w:id="2698" w:author="Arthur Parmentier" w:date="2020-06-06T17:10:00Z"/>
            </w:rPr>
          </w:rPrChange>
        </w:rPr>
      </w:pPr>
      <w:ins w:id="2699" w:author="Arthur Parmentier" w:date="2020-06-06T17:10:00Z">
        <w:r w:rsidRPr="007C437A">
          <w:rPr>
            <w:lang w:val="en-US"/>
            <w:rPrChange w:id="2700" w:author="Arthur Parmentier" w:date="2020-06-07T15:27:00Z">
              <w:rPr/>
            </w:rPrChange>
          </w:rPr>
          <w:t>a.Pitch is reliant on a Western concept of height in relation to sound (e.g. high and low), replying on our metaphorical understanding of music. How would you expect a dancer/actor to respond to this musically determined gesture?</w:t>
        </w:r>
      </w:ins>
    </w:p>
    <w:p w:rsidR="00237DE8" w:rsidRPr="007C437A" w:rsidRDefault="00237DE8" w:rsidP="00237DE8">
      <w:pPr>
        <w:pStyle w:val="NormalWeb"/>
        <w:rPr>
          <w:ins w:id="2701" w:author="Arthur Parmentier" w:date="2020-06-06T17:10:00Z"/>
          <w:lang w:val="en-US"/>
          <w:rPrChange w:id="2702" w:author="Arthur Parmentier" w:date="2020-06-07T15:27:00Z">
            <w:rPr>
              <w:ins w:id="2703" w:author="Arthur Parmentier" w:date="2020-06-06T17:10:00Z"/>
            </w:rPr>
          </w:rPrChange>
        </w:rPr>
      </w:pPr>
      <w:ins w:id="2704" w:author="Arthur Parmentier" w:date="2020-06-06T17:10:00Z">
        <w:r w:rsidRPr="007C437A">
          <w:rPr>
            <w:lang w:val="en-US"/>
            <w:rPrChange w:id="2705" w:author="Arthur Parmentier" w:date="2020-06-07T15:27:00Z">
              <w:rPr/>
            </w:rPrChange>
          </w:rPr>
          <w:t>Pitch is a frequency and its tempo governs whether the sound is low, middle, or high. Movement takes place in space and is also governed by tempo. When a musician is signed a Long Tone (middle range) they choose a pitch from this region, a dancer signed the same Long Tone will perform sustained movement at a medium tempo. The Long Tone gesture spans all the disciplines. I created the physicality of the Long Tone gesture and just like any spoken language each performer must learn what the gesture means. Being a musician, dancer, actor, visual artist, etc. does not present any discipline-specific problems when learning the signs. »</w:t>
        </w:r>
      </w:ins>
    </w:p>
    <w:p w:rsidR="00237DE8" w:rsidRPr="007C437A" w:rsidRDefault="00237DE8" w:rsidP="00D621DF">
      <w:pPr>
        <w:rPr>
          <w:ins w:id="2706" w:author="Arthur Parmentier" w:date="2020-05-14T13:32:00Z"/>
          <w:rPrChange w:id="2707" w:author="Arthur Parmentier" w:date="2020-06-07T15:27:00Z">
            <w:rPr>
              <w:ins w:id="2708" w:author="Arthur Parmentier" w:date="2020-05-14T13:32:00Z"/>
            </w:rPr>
          </w:rPrChange>
        </w:rPr>
      </w:pPr>
    </w:p>
    <w:p w:rsidR="00D621DF" w:rsidRPr="007C437A" w:rsidRDefault="00D621DF" w:rsidP="00D621DF">
      <w:pPr>
        <w:pStyle w:val="Titre4"/>
        <w:rPr>
          <w:ins w:id="2709" w:author="Arthur Parmentier" w:date="2020-05-14T13:32:00Z"/>
          <w:rPrChange w:id="2710" w:author="Arthur Parmentier" w:date="2020-06-07T15:27:00Z">
            <w:rPr>
              <w:ins w:id="2711" w:author="Arthur Parmentier" w:date="2020-05-14T13:32:00Z"/>
            </w:rPr>
          </w:rPrChange>
        </w:rPr>
      </w:pPr>
      <w:ins w:id="2712" w:author="Arthur Parmentier" w:date="2020-05-14T13:32:00Z">
        <w:r w:rsidRPr="007C437A">
          <w:rPr>
            <w:rPrChange w:id="2713" w:author="Arthur Parmentier" w:date="2020-06-07T15:27:00Z">
              <w:rPr/>
            </w:rPrChange>
          </w:rPr>
          <w:t>…</w:t>
        </w:r>
      </w:ins>
    </w:p>
    <w:p w:rsidR="00D621DF" w:rsidRPr="007C437A" w:rsidRDefault="00D621DF">
      <w:pPr>
        <w:pStyle w:val="Titre3"/>
        <w:rPr>
          <w:ins w:id="2714" w:author="Arthur Parmentier" w:date="2020-05-14T13:39:00Z"/>
          <w:rPrChange w:id="2715" w:author="Arthur Parmentier" w:date="2020-06-07T15:27:00Z">
            <w:rPr>
              <w:ins w:id="2716" w:author="Arthur Parmentier" w:date="2020-05-14T13:39:00Z"/>
            </w:rPr>
          </w:rPrChange>
        </w:rPr>
      </w:pPr>
      <w:bookmarkStart w:id="2717" w:name="_Toc42259073"/>
      <w:ins w:id="2718" w:author="Arthur Parmentier" w:date="2020-05-14T13:32:00Z">
        <w:r w:rsidRPr="007C437A">
          <w:rPr>
            <w:rPrChange w:id="2719" w:author="Arthur Parmentier" w:date="2020-06-07T15:27:00Z">
              <w:rPr/>
            </w:rPrChange>
          </w:rPr>
          <w:t>Transformations and output spaces</w:t>
        </w:r>
      </w:ins>
      <w:bookmarkEnd w:id="2717"/>
    </w:p>
    <w:p w:rsidR="00D0639C" w:rsidRPr="007C437A" w:rsidRDefault="00D0639C">
      <w:pPr>
        <w:rPr>
          <w:ins w:id="2720" w:author="Arthur Parmentier" w:date="2020-05-14T13:32:00Z"/>
          <w:rPrChange w:id="2721" w:author="Arthur Parmentier" w:date="2020-06-07T15:27:00Z">
            <w:rPr>
              <w:ins w:id="2722" w:author="Arthur Parmentier" w:date="2020-05-14T13:32:00Z"/>
            </w:rPr>
          </w:rPrChange>
        </w:rPr>
        <w:pPrChange w:id="2723" w:author="Arthur Parmentier" w:date="2020-05-14T13:39:00Z">
          <w:pPr>
            <w:pStyle w:val="Titre3"/>
          </w:pPr>
        </w:pPrChange>
      </w:pPr>
      <w:ins w:id="2724" w:author="Arthur Parmentier" w:date="2020-05-14T13:39:00Z">
        <w:r w:rsidRPr="007C437A">
          <w:rPr>
            <w:rPrChange w:id="2725" w:author="Arthur Parmentier" w:date="2020-06-07T15:27:00Z">
              <w:rPr/>
            </w:rPrChange>
          </w:rPr>
          <w:t>Sign = (symbol, icon, indice).</w:t>
        </w:r>
      </w:ins>
    </w:p>
    <w:p w:rsidR="00D621DF" w:rsidRPr="007C437A" w:rsidRDefault="00D621DF" w:rsidP="00D621DF">
      <w:pPr>
        <w:pStyle w:val="Titre4"/>
        <w:rPr>
          <w:ins w:id="2726" w:author="Arthur Parmentier" w:date="2020-05-14T13:32:00Z"/>
          <w:rPrChange w:id="2727" w:author="Arthur Parmentier" w:date="2020-06-07T15:27:00Z">
            <w:rPr>
              <w:ins w:id="2728" w:author="Arthur Parmentier" w:date="2020-05-14T13:32:00Z"/>
            </w:rPr>
          </w:rPrChange>
        </w:rPr>
      </w:pPr>
      <w:ins w:id="2729" w:author="Arthur Parmentier" w:date="2020-05-14T13:32:00Z">
        <w:r w:rsidRPr="007C437A">
          <w:rPr>
            <w:rPrChange w:id="2730" w:author="Arthur Parmentier" w:date="2020-06-07T15:27:00Z">
              <w:rPr/>
            </w:rPrChange>
          </w:rPr>
          <w:t>Creation of a s</w:t>
        </w:r>
      </w:ins>
      <w:ins w:id="2731" w:author="Arthur Parmentier" w:date="2020-05-14T13:39:00Z">
        <w:r w:rsidR="00D0639C" w:rsidRPr="007C437A">
          <w:rPr>
            <w:rPrChange w:id="2732" w:author="Arthur Parmentier" w:date="2020-06-07T15:27:00Z">
              <w:rPr/>
            </w:rPrChange>
          </w:rPr>
          <w:t>ymbol</w:t>
        </w:r>
      </w:ins>
    </w:p>
    <w:p w:rsidR="00D621DF" w:rsidRPr="007C437A" w:rsidRDefault="00D621DF" w:rsidP="00D621DF">
      <w:pPr>
        <w:rPr>
          <w:ins w:id="2733" w:author="Arthur Parmentier" w:date="2020-05-14T13:32:00Z"/>
          <w:rPrChange w:id="2734" w:author="Arthur Parmentier" w:date="2020-06-07T15:27:00Z">
            <w:rPr>
              <w:ins w:id="2735" w:author="Arthur Parmentier" w:date="2020-05-14T13:32:00Z"/>
            </w:rPr>
          </w:rPrChange>
        </w:rPr>
      </w:pPr>
      <w:ins w:id="2736" w:author="Arthur Parmentier" w:date="2020-05-14T13:32:00Z">
        <w:r w:rsidRPr="007C437A">
          <w:rPr>
            <w:rPrChange w:id="2737" w:author="Arthur Parmentier" w:date="2020-06-07T15:27:00Z">
              <w:rPr/>
            </w:rPrChange>
          </w:rPr>
          <w:t>… Describe here more about the process of creating a sign (examples, general rules…)</w:t>
        </w:r>
      </w:ins>
    </w:p>
    <w:p w:rsidR="00D621DF" w:rsidRPr="007C437A" w:rsidRDefault="00D621DF">
      <w:pPr>
        <w:pStyle w:val="Titre4"/>
        <w:rPr>
          <w:ins w:id="2738" w:author="Arthur Parmentier" w:date="2020-06-06T17:06:00Z"/>
          <w:rPrChange w:id="2739" w:author="Arthur Parmentier" w:date="2020-06-07T15:27:00Z">
            <w:rPr>
              <w:ins w:id="2740" w:author="Arthur Parmentier" w:date="2020-06-06T17:06:00Z"/>
            </w:rPr>
          </w:rPrChange>
        </w:rPr>
      </w:pPr>
      <w:ins w:id="2741" w:author="Arthur Parmentier" w:date="2020-05-14T13:32:00Z">
        <w:r w:rsidRPr="007C437A">
          <w:rPr>
            <w:rPrChange w:id="2742" w:author="Arthur Parmentier" w:date="2020-06-07T15:27:00Z">
              <w:rPr/>
            </w:rPrChange>
          </w:rPr>
          <w:t xml:space="preserve">Creation of a </w:t>
        </w:r>
      </w:ins>
      <w:ins w:id="2743" w:author="Arthur Parmentier" w:date="2020-05-14T13:39:00Z">
        <w:r w:rsidR="00D0639C" w:rsidRPr="007C437A">
          <w:rPr>
            <w:rPrChange w:id="2744" w:author="Arthur Parmentier" w:date="2020-06-07T15:27:00Z">
              <w:rPr/>
            </w:rPrChange>
          </w:rPr>
          <w:t>icon</w:t>
        </w:r>
      </w:ins>
    </w:p>
    <w:p w:rsidR="003C785D" w:rsidRPr="007C437A" w:rsidRDefault="003C785D">
      <w:pPr>
        <w:rPr>
          <w:ins w:id="2745" w:author="Arthur Parmentier" w:date="2020-05-14T13:32:00Z"/>
          <w:rPrChange w:id="2746" w:author="Arthur Parmentier" w:date="2020-06-07T15:27:00Z">
            <w:rPr>
              <w:ins w:id="2747" w:author="Arthur Parmentier" w:date="2020-05-14T13:32:00Z"/>
            </w:rPr>
          </w:rPrChange>
        </w:rPr>
      </w:pPr>
      <w:ins w:id="2748" w:author="Arthur Parmentier" w:date="2020-06-06T17:06:00Z">
        <w:r w:rsidRPr="007C437A">
          <w:rPr>
            <w:rPrChange w:id="2749" w:author="Arthur Parmentier" w:date="2020-06-07T15:27:00Z">
              <w:rPr/>
            </w:rPrChange>
          </w:rPr>
          <w:t>“Some of the gestures I created are quite iconic such as Long Tone and Pointillism and others have little or no visual relation to the material to be performed. I created the Play gesture from the movement used when Bowling – the release of the ball. I modified the movement to incorporate two hands. Many other gestures share a similar history. I may also add the gestures of the Soundpainting language are not based on the language for the deaf or hard of hearing.”</w:t>
        </w:r>
        <w:r w:rsidRPr="007C437A">
          <w:rPr>
            <w:rStyle w:val="Appelnotedebasdep"/>
            <w:rPrChange w:id="2750" w:author="Arthur Parmentier" w:date="2020-06-07T15:27:00Z">
              <w:rPr>
                <w:rStyle w:val="Appelnotedebasdep"/>
              </w:rPr>
            </w:rPrChange>
          </w:rPr>
          <w:footnoteReference w:id="9"/>
        </w:r>
      </w:ins>
    </w:p>
    <w:p w:rsidR="00D621DF" w:rsidRPr="007C437A" w:rsidRDefault="00D621DF">
      <w:pPr>
        <w:pStyle w:val="Titre4"/>
        <w:rPr>
          <w:ins w:id="2753" w:author="Arthur Parmentier" w:date="2020-05-14T13:32:00Z"/>
          <w:rPrChange w:id="2754" w:author="Arthur Parmentier" w:date="2020-06-07T15:27:00Z">
            <w:rPr>
              <w:ins w:id="2755" w:author="Arthur Parmentier" w:date="2020-05-14T13:32:00Z"/>
            </w:rPr>
          </w:rPrChange>
        </w:rPr>
        <w:pPrChange w:id="2756" w:author="Arthur Parmentier" w:date="2020-05-14T13:40:00Z">
          <w:pPr/>
        </w:pPrChange>
      </w:pPr>
      <w:ins w:id="2757" w:author="Arthur Parmentier" w:date="2020-05-14T13:32:00Z">
        <w:r w:rsidRPr="007C437A">
          <w:rPr>
            <w:rPrChange w:id="2758" w:author="Arthur Parmentier" w:date="2020-06-07T15:27:00Z">
              <w:rPr/>
            </w:rPrChange>
          </w:rPr>
          <w:lastRenderedPageBreak/>
          <w:t>Creation of a</w:t>
        </w:r>
      </w:ins>
      <w:ins w:id="2759" w:author="Arthur Parmentier" w:date="2020-05-14T13:39:00Z">
        <w:r w:rsidR="00D0639C" w:rsidRPr="007C437A">
          <w:rPr>
            <w:rPrChange w:id="2760" w:author="Arthur Parmentier" w:date="2020-06-07T15:27:00Z">
              <w:rPr/>
            </w:rPrChange>
          </w:rPr>
          <w:t xml:space="preserve">n </w:t>
        </w:r>
      </w:ins>
      <w:ins w:id="2761" w:author="Arthur Parmentier" w:date="2020-05-14T13:40:00Z">
        <w:r w:rsidR="00D0639C" w:rsidRPr="007C437A">
          <w:rPr>
            <w:rPrChange w:id="2762" w:author="Arthur Parmentier" w:date="2020-06-07T15:27:00Z">
              <w:rPr/>
            </w:rPrChange>
          </w:rPr>
          <w:t>indices</w:t>
        </w:r>
      </w:ins>
    </w:p>
    <w:p w:rsidR="00D621DF" w:rsidRPr="007C437A" w:rsidDel="00D0639C" w:rsidRDefault="003E1EE3" w:rsidP="00D621DF">
      <w:pPr>
        <w:rPr>
          <w:del w:id="2763" w:author="Arthur Parmentier" w:date="2020-05-14T13:40:00Z"/>
          <w:i/>
          <w:iCs/>
          <w:rPrChange w:id="2764" w:author="Arthur Parmentier" w:date="2020-06-07T15:27:00Z">
            <w:rPr>
              <w:del w:id="2765" w:author="Arthur Parmentier" w:date="2020-05-14T13:40:00Z"/>
            </w:rPr>
          </w:rPrChange>
        </w:rPr>
      </w:pPr>
      <w:bookmarkStart w:id="2766" w:name="_Toc40356075"/>
      <w:bookmarkStart w:id="2767" w:name="_Toc42259074"/>
      <w:bookmarkEnd w:id="2766"/>
      <w:ins w:id="2768" w:author="Arthur Parmentier" w:date="2020-05-14T13:40:00Z">
        <w:r w:rsidRPr="007C437A">
          <w:rPr>
            <w:rPrChange w:id="2769" w:author="Arthur Parmentier" w:date="2020-06-07T15:27:00Z">
              <w:rPr/>
            </w:rPrChange>
          </w:rPr>
          <w:t>Mechanism 2:</w:t>
        </w:r>
        <w:bookmarkEnd w:id="2767"/>
        <w:r w:rsidRPr="007C437A">
          <w:rPr>
            <w:rPrChange w:id="2770" w:author="Arthur Parmentier" w:date="2020-06-07T15:27:00Z">
              <w:rPr/>
            </w:rPrChange>
          </w:rPr>
          <w:t xml:space="preserve"> </w:t>
        </w:r>
      </w:ins>
    </w:p>
    <w:p w:rsidR="007B1805" w:rsidRPr="007C437A" w:rsidRDefault="007B1805" w:rsidP="00FF4C82">
      <w:pPr>
        <w:pStyle w:val="Titre2"/>
        <w:rPr>
          <w:rPrChange w:id="2771" w:author="Arthur Parmentier" w:date="2020-06-07T15:27:00Z">
            <w:rPr/>
          </w:rPrChange>
        </w:rPr>
      </w:pPr>
      <w:bookmarkStart w:id="2772" w:name="_Toc42259075"/>
      <w:r w:rsidRPr="007C437A">
        <w:rPr>
          <w:rPrChange w:id="2773" w:author="Arthur Parmentier" w:date="2020-06-07T15:27:00Z">
            <w:rPr/>
          </w:rPrChange>
        </w:rPr>
        <w:t xml:space="preserve">Sign </w:t>
      </w:r>
      <w:ins w:id="2774" w:author="Arthur Parmentier" w:date="2020-05-13T10:35:00Z">
        <w:r w:rsidR="003D29B8" w:rsidRPr="007C437A">
          <w:rPr>
            <w:rPrChange w:id="2775" w:author="Arthur Parmentier" w:date="2020-06-07T15:27:00Z">
              <w:rPr/>
            </w:rPrChange>
          </w:rPr>
          <w:t>“</w:t>
        </w:r>
      </w:ins>
      <w:r w:rsidRPr="007C437A">
        <w:rPr>
          <w:rPrChange w:id="2776" w:author="Arthur Parmentier" w:date="2020-06-07T15:27:00Z">
            <w:rPr/>
          </w:rPrChange>
        </w:rPr>
        <w:t>overloading</w:t>
      </w:r>
      <w:ins w:id="2777" w:author="Arthur Parmentier" w:date="2020-05-13T10:35:00Z">
        <w:r w:rsidR="003D29B8" w:rsidRPr="007C437A">
          <w:rPr>
            <w:rPrChange w:id="2778" w:author="Arthur Parmentier" w:date="2020-06-07T15:27:00Z">
              <w:rPr/>
            </w:rPrChange>
          </w:rPr>
          <w:t>”</w:t>
        </w:r>
      </w:ins>
      <w:bookmarkEnd w:id="2772"/>
    </w:p>
    <w:p w:rsidR="005A6DBA" w:rsidRPr="007C437A" w:rsidRDefault="005A6DBA">
      <w:pPr>
        <w:pStyle w:val="Titre3"/>
        <w:rPr>
          <w:ins w:id="2779" w:author="Arthur Parmentier" w:date="2020-05-13T10:10:00Z"/>
          <w:rPrChange w:id="2780" w:author="Arthur Parmentier" w:date="2020-06-07T15:27:00Z">
            <w:rPr>
              <w:ins w:id="2781" w:author="Arthur Parmentier" w:date="2020-05-13T10:10:00Z"/>
            </w:rPr>
          </w:rPrChange>
        </w:rPr>
        <w:pPrChange w:id="2782" w:author="Arthur Parmentier" w:date="2020-05-14T14:00:00Z">
          <w:pPr/>
        </w:pPrChange>
      </w:pPr>
      <w:bookmarkStart w:id="2783" w:name="_Toc42259076"/>
      <w:ins w:id="2784" w:author="Arthur Parmentier" w:date="2020-05-13T10:10:00Z">
        <w:r w:rsidRPr="007C437A">
          <w:rPr>
            <w:rPrChange w:id="2785" w:author="Arthur Parmentier" w:date="2020-06-07T15:27:00Z">
              <w:rPr/>
            </w:rPrChange>
          </w:rPr>
          <w:t>Motivation</w:t>
        </w:r>
        <w:bookmarkEnd w:id="2783"/>
      </w:ins>
    </w:p>
    <w:p w:rsidR="0053230A" w:rsidRPr="007C437A" w:rsidRDefault="001B082B" w:rsidP="001B082B">
      <w:pPr>
        <w:rPr>
          <w:ins w:id="2786" w:author="Arthur Parmentier" w:date="2020-05-13T09:52:00Z"/>
          <w:rPrChange w:id="2787" w:author="Arthur Parmentier" w:date="2020-06-07T15:27:00Z">
            <w:rPr>
              <w:ins w:id="2788" w:author="Arthur Parmentier" w:date="2020-05-13T09:52:00Z"/>
            </w:rPr>
          </w:rPrChange>
        </w:rPr>
      </w:pPr>
      <w:r w:rsidRPr="007C437A">
        <w:rPr>
          <w:rPrChange w:id="2789" w:author="Arthur Parmentier" w:date="2020-06-07T15:27:00Z">
            <w:rPr/>
          </w:rPrChange>
        </w:rPr>
        <w:t xml:space="preserve">We have seen from the evolution of SP that </w:t>
      </w:r>
      <w:ins w:id="2790" w:author="Arthur Parmentier" w:date="2020-05-13T09:50:00Z">
        <w:r w:rsidR="0053230A" w:rsidRPr="007C437A">
          <w:rPr>
            <w:rPrChange w:id="2791" w:author="Arthur Parmentier" w:date="2020-06-07T15:27:00Z">
              <w:rPr/>
            </w:rPrChange>
          </w:rPr>
          <w:t xml:space="preserve">a single sign </w:t>
        </w:r>
      </w:ins>
      <w:ins w:id="2792" w:author="Arthur Parmentier" w:date="2020-05-13T09:51:00Z">
        <w:r w:rsidR="0053230A" w:rsidRPr="007C437A">
          <w:rPr>
            <w:rPrChange w:id="2793" w:author="Arthur Parmentier" w:date="2020-06-07T15:27:00Z">
              <w:rPr/>
            </w:rPrChange>
          </w:rPr>
          <w:t>can be use to signify a content</w:t>
        </w:r>
      </w:ins>
      <w:ins w:id="2794" w:author="Arthur Parmentier" w:date="2020-05-13T11:16:00Z">
        <w:r w:rsidR="00B45CE3" w:rsidRPr="007C437A">
          <w:rPr>
            <w:rStyle w:val="Appelnotedebasdep"/>
            <w:rPrChange w:id="2795" w:author="Arthur Parmentier" w:date="2020-06-07T15:27:00Z">
              <w:rPr>
                <w:rStyle w:val="Appelnotedebasdep"/>
              </w:rPr>
            </w:rPrChange>
          </w:rPr>
          <w:footnoteReference w:id="10"/>
        </w:r>
      </w:ins>
      <w:ins w:id="2799" w:author="Arthur Parmentier" w:date="2020-05-13T09:52:00Z">
        <w:r w:rsidR="0053230A" w:rsidRPr="007C437A">
          <w:rPr>
            <w:rPrChange w:id="2800" w:author="Arthur Parmentier" w:date="2020-06-07T15:27:00Z">
              <w:rPr/>
            </w:rPrChange>
          </w:rPr>
          <w:t xml:space="preserve"> not only for different instruments of the same discipline</w:t>
        </w:r>
      </w:ins>
      <w:ins w:id="2801" w:author="Arthur Parmentier" w:date="2020-05-13T10:07:00Z">
        <w:r w:rsidR="00434325" w:rsidRPr="007C437A">
          <w:rPr>
            <w:rPrChange w:id="2802" w:author="Arthur Parmentier" w:date="2020-06-07T15:27:00Z">
              <w:rPr/>
            </w:rPrChange>
          </w:rPr>
          <w:t xml:space="preserve"> (1)</w:t>
        </w:r>
      </w:ins>
      <w:ins w:id="2803" w:author="Arthur Parmentier" w:date="2020-05-13T09:52:00Z">
        <w:r w:rsidR="0053230A" w:rsidRPr="007C437A">
          <w:rPr>
            <w:rPrChange w:id="2804" w:author="Arthur Parmentier" w:date="2020-06-07T15:27:00Z">
              <w:rPr/>
            </w:rPrChange>
          </w:rPr>
          <w:t xml:space="preserve"> but also across discipline</w:t>
        </w:r>
      </w:ins>
      <w:ins w:id="2805" w:author="Arthur Parmentier" w:date="2020-05-13T10:07:00Z">
        <w:r w:rsidR="00434325" w:rsidRPr="007C437A">
          <w:rPr>
            <w:rPrChange w:id="2806" w:author="Arthur Parmentier" w:date="2020-06-07T15:27:00Z">
              <w:rPr/>
            </w:rPrChange>
          </w:rPr>
          <w:t xml:space="preserve"> (2).</w:t>
        </w:r>
      </w:ins>
      <w:ins w:id="2807" w:author="Arthur Parmentier" w:date="2020-05-13T10:35:00Z">
        <w:r w:rsidR="003D29B8" w:rsidRPr="007C437A">
          <w:rPr>
            <w:rPrChange w:id="2808" w:author="Arthur Parmentier" w:date="2020-06-07T15:27:00Z">
              <w:rPr/>
            </w:rPrChange>
          </w:rPr>
          <w:t xml:space="preserve"> This what I call the “overloading” of a sign.</w:t>
        </w:r>
        <w:r w:rsidR="003D29B8" w:rsidRPr="007C437A">
          <w:rPr>
            <w:rStyle w:val="Appelnotedebasdep"/>
            <w:rPrChange w:id="2809" w:author="Arthur Parmentier" w:date="2020-06-07T15:27:00Z">
              <w:rPr>
                <w:rStyle w:val="Appelnotedebasdep"/>
              </w:rPr>
            </w:rPrChange>
          </w:rPr>
          <w:footnoteReference w:id="11"/>
        </w:r>
      </w:ins>
      <w:del w:id="2814" w:author="Arthur Parmentier" w:date="2020-05-13T09:50:00Z">
        <w:r w:rsidRPr="007C437A" w:rsidDel="0053230A">
          <w:rPr>
            <w:rPrChange w:id="2815" w:author="Arthur Parmentier" w:date="2020-06-07T15:27:00Z">
              <w:rPr/>
            </w:rPrChange>
          </w:rPr>
          <w:delText>it uses single sign</w:delText>
        </w:r>
        <w:r w:rsidR="001A0623" w:rsidRPr="007C437A" w:rsidDel="0053230A">
          <w:rPr>
            <w:rPrChange w:id="2816" w:author="Arthur Parmentier" w:date="2020-06-07T15:27:00Z">
              <w:rPr/>
            </w:rPrChange>
          </w:rPr>
          <w:delText>s</w:delText>
        </w:r>
        <w:r w:rsidRPr="007C437A" w:rsidDel="0053230A">
          <w:rPr>
            <w:rPrChange w:id="2817" w:author="Arthur Parmentier" w:date="2020-06-07T15:27:00Z">
              <w:rPr/>
            </w:rPrChange>
          </w:rPr>
          <w:delText xml:space="preserve"> to</w:delText>
        </w:r>
      </w:del>
      <w:del w:id="2818" w:author="Arthur Parmentier" w:date="2020-05-13T09:49:00Z">
        <w:r w:rsidRPr="007C437A" w:rsidDel="0053230A">
          <w:rPr>
            <w:rPrChange w:id="2819" w:author="Arthur Parmentier" w:date="2020-06-07T15:27:00Z">
              <w:rPr/>
            </w:rPrChange>
          </w:rPr>
          <w:delText xml:space="preserve"> encapsulate several concepts from different disciplines</w:delText>
        </w:r>
      </w:del>
      <w:del w:id="2820" w:author="Arthur Parmentier" w:date="2020-05-13T09:52:00Z">
        <w:r w:rsidRPr="007C437A" w:rsidDel="0053230A">
          <w:rPr>
            <w:rPrChange w:id="2821" w:author="Arthur Parmentier" w:date="2020-06-07T15:27:00Z">
              <w:rPr/>
            </w:rPrChange>
          </w:rPr>
          <w:delText xml:space="preserve">; </w:delText>
        </w:r>
      </w:del>
    </w:p>
    <w:p w:rsidR="00B45CE3" w:rsidRPr="007C437A" w:rsidRDefault="00434325" w:rsidP="001B082B">
      <w:pPr>
        <w:rPr>
          <w:ins w:id="2822" w:author="Arthur Parmentier" w:date="2020-05-13T09:52:00Z"/>
          <w:rPrChange w:id="2823" w:author="Arthur Parmentier" w:date="2020-06-07T15:27:00Z">
            <w:rPr>
              <w:ins w:id="2824" w:author="Arthur Parmentier" w:date="2020-05-13T09:52:00Z"/>
            </w:rPr>
          </w:rPrChange>
        </w:rPr>
      </w:pPr>
      <w:ins w:id="2825" w:author="Arthur Parmentier" w:date="2020-05-13T10:08:00Z">
        <w:r w:rsidRPr="007C437A">
          <w:rPr>
            <w:rPrChange w:id="2826" w:author="Arthur Parmentier" w:date="2020-06-07T15:27:00Z">
              <w:rPr/>
            </w:rPrChange>
          </w:rPr>
          <w:t xml:space="preserve">We will try to identify whether the operability of a sign </w:t>
        </w:r>
      </w:ins>
      <w:ins w:id="2827" w:author="Arthur Parmentier" w:date="2020-05-13T10:09:00Z">
        <w:r w:rsidRPr="007C437A">
          <w:rPr>
            <w:rPrChange w:id="2828" w:author="Arthur Parmentier" w:date="2020-06-07T15:27:00Z">
              <w:rPr/>
            </w:rPrChange>
          </w:rPr>
          <w:t xml:space="preserve">in (1) and (2) </w:t>
        </w:r>
      </w:ins>
      <w:ins w:id="2829" w:author="Arthur Parmentier" w:date="2020-05-13T10:08:00Z">
        <w:r w:rsidRPr="007C437A">
          <w:rPr>
            <w:rPrChange w:id="2830" w:author="Arthur Parmentier" w:date="2020-06-07T15:27:00Z">
              <w:rPr/>
            </w:rPrChange>
          </w:rPr>
          <w:t>involves mechanisms of different nature</w:t>
        </w:r>
      </w:ins>
      <w:ins w:id="2831" w:author="Arthur Parmentier" w:date="2020-05-13T10:09:00Z">
        <w:r w:rsidRPr="007C437A">
          <w:rPr>
            <w:rPrChange w:id="2832" w:author="Arthur Parmentier" w:date="2020-06-07T15:27:00Z">
              <w:rPr/>
            </w:rPrChange>
          </w:rPr>
          <w:t>.</w:t>
        </w:r>
      </w:ins>
    </w:p>
    <w:p w:rsidR="0053230A" w:rsidRPr="007C437A" w:rsidRDefault="005A6DBA">
      <w:pPr>
        <w:pStyle w:val="Titre3"/>
        <w:rPr>
          <w:ins w:id="2833" w:author="Arthur Parmentier" w:date="2020-05-13T09:52:00Z"/>
          <w:rPrChange w:id="2834" w:author="Arthur Parmentier" w:date="2020-06-07T15:27:00Z">
            <w:rPr>
              <w:ins w:id="2835" w:author="Arthur Parmentier" w:date="2020-05-13T09:52:00Z"/>
            </w:rPr>
          </w:rPrChange>
        </w:rPr>
        <w:pPrChange w:id="2836" w:author="Arthur Parmentier" w:date="2020-05-14T14:00:00Z">
          <w:pPr/>
        </w:pPrChange>
      </w:pPr>
      <w:bookmarkStart w:id="2837" w:name="_Toc42259077"/>
      <w:ins w:id="2838" w:author="Arthur Parmentier" w:date="2020-05-13T10:11:00Z">
        <w:r w:rsidRPr="007C437A">
          <w:rPr>
            <w:rPrChange w:id="2839" w:author="Arthur Parmentier" w:date="2020-06-07T15:27:00Z">
              <w:rPr/>
            </w:rPrChange>
          </w:rPr>
          <w:t>Differentiation of signified across disciplines</w:t>
        </w:r>
      </w:ins>
      <w:bookmarkEnd w:id="2837"/>
    </w:p>
    <w:p w:rsidR="002F5B0B" w:rsidRPr="007C437A" w:rsidRDefault="002F5B0B" w:rsidP="001B082B">
      <w:pPr>
        <w:rPr>
          <w:ins w:id="2840" w:author="Arthur Parmentier" w:date="2020-05-13T10:30:00Z"/>
          <w:rPrChange w:id="2841" w:author="Arthur Parmentier" w:date="2020-06-07T15:27:00Z">
            <w:rPr>
              <w:ins w:id="2842" w:author="Arthur Parmentier" w:date="2020-05-13T10:30:00Z"/>
            </w:rPr>
          </w:rPrChange>
        </w:rPr>
      </w:pPr>
      <w:ins w:id="2843" w:author="Arthur Parmentier" w:date="2020-05-13T10:12:00Z">
        <w:r w:rsidRPr="007C437A">
          <w:rPr>
            <w:rPrChange w:id="2844" w:author="Arthur Parmentier" w:date="2020-06-07T15:27:00Z">
              <w:rPr/>
            </w:rPrChange>
          </w:rPr>
          <w:t>We very commonly observe signs made of one sign</w:t>
        </w:r>
      </w:ins>
      <w:ins w:id="2845" w:author="Arthur Parmentier" w:date="2020-05-13T10:13:00Z">
        <w:r w:rsidRPr="007C437A">
          <w:rPr>
            <w:rPrChange w:id="2846" w:author="Arthur Parmentier" w:date="2020-06-07T15:27:00Z">
              <w:rPr/>
            </w:rPrChange>
          </w:rPr>
          <w:t xml:space="preserve">ifier and several signified </w:t>
        </w:r>
        <w:r w:rsidR="00AE58D1" w:rsidRPr="007C437A">
          <w:rPr>
            <w:rPrChange w:id="2847" w:author="Arthur Parmentier" w:date="2020-06-07T15:27:00Z">
              <w:rPr/>
            </w:rPrChange>
          </w:rPr>
          <w:t>in oral languages and our everyday life.</w:t>
        </w:r>
      </w:ins>
      <w:ins w:id="2848" w:author="Arthur Parmentier" w:date="2020-05-13T10:14:00Z">
        <w:r w:rsidR="00AE58D1" w:rsidRPr="007C437A">
          <w:rPr>
            <w:rPrChange w:id="2849" w:author="Arthur Parmentier" w:date="2020-06-07T15:27:00Z">
              <w:rPr/>
            </w:rPrChange>
          </w:rPr>
          <w:t xml:space="preserve"> The signified is understood by an operation of “disambiguation” </w:t>
        </w:r>
      </w:ins>
      <w:ins w:id="2850" w:author="Arthur Parmentier" w:date="2020-05-13T10:15:00Z">
        <w:r w:rsidR="00AE58D1" w:rsidRPr="007C437A">
          <w:rPr>
            <w:rPrChange w:id="2851" w:author="Arthur Parmentier" w:date="2020-06-07T15:27:00Z">
              <w:rPr/>
            </w:rPrChange>
          </w:rPr>
          <w:t>that depends on the context of the communication.</w:t>
        </w:r>
      </w:ins>
      <w:ins w:id="2852" w:author="Arthur Parmentier" w:date="2020-05-13T10:16:00Z">
        <w:r w:rsidR="00AE58D1" w:rsidRPr="007C437A">
          <w:rPr>
            <w:rPrChange w:id="2853" w:author="Arthur Parmentier" w:date="2020-06-07T15:27:00Z">
              <w:rPr/>
            </w:rPrChange>
          </w:rPr>
          <w:t xml:space="preserve"> In this section, we will see that a </w:t>
        </w:r>
      </w:ins>
      <w:ins w:id="2854" w:author="Arthur Parmentier" w:date="2020-05-14T11:09:00Z">
        <w:r w:rsidR="001F6197" w:rsidRPr="007C437A">
          <w:rPr>
            <w:rPrChange w:id="2855" w:author="Arthur Parmentier" w:date="2020-06-07T15:27:00Z">
              <w:rPr/>
            </w:rPrChange>
          </w:rPr>
          <w:t xml:space="preserve">multi-disciplinary </w:t>
        </w:r>
      </w:ins>
      <w:ins w:id="2856" w:author="Arthur Parmentier" w:date="2020-05-13T10:16:00Z">
        <w:r w:rsidR="00AE58D1" w:rsidRPr="007C437A">
          <w:rPr>
            <w:rPrChange w:id="2857" w:author="Arthur Parmentier" w:date="2020-06-07T15:27:00Z">
              <w:rPr/>
            </w:rPrChange>
          </w:rPr>
          <w:t>sign in SP can indeed have several si</w:t>
        </w:r>
      </w:ins>
      <w:ins w:id="2858" w:author="Arthur Parmentier" w:date="2020-05-13T10:17:00Z">
        <w:r w:rsidR="00AE58D1" w:rsidRPr="007C437A">
          <w:rPr>
            <w:rPrChange w:id="2859" w:author="Arthur Parmentier" w:date="2020-06-07T15:27:00Z">
              <w:rPr/>
            </w:rPrChange>
          </w:rPr>
          <w:t>gnified</w:t>
        </w:r>
      </w:ins>
      <w:ins w:id="2860" w:author="Arthur Parmentier" w:date="2020-05-13T10:18:00Z">
        <w:r w:rsidR="00AE58D1" w:rsidRPr="007C437A">
          <w:rPr>
            <w:rPrChange w:id="2861" w:author="Arthur Parmentier" w:date="2020-06-07T15:27:00Z">
              <w:rPr/>
            </w:rPrChange>
          </w:rPr>
          <w:t xml:space="preserve"> </w:t>
        </w:r>
      </w:ins>
      <w:ins w:id="2862" w:author="Arthur Parmentier" w:date="2020-05-14T10:58:00Z">
        <w:r w:rsidR="00A46D19" w:rsidRPr="007C437A">
          <w:rPr>
            <w:rPrChange w:id="2863" w:author="Arthur Parmentier" w:date="2020-06-07T15:27:00Z">
              <w:rPr/>
            </w:rPrChange>
          </w:rPr>
          <w:t xml:space="preserve">that allow </w:t>
        </w:r>
      </w:ins>
      <w:ins w:id="2864" w:author="Arthur Parmentier" w:date="2020-05-14T11:09:00Z">
        <w:r w:rsidR="001F6197" w:rsidRPr="007C437A">
          <w:rPr>
            <w:rPrChange w:id="2865" w:author="Arthur Parmentier" w:date="2020-06-07T15:27:00Z">
              <w:rPr/>
            </w:rPrChange>
          </w:rPr>
          <w:t>it</w:t>
        </w:r>
      </w:ins>
      <w:ins w:id="2866" w:author="Arthur Parmentier" w:date="2020-05-14T10:58:00Z">
        <w:r w:rsidR="00A46D19" w:rsidRPr="007C437A">
          <w:rPr>
            <w:rPrChange w:id="2867" w:author="Arthur Parmentier" w:date="2020-06-07T15:27:00Z">
              <w:rPr/>
            </w:rPrChange>
          </w:rPr>
          <w:t xml:space="preserve"> to operate </w:t>
        </w:r>
      </w:ins>
      <w:ins w:id="2868" w:author="Arthur Parmentier" w:date="2020-05-14T10:59:00Z">
        <w:r w:rsidR="00A46D19" w:rsidRPr="007C437A">
          <w:rPr>
            <w:rPrChange w:id="2869" w:author="Arthur Parmentier" w:date="2020-06-07T15:27:00Z">
              <w:rPr/>
            </w:rPrChange>
          </w:rPr>
          <w:t>in several disciplines</w:t>
        </w:r>
      </w:ins>
      <w:ins w:id="2870" w:author="Arthur Parmentier" w:date="2020-05-13T10:18:00Z">
        <w:r w:rsidR="00AE58D1" w:rsidRPr="007C437A">
          <w:rPr>
            <w:rPrChange w:id="2871" w:author="Arthur Parmentier" w:date="2020-06-07T15:27:00Z">
              <w:rPr/>
            </w:rPrChange>
          </w:rPr>
          <w:t>.</w:t>
        </w:r>
      </w:ins>
      <w:ins w:id="2872" w:author="Arthur Parmentier" w:date="2020-05-13T10:19:00Z">
        <w:r w:rsidR="00AE58D1" w:rsidRPr="007C437A">
          <w:rPr>
            <w:rStyle w:val="Appelnotedebasdep"/>
            <w:rPrChange w:id="2873" w:author="Arthur Parmentier" w:date="2020-06-07T15:27:00Z">
              <w:rPr>
                <w:rStyle w:val="Appelnotedebasdep"/>
              </w:rPr>
            </w:rPrChange>
          </w:rPr>
          <w:footnoteReference w:id="12"/>
        </w:r>
      </w:ins>
      <w:ins w:id="2878" w:author="Arthur Parmentier" w:date="2020-05-13T10:18:00Z">
        <w:r w:rsidR="00AE58D1" w:rsidRPr="007C437A">
          <w:rPr>
            <w:rPrChange w:id="2879" w:author="Arthur Parmentier" w:date="2020-06-07T15:27:00Z">
              <w:rPr/>
            </w:rPrChange>
          </w:rPr>
          <w:t xml:space="preserve"> </w:t>
        </w:r>
      </w:ins>
      <w:ins w:id="2880" w:author="Arthur Parmentier" w:date="2020-05-13T10:20:00Z">
        <w:r w:rsidR="00803E2B" w:rsidRPr="007C437A">
          <w:rPr>
            <w:rPrChange w:id="2881" w:author="Arthur Parmentier" w:date="2020-06-07T15:27:00Z">
              <w:rPr/>
            </w:rPrChange>
          </w:rPr>
          <w:t xml:space="preserve">Moreover, </w:t>
        </w:r>
      </w:ins>
      <w:ins w:id="2882" w:author="Arthur Parmentier" w:date="2020-05-13T10:21:00Z">
        <w:r w:rsidR="00803E2B" w:rsidRPr="007C437A">
          <w:rPr>
            <w:rPrChange w:id="2883" w:author="Arthur Parmentier" w:date="2020-06-07T15:27:00Z">
              <w:rPr/>
            </w:rPrChange>
          </w:rPr>
          <w:t xml:space="preserve">we </w:t>
        </w:r>
      </w:ins>
      <w:ins w:id="2884" w:author="Arthur Parmentier" w:date="2020-05-13T10:22:00Z">
        <w:r w:rsidR="00803E2B" w:rsidRPr="007C437A">
          <w:rPr>
            <w:rPrChange w:id="2885" w:author="Arthur Parmentier" w:date="2020-06-07T15:27:00Z">
              <w:rPr/>
            </w:rPrChange>
          </w:rPr>
          <w:t xml:space="preserve">will discuss the </w:t>
        </w:r>
      </w:ins>
      <w:ins w:id="2886" w:author="Arthur Parmentier" w:date="2020-05-13T10:23:00Z">
        <w:r w:rsidR="00803E2B" w:rsidRPr="007C437A">
          <w:rPr>
            <w:rPrChange w:id="2887" w:author="Arthur Parmentier" w:date="2020-06-07T15:27:00Z">
              <w:rPr/>
            </w:rPrChange>
          </w:rPr>
          <w:t xml:space="preserve">model of a </w:t>
        </w:r>
      </w:ins>
      <w:ins w:id="2888" w:author="Arthur Parmentier" w:date="2020-05-13T10:22:00Z">
        <w:r w:rsidR="00803E2B" w:rsidRPr="007C437A">
          <w:rPr>
            <w:rPrChange w:id="2889" w:author="Arthur Parmentier" w:date="2020-06-07T15:27:00Z">
              <w:rPr/>
            </w:rPrChange>
          </w:rPr>
          <w:t xml:space="preserve">bijection between </w:t>
        </w:r>
      </w:ins>
      <w:ins w:id="2890" w:author="Arthur Parmentier" w:date="2020-05-14T11:13:00Z">
        <w:r w:rsidR="004F6E10" w:rsidRPr="007C437A">
          <w:rPr>
            <w:rPrChange w:id="2891" w:author="Arthur Parmentier" w:date="2020-06-07T15:27:00Z">
              <w:rPr/>
            </w:rPrChange>
          </w:rPr>
          <w:t>signified concepts and disciplines.</w:t>
        </w:r>
      </w:ins>
      <w:ins w:id="2892" w:author="Arthur Parmentier" w:date="2020-05-14T11:11:00Z">
        <w:r w:rsidR="004F6E10" w:rsidRPr="007C437A">
          <w:rPr>
            <w:rPrChange w:id="2893" w:author="Arthur Parmentier" w:date="2020-06-07T15:27:00Z">
              <w:rPr/>
            </w:rPrChange>
          </w:rPr>
          <w:t xml:space="preserve">, </w:t>
        </w:r>
      </w:ins>
      <w:ins w:id="2894" w:author="Arthur Parmentier" w:date="2020-05-14T11:13:00Z">
        <w:r w:rsidR="004F6E10" w:rsidRPr="007C437A">
          <w:rPr>
            <w:rPrChange w:id="2895" w:author="Arthur Parmentier" w:date="2020-06-07T15:27:00Z">
              <w:rPr/>
            </w:rPrChange>
          </w:rPr>
          <w:t>Finally, we will discuss the construction process of these multi-disciplinary sign to show that the</w:t>
        </w:r>
      </w:ins>
      <w:ins w:id="2896" w:author="Arthur Parmentier" w:date="2020-05-14T11:14:00Z">
        <w:r w:rsidR="004F6E10" w:rsidRPr="007C437A">
          <w:rPr>
            <w:rPrChange w:id="2897" w:author="Arthur Parmentier" w:date="2020-06-07T15:27:00Z">
              <w:rPr/>
            </w:rPrChange>
          </w:rPr>
          <w:t xml:space="preserve">ir signified are </w:t>
        </w:r>
      </w:ins>
      <w:ins w:id="2898" w:author="Arthur Parmentier" w:date="2020-05-14T11:37:00Z">
        <w:r w:rsidR="00BF5AB9" w:rsidRPr="007C437A">
          <w:rPr>
            <w:rPrChange w:id="2899" w:author="Arthur Parmentier" w:date="2020-06-07T15:27:00Z">
              <w:rPr/>
            </w:rPrChange>
          </w:rPr>
          <w:t>linked by analogies.</w:t>
        </w:r>
      </w:ins>
      <w:ins w:id="2900" w:author="Arthur Parmentier" w:date="2020-05-14T11:12:00Z">
        <w:r w:rsidR="004F6E10" w:rsidRPr="007C437A">
          <w:rPr>
            <w:rPrChange w:id="2901" w:author="Arthur Parmentier" w:date="2020-06-07T15:27:00Z">
              <w:rPr/>
            </w:rPrChange>
          </w:rPr>
          <w:t xml:space="preserve"> </w:t>
        </w:r>
      </w:ins>
    </w:p>
    <w:p w:rsidR="00F150E6" w:rsidRPr="007C437A" w:rsidRDefault="00F150E6">
      <w:pPr>
        <w:pStyle w:val="Titre4"/>
        <w:rPr>
          <w:ins w:id="2902" w:author="Arthur Parmentier" w:date="2020-05-13T10:41:00Z"/>
          <w:rPrChange w:id="2903" w:author="Arthur Parmentier" w:date="2020-06-07T15:27:00Z">
            <w:rPr>
              <w:ins w:id="2904" w:author="Arthur Parmentier" w:date="2020-05-13T10:41:00Z"/>
            </w:rPr>
          </w:rPrChange>
        </w:rPr>
        <w:pPrChange w:id="2905" w:author="Arthur Parmentier" w:date="2020-05-13T10:41:00Z">
          <w:pPr/>
        </w:pPrChange>
      </w:pPr>
      <w:ins w:id="2906" w:author="Arthur Parmentier" w:date="2020-05-13T10:41:00Z">
        <w:r w:rsidRPr="007C437A">
          <w:rPr>
            <w:rPrChange w:id="2907" w:author="Arthur Parmentier" w:date="2020-06-07T15:27:00Z">
              <w:rPr/>
            </w:rPrChange>
          </w:rPr>
          <w:t>Existence of several signified concepts</w:t>
        </w:r>
      </w:ins>
    </w:p>
    <w:p w:rsidR="005868B3" w:rsidRPr="007C437A" w:rsidRDefault="00FD47FA" w:rsidP="005868B3">
      <w:pPr>
        <w:rPr>
          <w:ins w:id="2908" w:author="Arthur Parmentier" w:date="2020-05-13T10:30:00Z"/>
          <w:rPrChange w:id="2909" w:author="Arthur Parmentier" w:date="2020-06-07T15:27:00Z">
            <w:rPr>
              <w:ins w:id="2910" w:author="Arthur Parmentier" w:date="2020-05-13T10:30:00Z"/>
            </w:rPr>
          </w:rPrChange>
        </w:rPr>
      </w:pPr>
      <w:ins w:id="2911" w:author="Arthur Parmentier" w:date="2020-05-13T10:37:00Z">
        <w:r w:rsidRPr="007C437A">
          <w:rPr>
            <w:rPrChange w:id="2912" w:author="Arthur Parmentier" w:date="2020-06-07T15:27:00Z">
              <w:rPr/>
            </w:rPrChange>
          </w:rPr>
          <w:t xml:space="preserve">To demonstrate the existence of several concepts (the signified) </w:t>
        </w:r>
      </w:ins>
      <w:ins w:id="2913" w:author="Arthur Parmentier" w:date="2020-05-13T10:38:00Z">
        <w:r w:rsidRPr="007C437A">
          <w:rPr>
            <w:rPrChange w:id="2914" w:author="Arthur Parmentier" w:date="2020-06-07T15:27:00Z">
              <w:rPr/>
            </w:rPrChange>
          </w:rPr>
          <w:t>under a multi-disciplinary sign in SP, l</w:t>
        </w:r>
      </w:ins>
      <w:ins w:id="2915" w:author="Arthur Parmentier" w:date="2020-05-13T10:30:00Z">
        <w:r w:rsidR="005868B3" w:rsidRPr="007C437A">
          <w:rPr>
            <w:rPrChange w:id="2916" w:author="Arthur Parmentier" w:date="2020-06-07T15:27:00Z">
              <w:rPr/>
            </w:rPrChange>
          </w:rPr>
          <w:t>et’s take the</w:t>
        </w:r>
      </w:ins>
      <w:ins w:id="2917" w:author="Arthur Parmentier" w:date="2020-05-13T10:38:00Z">
        <w:r w:rsidRPr="007C437A">
          <w:rPr>
            <w:rPrChange w:id="2918" w:author="Arthur Parmentier" w:date="2020-06-07T15:27:00Z">
              <w:rPr/>
            </w:rPrChange>
          </w:rPr>
          <w:t xml:space="preserve"> common</w:t>
        </w:r>
      </w:ins>
      <w:ins w:id="2919" w:author="Arthur Parmentier" w:date="2020-05-13T10:30:00Z">
        <w:r w:rsidR="005868B3" w:rsidRPr="007C437A">
          <w:rPr>
            <w:rPrChange w:id="2920" w:author="Arthur Parmentier" w:date="2020-06-07T15:27:00Z">
              <w:rPr/>
            </w:rPrChange>
          </w:rPr>
          <w:t xml:space="preserve"> example of the LT, that we will use all over this section to demonstrate some of the mechanisms of SP.</w:t>
        </w:r>
      </w:ins>
    </w:p>
    <w:p w:rsidR="005868B3" w:rsidRPr="007C437A" w:rsidRDefault="005868B3" w:rsidP="005868B3">
      <w:pPr>
        <w:rPr>
          <w:ins w:id="2921" w:author="Arthur Parmentier" w:date="2020-05-13T10:30:00Z"/>
          <w:rPrChange w:id="2922" w:author="Arthur Parmentier" w:date="2020-06-07T15:27:00Z">
            <w:rPr>
              <w:ins w:id="2923" w:author="Arthur Parmentier" w:date="2020-05-13T10:30:00Z"/>
            </w:rPr>
          </w:rPrChange>
        </w:rPr>
      </w:pPr>
      <w:ins w:id="2924" w:author="Arthur Parmentier" w:date="2020-05-13T10:30:00Z">
        <w:r w:rsidRPr="007C437A">
          <w:rPr>
            <w:rPrChange w:id="2925" w:author="Arthur Parmentier" w:date="2020-06-07T15:27:00Z">
              <w:rPr/>
            </w:rPrChange>
          </w:rPr>
          <w:t>For a musician, the LT is a concept preexisting to SP with a specific prototype, whose characteristic traits are “constant volume”, “constant pitch” (among others). But is the concept of the LT for a musician the same as the one for a dancer or a visual artist? To answer this question, let’s first remark that soundpainters often explain how to perform a LT differently for each discipline:</w:t>
        </w:r>
      </w:ins>
    </w:p>
    <w:p w:rsidR="005868B3" w:rsidRPr="007C437A" w:rsidRDefault="005868B3" w:rsidP="005868B3">
      <w:pPr>
        <w:pStyle w:val="Paragraphedeliste"/>
        <w:numPr>
          <w:ilvl w:val="0"/>
          <w:numId w:val="17"/>
        </w:numPr>
        <w:rPr>
          <w:ins w:id="2926" w:author="Arthur Parmentier" w:date="2020-05-13T10:30:00Z"/>
          <w:rPrChange w:id="2927" w:author="Arthur Parmentier" w:date="2020-06-07T15:27:00Z">
            <w:rPr>
              <w:ins w:id="2928" w:author="Arthur Parmentier" w:date="2020-05-13T10:30:00Z"/>
            </w:rPr>
          </w:rPrChange>
        </w:rPr>
      </w:pPr>
      <w:ins w:id="2929" w:author="Arthur Parmentier" w:date="2020-05-13T10:30:00Z">
        <w:r w:rsidRPr="007C437A" w:rsidDel="00697BA8">
          <w:rPr>
            <w:rPrChange w:id="2930" w:author="Arthur Parmentier" w:date="2020-06-07T15:27:00Z">
              <w:rPr/>
            </w:rPrChange>
          </w:rPr>
          <w:t xml:space="preserve"> </w:t>
        </w:r>
        <w:r w:rsidRPr="007C437A">
          <w:rPr>
            <w:rPrChange w:id="2931" w:author="Arthur Parmentier" w:date="2020-06-07T15:27:00Z">
              <w:rPr/>
            </w:rPrChange>
          </w:rPr>
          <w:t>“A fluid movement, without accent” for dancers</w:t>
        </w:r>
      </w:ins>
    </w:p>
    <w:p w:rsidR="005868B3" w:rsidRPr="007C437A" w:rsidRDefault="005868B3" w:rsidP="005868B3">
      <w:pPr>
        <w:pStyle w:val="Paragraphedeliste"/>
        <w:numPr>
          <w:ilvl w:val="0"/>
          <w:numId w:val="17"/>
        </w:numPr>
        <w:rPr>
          <w:ins w:id="2932" w:author="Arthur Parmentier" w:date="2020-05-13T10:30:00Z"/>
          <w:rPrChange w:id="2933" w:author="Arthur Parmentier" w:date="2020-06-07T15:27:00Z">
            <w:rPr>
              <w:ins w:id="2934" w:author="Arthur Parmentier" w:date="2020-05-13T10:30:00Z"/>
            </w:rPr>
          </w:rPrChange>
        </w:rPr>
      </w:pPr>
      <w:ins w:id="2935" w:author="Arthur Parmentier" w:date="2020-05-13T10:30:00Z">
        <w:r w:rsidRPr="007C437A" w:rsidDel="002C1E78">
          <w:rPr>
            <w:rPrChange w:id="2936" w:author="Arthur Parmentier" w:date="2020-06-07T15:27:00Z">
              <w:rPr/>
            </w:rPrChange>
          </w:rPr>
          <w:t xml:space="preserve"> </w:t>
        </w:r>
        <w:r w:rsidRPr="007C437A">
          <w:rPr>
            <w:rPrChange w:id="2937" w:author="Arthur Parmentier" w:date="2020-06-07T15:27:00Z">
              <w:rPr/>
            </w:rPrChange>
          </w:rPr>
          <w:t>“A freeze on the first syllable of a word” for actors</w:t>
        </w:r>
      </w:ins>
    </w:p>
    <w:p w:rsidR="005868B3" w:rsidRPr="007C437A" w:rsidRDefault="005868B3" w:rsidP="005868B3">
      <w:pPr>
        <w:pStyle w:val="Paragraphedeliste"/>
        <w:numPr>
          <w:ilvl w:val="0"/>
          <w:numId w:val="17"/>
        </w:numPr>
        <w:rPr>
          <w:ins w:id="2938" w:author="Arthur Parmentier" w:date="2020-05-13T10:30:00Z"/>
          <w:rPrChange w:id="2939" w:author="Arthur Parmentier" w:date="2020-06-07T15:27:00Z">
            <w:rPr>
              <w:ins w:id="2940" w:author="Arthur Parmentier" w:date="2020-05-13T10:30:00Z"/>
            </w:rPr>
          </w:rPrChange>
        </w:rPr>
      </w:pPr>
      <w:ins w:id="2941" w:author="Arthur Parmentier" w:date="2020-05-13T10:30:00Z">
        <w:r w:rsidRPr="007C437A">
          <w:rPr>
            <w:rPrChange w:id="2942" w:author="Arthur Parmentier" w:date="2020-06-07T15:27:00Z">
              <w:rPr/>
            </w:rPrChange>
          </w:rPr>
          <w:t>“A note with constant volume and constant pitch over time” for most musicians</w:t>
        </w:r>
      </w:ins>
    </w:p>
    <w:p w:rsidR="005868B3" w:rsidRPr="007C437A" w:rsidRDefault="005868B3" w:rsidP="005868B3">
      <w:pPr>
        <w:pStyle w:val="Paragraphedeliste"/>
        <w:numPr>
          <w:ilvl w:val="0"/>
          <w:numId w:val="17"/>
        </w:numPr>
        <w:rPr>
          <w:ins w:id="2943" w:author="Arthur Parmentier" w:date="2020-05-13T10:30:00Z"/>
          <w:rPrChange w:id="2944" w:author="Arthur Parmentier" w:date="2020-06-07T15:27:00Z">
            <w:rPr>
              <w:ins w:id="2945" w:author="Arthur Parmentier" w:date="2020-05-13T10:30:00Z"/>
            </w:rPr>
          </w:rPrChange>
        </w:rPr>
      </w:pPr>
      <w:ins w:id="2946" w:author="Arthur Parmentier" w:date="2020-05-13T10:30:00Z">
        <w:r w:rsidRPr="007C437A">
          <w:rPr>
            <w:rPrChange w:id="2947" w:author="Arthur Parmentier" w:date="2020-06-07T15:27:00Z">
              <w:rPr/>
            </w:rPrChange>
          </w:rPr>
          <w:t>…</w:t>
        </w:r>
      </w:ins>
    </w:p>
    <w:p w:rsidR="005868B3" w:rsidRPr="007C437A" w:rsidRDefault="005868B3" w:rsidP="005868B3">
      <w:pPr>
        <w:rPr>
          <w:ins w:id="2948" w:author="Arthur Parmentier" w:date="2020-05-13T10:30:00Z"/>
          <w:rPrChange w:id="2949" w:author="Arthur Parmentier" w:date="2020-06-07T15:27:00Z">
            <w:rPr>
              <w:ins w:id="2950" w:author="Arthur Parmentier" w:date="2020-05-13T10:30:00Z"/>
            </w:rPr>
          </w:rPrChange>
        </w:rPr>
      </w:pPr>
      <w:ins w:id="2951" w:author="Arthur Parmentier" w:date="2020-05-13T10:30:00Z">
        <w:r w:rsidRPr="007C437A">
          <w:rPr>
            <w:rPrChange w:id="2952" w:author="Arthur Parmentier" w:date="2020-06-07T15:27:00Z">
              <w:rPr/>
            </w:rPrChange>
          </w:rPr>
          <w:t>They also often illustrate those descriptions with a prototypical example.</w:t>
        </w:r>
      </w:ins>
    </w:p>
    <w:p w:rsidR="005868B3" w:rsidRPr="007C437A" w:rsidRDefault="005868B3" w:rsidP="005868B3">
      <w:pPr>
        <w:rPr>
          <w:ins w:id="2953" w:author="Arthur Parmentier" w:date="2020-05-13T10:30:00Z"/>
          <w:rPrChange w:id="2954" w:author="Arthur Parmentier" w:date="2020-06-07T15:27:00Z">
            <w:rPr>
              <w:ins w:id="2955" w:author="Arthur Parmentier" w:date="2020-05-13T10:30:00Z"/>
            </w:rPr>
          </w:rPrChange>
        </w:rPr>
      </w:pPr>
      <w:ins w:id="2956" w:author="Arthur Parmentier" w:date="2020-05-13T10:30:00Z">
        <w:r w:rsidRPr="007C437A">
          <w:rPr>
            <w:rPrChange w:id="2957" w:author="Arthur Parmentier" w:date="2020-06-07T15:27:00Z">
              <w:rPr/>
            </w:rPrChange>
          </w:rPr>
          <w:lastRenderedPageBreak/>
          <w:t xml:space="preserve">By looking at the description themselves, we can see that they involve different concepts: a “movement”, “roll” or a “syllable”, which cannot be considered equivalent. Moreover, we know from the history of SP that the concept of a LT was first borrowed from music and “extended” to other disciplines, i.e. that the multiplicity of </w:t>
        </w:r>
      </w:ins>
      <w:ins w:id="2958" w:author="Arthur Parmentier" w:date="2020-05-13T10:39:00Z">
        <w:r w:rsidR="003E3E64" w:rsidRPr="007C437A">
          <w:rPr>
            <w:rPrChange w:id="2959" w:author="Arthur Parmentier" w:date="2020-06-07T15:27:00Z">
              <w:rPr/>
            </w:rPrChange>
          </w:rPr>
          <w:t>signified of the sign</w:t>
        </w:r>
      </w:ins>
      <w:ins w:id="2960" w:author="Arthur Parmentier" w:date="2020-05-13T10:30:00Z">
        <w:r w:rsidRPr="007C437A">
          <w:rPr>
            <w:rPrChange w:id="2961" w:author="Arthur Parmentier" w:date="2020-06-07T15:27:00Z">
              <w:rPr/>
            </w:rPrChange>
          </w:rPr>
          <w:t xml:space="preserve"> “LT” is a voluntary construction</w:t>
        </w:r>
        <w:r w:rsidRPr="007C437A">
          <w:rPr>
            <w:rStyle w:val="Appelnotedebasdep"/>
            <w:rPrChange w:id="2962" w:author="Arthur Parmentier" w:date="2020-06-07T15:27:00Z">
              <w:rPr>
                <w:rStyle w:val="Appelnotedebasdep"/>
              </w:rPr>
            </w:rPrChange>
          </w:rPr>
          <w:footnoteReference w:id="13"/>
        </w:r>
        <w:r w:rsidRPr="007C437A">
          <w:rPr>
            <w:rPrChange w:id="2968" w:author="Arthur Parmentier" w:date="2020-06-07T15:27:00Z">
              <w:rPr/>
            </w:rPrChange>
          </w:rPr>
          <w:t>.</w:t>
        </w:r>
      </w:ins>
    </w:p>
    <w:p w:rsidR="005868B3" w:rsidRPr="007C437A" w:rsidRDefault="005868B3" w:rsidP="005868B3">
      <w:pPr>
        <w:rPr>
          <w:ins w:id="2969" w:author="Arthur Parmentier" w:date="2020-05-13T17:10:00Z"/>
          <w:rPrChange w:id="2970" w:author="Arthur Parmentier" w:date="2020-06-07T15:27:00Z">
            <w:rPr>
              <w:ins w:id="2971" w:author="Arthur Parmentier" w:date="2020-05-13T17:10:00Z"/>
            </w:rPr>
          </w:rPrChange>
        </w:rPr>
      </w:pPr>
      <w:ins w:id="2972" w:author="Arthur Parmentier" w:date="2020-05-13T10:30:00Z">
        <w:r w:rsidRPr="007C437A">
          <w:rPr>
            <w:rPrChange w:id="2973" w:author="Arthur Parmentier" w:date="2020-06-07T15:27:00Z">
              <w:rPr/>
            </w:rPrChange>
          </w:rPr>
          <w:t>Although we illustrated the overloading mechanism with the sign “LT”, we can observe the same mechanism for other signs, for instance multi-disciplinary signs.</w:t>
        </w:r>
      </w:ins>
    </w:p>
    <w:p w:rsidR="00F150E6" w:rsidRPr="007C437A" w:rsidRDefault="00F150E6" w:rsidP="00F150E6">
      <w:pPr>
        <w:pStyle w:val="Titre4"/>
        <w:rPr>
          <w:ins w:id="2974" w:author="Arthur Parmentier" w:date="2020-05-13T10:43:00Z"/>
          <w:rPrChange w:id="2975" w:author="Arthur Parmentier" w:date="2020-06-07T15:27:00Z">
            <w:rPr>
              <w:ins w:id="2976" w:author="Arthur Parmentier" w:date="2020-05-13T10:43:00Z"/>
            </w:rPr>
          </w:rPrChange>
        </w:rPr>
      </w:pPr>
      <w:ins w:id="2977" w:author="Arthur Parmentier" w:date="2020-05-13T10:42:00Z">
        <w:r w:rsidRPr="007C437A">
          <w:rPr>
            <w:rPrChange w:id="2978" w:author="Arthur Parmentier" w:date="2020-06-07T15:27:00Z">
              <w:rPr/>
            </w:rPrChange>
          </w:rPr>
          <w:t xml:space="preserve">Bijection, surjection or injection between </w:t>
        </w:r>
      </w:ins>
      <w:ins w:id="2979" w:author="Arthur Parmentier" w:date="2020-05-13T10:43:00Z">
        <w:r w:rsidRPr="007C437A">
          <w:rPr>
            <w:rPrChange w:id="2980" w:author="Arthur Parmentier" w:date="2020-06-07T15:27:00Z">
              <w:rPr/>
            </w:rPrChange>
          </w:rPr>
          <w:t>signified and disciplines?</w:t>
        </w:r>
      </w:ins>
    </w:p>
    <w:p w:rsidR="00603CFA" w:rsidRPr="007C437A" w:rsidRDefault="00F150E6" w:rsidP="00581F4F">
      <w:pPr>
        <w:rPr>
          <w:ins w:id="2981" w:author="Arthur Parmentier" w:date="2020-05-13T11:01:00Z"/>
          <w:rPrChange w:id="2982" w:author="Arthur Parmentier" w:date="2020-06-07T15:27:00Z">
            <w:rPr>
              <w:ins w:id="2983" w:author="Arthur Parmentier" w:date="2020-05-13T11:01:00Z"/>
            </w:rPr>
          </w:rPrChange>
        </w:rPr>
      </w:pPr>
      <w:ins w:id="2984" w:author="Arthur Parmentier" w:date="2020-05-13T10:43:00Z">
        <w:r w:rsidRPr="007C437A">
          <w:rPr>
            <w:rPrChange w:id="2985" w:author="Arthur Parmentier" w:date="2020-06-07T15:27:00Z">
              <w:rPr/>
            </w:rPrChange>
          </w:rPr>
          <w:t xml:space="preserve">Although we have shown the existence of several signified </w:t>
        </w:r>
      </w:ins>
      <w:ins w:id="2986" w:author="Arthur Parmentier" w:date="2020-05-13T17:40:00Z">
        <w:r w:rsidR="00693047" w:rsidRPr="007C437A">
          <w:rPr>
            <w:rPrChange w:id="2987" w:author="Arthur Parmentier" w:date="2020-06-07T15:27:00Z">
              <w:rPr/>
            </w:rPrChange>
          </w:rPr>
          <w:t xml:space="preserve">(several concepts) </w:t>
        </w:r>
      </w:ins>
      <w:ins w:id="2988" w:author="Arthur Parmentier" w:date="2020-05-13T10:43:00Z">
        <w:r w:rsidRPr="007C437A">
          <w:rPr>
            <w:rPrChange w:id="2989" w:author="Arthur Parmentier" w:date="2020-06-07T15:27:00Z">
              <w:rPr/>
            </w:rPrChange>
          </w:rPr>
          <w:t xml:space="preserve">and their </w:t>
        </w:r>
      </w:ins>
      <w:ins w:id="2990" w:author="Arthur Parmentier" w:date="2020-05-13T10:44:00Z">
        <w:r w:rsidRPr="007C437A">
          <w:rPr>
            <w:rPrChange w:id="2991" w:author="Arthur Parmentier" w:date="2020-06-07T15:27:00Z">
              <w:rPr/>
            </w:rPrChange>
          </w:rPr>
          <w:t>relationship</w:t>
        </w:r>
      </w:ins>
      <w:ins w:id="2992" w:author="Arthur Parmentier" w:date="2020-05-13T10:43:00Z">
        <w:r w:rsidRPr="007C437A">
          <w:rPr>
            <w:rPrChange w:id="2993" w:author="Arthur Parmentier" w:date="2020-06-07T15:27:00Z">
              <w:rPr/>
            </w:rPrChange>
          </w:rPr>
          <w:t xml:space="preserve"> with</w:t>
        </w:r>
      </w:ins>
      <w:ins w:id="2994" w:author="Arthur Parmentier" w:date="2020-05-13T10:44:00Z">
        <w:r w:rsidRPr="007C437A">
          <w:rPr>
            <w:rPrChange w:id="2995" w:author="Arthur Parmentier" w:date="2020-06-07T15:27:00Z">
              <w:rPr/>
            </w:rPrChange>
          </w:rPr>
          <w:t xml:space="preserve"> discipline</w:t>
        </w:r>
      </w:ins>
      <w:ins w:id="2996" w:author="Arthur Parmentier" w:date="2020-05-13T17:40:00Z">
        <w:r w:rsidR="00C209FE" w:rsidRPr="007C437A">
          <w:rPr>
            <w:rPrChange w:id="2997" w:author="Arthur Parmentier" w:date="2020-06-07T15:27:00Z">
              <w:rPr/>
            </w:rPrChange>
          </w:rPr>
          <w:t>s</w:t>
        </w:r>
      </w:ins>
      <w:ins w:id="2998" w:author="Arthur Parmentier" w:date="2020-05-13T10:44:00Z">
        <w:r w:rsidRPr="007C437A">
          <w:rPr>
            <w:rPrChange w:id="2999" w:author="Arthur Parmentier" w:date="2020-06-07T15:27:00Z">
              <w:rPr/>
            </w:rPrChange>
          </w:rPr>
          <w:t>, one can wonder whether</w:t>
        </w:r>
      </w:ins>
      <w:ins w:id="3000" w:author="Arthur Parmentier" w:date="2020-05-13T10:58:00Z">
        <w:r w:rsidR="00581F4F" w:rsidRPr="007C437A">
          <w:rPr>
            <w:rPrChange w:id="3001" w:author="Arthur Parmentier" w:date="2020-06-07T15:27:00Z">
              <w:rPr/>
            </w:rPrChange>
          </w:rPr>
          <w:t xml:space="preserve"> their relationship is a bijection</w:t>
        </w:r>
      </w:ins>
      <w:ins w:id="3002" w:author="Arthur Parmentier" w:date="2020-05-13T11:11:00Z">
        <w:r w:rsidR="00C36A2F" w:rsidRPr="007C437A">
          <w:rPr>
            <w:rPrChange w:id="3003" w:author="Arthur Parmentier" w:date="2020-06-07T15:27:00Z">
              <w:rPr/>
            </w:rPrChange>
          </w:rPr>
          <w:t xml:space="preserve"> (to a unique discipline corresponds a unique signified)</w:t>
        </w:r>
      </w:ins>
      <w:ins w:id="3004" w:author="Arthur Parmentier" w:date="2020-05-13T10:58:00Z">
        <w:r w:rsidR="00581F4F" w:rsidRPr="007C437A">
          <w:rPr>
            <w:rPrChange w:id="3005" w:author="Arthur Parmentier" w:date="2020-06-07T15:27:00Z">
              <w:rPr/>
            </w:rPrChange>
          </w:rPr>
          <w:t>, su</w:t>
        </w:r>
      </w:ins>
      <w:ins w:id="3006" w:author="Arthur Parmentier" w:date="2020-05-13T10:59:00Z">
        <w:r w:rsidR="00581F4F" w:rsidRPr="007C437A">
          <w:rPr>
            <w:rPrChange w:id="3007" w:author="Arthur Parmentier" w:date="2020-06-07T15:27:00Z">
              <w:rPr/>
            </w:rPrChange>
          </w:rPr>
          <w:t>r</w:t>
        </w:r>
      </w:ins>
      <w:ins w:id="3008" w:author="Arthur Parmentier" w:date="2020-05-13T10:58:00Z">
        <w:r w:rsidR="00581F4F" w:rsidRPr="007C437A">
          <w:rPr>
            <w:rPrChange w:id="3009" w:author="Arthur Parmentier" w:date="2020-06-07T15:27:00Z">
              <w:rPr/>
            </w:rPrChange>
          </w:rPr>
          <w:t>jection</w:t>
        </w:r>
      </w:ins>
      <w:ins w:id="3010" w:author="Arthur Parmentier" w:date="2020-05-13T11:11:00Z">
        <w:r w:rsidR="00C36A2F" w:rsidRPr="007C437A">
          <w:rPr>
            <w:rPrChange w:id="3011" w:author="Arthur Parmentier" w:date="2020-06-07T15:27:00Z">
              <w:rPr/>
            </w:rPrChange>
          </w:rPr>
          <w:t xml:space="preserve"> (each discipline has one or more signified)</w:t>
        </w:r>
      </w:ins>
      <w:ins w:id="3012" w:author="Arthur Parmentier" w:date="2020-05-13T10:58:00Z">
        <w:r w:rsidR="00581F4F" w:rsidRPr="007C437A">
          <w:rPr>
            <w:rPrChange w:id="3013" w:author="Arthur Parmentier" w:date="2020-06-07T15:27:00Z">
              <w:rPr/>
            </w:rPrChange>
          </w:rPr>
          <w:t xml:space="preserve"> or injection</w:t>
        </w:r>
      </w:ins>
      <w:ins w:id="3014" w:author="Arthur Parmentier" w:date="2020-05-13T11:12:00Z">
        <w:r w:rsidR="00C36A2F" w:rsidRPr="007C437A">
          <w:rPr>
            <w:rPrChange w:id="3015" w:author="Arthur Parmentier" w:date="2020-06-07T15:27:00Z">
              <w:rPr/>
            </w:rPrChange>
          </w:rPr>
          <w:t xml:space="preserve"> (each discipline </w:t>
        </w:r>
        <w:r w:rsidR="00862E4D" w:rsidRPr="007C437A">
          <w:rPr>
            <w:rPrChange w:id="3016" w:author="Arthur Parmentier" w:date="2020-06-07T15:27:00Z">
              <w:rPr/>
            </w:rPrChange>
          </w:rPr>
          <w:t>has either a unique signified, either no signified)</w:t>
        </w:r>
      </w:ins>
      <w:ins w:id="3017" w:author="Arthur Parmentier" w:date="2020-05-13T10:58:00Z">
        <w:r w:rsidR="00581F4F" w:rsidRPr="007C437A">
          <w:rPr>
            <w:rPrChange w:id="3018" w:author="Arthur Parmentier" w:date="2020-06-07T15:27:00Z">
              <w:rPr/>
            </w:rPrChange>
          </w:rPr>
          <w:t>.</w:t>
        </w:r>
      </w:ins>
    </w:p>
    <w:p w:rsidR="00581F4F" w:rsidRPr="007C437A" w:rsidRDefault="0083672F">
      <w:pPr>
        <w:rPr>
          <w:ins w:id="3019" w:author="Arthur Parmentier" w:date="2020-05-13T10:49:00Z"/>
          <w:rPrChange w:id="3020" w:author="Arthur Parmentier" w:date="2020-06-07T15:27:00Z">
            <w:rPr>
              <w:ins w:id="3021" w:author="Arthur Parmentier" w:date="2020-05-13T10:49:00Z"/>
            </w:rPr>
          </w:rPrChange>
        </w:rPr>
        <w:pPrChange w:id="3022" w:author="Arthur Parmentier" w:date="2020-05-13T10:58:00Z">
          <w:pPr>
            <w:pStyle w:val="Paragraphedeliste"/>
            <w:numPr>
              <w:numId w:val="19"/>
            </w:numPr>
            <w:ind w:hanging="360"/>
          </w:pPr>
        </w:pPrChange>
      </w:pPr>
      <w:ins w:id="3023" w:author="Arthur Parmentier" w:date="2020-05-13T11:03:00Z">
        <w:r w:rsidRPr="007C437A">
          <w:rPr>
            <w:rPrChange w:id="3024" w:author="Arthur Parmentier" w:date="2020-06-07T15:27:00Z">
              <w:rPr/>
            </w:rPrChange>
          </w:rPr>
          <w:t xml:space="preserve">First, we can remark that </w:t>
        </w:r>
      </w:ins>
      <w:ins w:id="3025" w:author="Arthur Parmentier" w:date="2020-05-13T11:04:00Z">
        <w:r w:rsidRPr="007C437A">
          <w:rPr>
            <w:rPrChange w:id="3026" w:author="Arthur Parmentier" w:date="2020-06-07T15:27:00Z">
              <w:rPr/>
            </w:rPrChange>
          </w:rPr>
          <w:t>there is a bijection in the case of the so called “multi-disciplinary signs” whose properties is exactly that each discipline has its own</w:t>
        </w:r>
      </w:ins>
      <w:ins w:id="3027" w:author="Arthur Parmentier" w:date="2020-05-13T11:05:00Z">
        <w:r w:rsidRPr="007C437A">
          <w:rPr>
            <w:rPrChange w:id="3028" w:author="Arthur Parmentier" w:date="2020-06-07T15:27:00Z">
              <w:rPr/>
            </w:rPrChange>
          </w:rPr>
          <w:t xml:space="preserve"> unique</w:t>
        </w:r>
      </w:ins>
      <w:ins w:id="3029" w:author="Arthur Parmentier" w:date="2020-05-13T11:04:00Z">
        <w:r w:rsidRPr="007C437A">
          <w:rPr>
            <w:rPrChange w:id="3030" w:author="Arthur Parmentier" w:date="2020-06-07T15:27:00Z">
              <w:rPr/>
            </w:rPrChange>
          </w:rPr>
          <w:t xml:space="preserve"> interpretation (signified) of the sign.</w:t>
        </w:r>
      </w:ins>
    </w:p>
    <w:p w:rsidR="00603CFA" w:rsidRPr="007C437A" w:rsidRDefault="0083672F" w:rsidP="00603CFA">
      <w:pPr>
        <w:rPr>
          <w:ins w:id="3031" w:author="Arthur Parmentier" w:date="2020-05-13T11:08:00Z"/>
          <w:rPrChange w:id="3032" w:author="Arthur Parmentier" w:date="2020-06-07T15:27:00Z">
            <w:rPr>
              <w:ins w:id="3033" w:author="Arthur Parmentier" w:date="2020-05-13T11:08:00Z"/>
            </w:rPr>
          </w:rPrChange>
        </w:rPr>
      </w:pPr>
      <w:ins w:id="3034" w:author="Arthur Parmentier" w:date="2020-05-13T11:05:00Z">
        <w:r w:rsidRPr="007C437A">
          <w:rPr>
            <w:rPrChange w:id="3035" w:author="Arthur Parmentier" w:date="2020-06-07T15:27:00Z">
              <w:rPr/>
            </w:rPrChange>
          </w:rPr>
          <w:t xml:space="preserve">Then, we can also </w:t>
        </w:r>
      </w:ins>
      <w:ins w:id="3036" w:author="Arthur Parmentier" w:date="2020-05-13T11:19:00Z">
        <w:r w:rsidR="002067E2" w:rsidRPr="007C437A">
          <w:rPr>
            <w:rPrChange w:id="3037" w:author="Arthur Parmentier" w:date="2020-06-07T15:27:00Z">
              <w:rPr/>
            </w:rPrChange>
          </w:rPr>
          <w:t xml:space="preserve">observe that </w:t>
        </w:r>
      </w:ins>
      <w:ins w:id="3038" w:author="Arthur Parmentier" w:date="2020-05-13T11:05:00Z">
        <w:r w:rsidRPr="007C437A">
          <w:rPr>
            <w:rPrChange w:id="3039" w:author="Arthur Parmentier" w:date="2020-06-07T15:27:00Z">
              <w:rPr/>
            </w:rPrChange>
          </w:rPr>
          <w:t xml:space="preserve">some signs </w:t>
        </w:r>
      </w:ins>
      <w:ins w:id="3040" w:author="Arthur Parmentier" w:date="2020-05-13T11:06:00Z">
        <w:r w:rsidRPr="007C437A">
          <w:rPr>
            <w:rPrChange w:id="3041" w:author="Arthur Parmentier" w:date="2020-06-07T15:27:00Z">
              <w:rPr/>
            </w:rPrChange>
          </w:rPr>
          <w:t>are very specific to a discipline</w:t>
        </w:r>
      </w:ins>
      <w:ins w:id="3042" w:author="Arthur Parmentier" w:date="2020-05-13T11:07:00Z">
        <w:r w:rsidRPr="007C437A">
          <w:rPr>
            <w:rPrChange w:id="3043" w:author="Arthur Parmentier" w:date="2020-06-07T15:27:00Z">
              <w:rPr/>
            </w:rPrChange>
          </w:rPr>
          <w:t xml:space="preserve"> (</w:t>
        </w:r>
      </w:ins>
      <w:ins w:id="3044" w:author="Arthur Parmentier" w:date="2020-05-13T11:08:00Z">
        <w:r w:rsidRPr="007C437A">
          <w:rPr>
            <w:rPrChange w:id="3045" w:author="Arthur Parmentier" w:date="2020-06-07T15:27:00Z">
              <w:rPr/>
            </w:rPrChange>
          </w:rPr>
          <w:t>sometimes by construction)</w:t>
        </w:r>
      </w:ins>
      <w:ins w:id="3046" w:author="Arthur Parmentier" w:date="2020-05-13T11:06:00Z">
        <w:r w:rsidRPr="007C437A">
          <w:rPr>
            <w:rPrChange w:id="3047" w:author="Arthur Parmentier" w:date="2020-06-07T15:27:00Z">
              <w:rPr/>
            </w:rPrChange>
          </w:rPr>
          <w:t>, such that other discipline cannot interpret them.</w:t>
        </w:r>
      </w:ins>
      <w:ins w:id="3048" w:author="Arthur Parmentier" w:date="2020-05-13T11:08:00Z">
        <w:r w:rsidR="00C36A2F" w:rsidRPr="007C437A">
          <w:rPr>
            <w:rPrChange w:id="3049" w:author="Arthur Parmentier" w:date="2020-06-07T15:27:00Z">
              <w:rPr/>
            </w:rPrChange>
          </w:rPr>
          <w:t xml:space="preserve"> It is </w:t>
        </w:r>
      </w:ins>
      <w:ins w:id="3050" w:author="Arthur Parmentier" w:date="2020-05-13T11:12:00Z">
        <w:r w:rsidR="00365C58" w:rsidRPr="007C437A">
          <w:rPr>
            <w:rPrChange w:id="3051" w:author="Arthur Parmentier" w:date="2020-06-07T15:27:00Z">
              <w:rPr/>
            </w:rPrChange>
          </w:rPr>
          <w:t>enough</w:t>
        </w:r>
      </w:ins>
      <w:ins w:id="3052" w:author="Arthur Parmentier" w:date="2020-05-13T11:08:00Z">
        <w:r w:rsidR="00C36A2F" w:rsidRPr="007C437A">
          <w:rPr>
            <w:rPrChange w:id="3053" w:author="Arthur Parmentier" w:date="2020-06-07T15:27:00Z">
              <w:rPr/>
            </w:rPrChange>
          </w:rPr>
          <w:t xml:space="preserve"> to conclude that in general, there is no surjection between signified and the set of disciplines.</w:t>
        </w:r>
      </w:ins>
    </w:p>
    <w:p w:rsidR="00C36A2F" w:rsidRPr="007C437A" w:rsidRDefault="00C36A2F" w:rsidP="00603CFA">
      <w:pPr>
        <w:rPr>
          <w:ins w:id="3054" w:author="Arthur Parmentier" w:date="2020-05-13T10:54:00Z"/>
          <w:rPrChange w:id="3055" w:author="Arthur Parmentier" w:date="2020-06-07T15:27:00Z">
            <w:rPr>
              <w:ins w:id="3056" w:author="Arthur Parmentier" w:date="2020-05-13T10:54:00Z"/>
            </w:rPr>
          </w:rPrChange>
        </w:rPr>
      </w:pPr>
      <w:ins w:id="3057" w:author="Arthur Parmentier" w:date="2020-05-13T11:08:00Z">
        <w:r w:rsidRPr="007C437A">
          <w:rPr>
            <w:rPrChange w:id="3058" w:author="Arthur Parmentier" w:date="2020-06-07T15:27:00Z">
              <w:rPr/>
            </w:rPrChange>
          </w:rPr>
          <w:t>Finally</w:t>
        </w:r>
      </w:ins>
      <w:ins w:id="3059" w:author="Arthur Parmentier" w:date="2020-05-13T11:09:00Z">
        <w:r w:rsidRPr="007C437A">
          <w:rPr>
            <w:rPrChange w:id="3060" w:author="Arthur Parmentier" w:date="2020-06-07T15:27:00Z">
              <w:rPr/>
            </w:rPrChange>
          </w:rPr>
          <w:t xml:space="preserve">, </w:t>
        </w:r>
      </w:ins>
      <w:ins w:id="3061" w:author="Arthur Parmentier" w:date="2020-05-13T11:31:00Z">
        <w:r w:rsidR="00D5164C" w:rsidRPr="007C437A">
          <w:rPr>
            <w:rPrChange w:id="3062" w:author="Arthur Parmentier" w:date="2020-06-07T15:27:00Z">
              <w:rPr/>
            </w:rPrChange>
          </w:rPr>
          <w:t>on the question of injectivity, m</w:t>
        </w:r>
      </w:ins>
      <w:ins w:id="3063" w:author="Arthur Parmentier" w:date="2020-05-13T11:22:00Z">
        <w:r w:rsidR="00D5164C" w:rsidRPr="007C437A">
          <w:rPr>
            <w:rPrChange w:id="3064" w:author="Arthur Parmentier" w:date="2020-06-07T15:27:00Z">
              <w:rPr/>
            </w:rPrChange>
          </w:rPr>
          <w:t xml:space="preserve">y hypothesis is that unlike oral languages, SP </w:t>
        </w:r>
      </w:ins>
      <w:ins w:id="3065" w:author="Arthur Parmentier" w:date="2020-05-13T11:25:00Z">
        <w:r w:rsidR="00D5164C" w:rsidRPr="007C437A">
          <w:rPr>
            <w:rPrChange w:id="3066" w:author="Arthur Parmentier" w:date="2020-06-07T15:27:00Z">
              <w:rPr/>
            </w:rPrChange>
          </w:rPr>
          <w:t>can be modeled as a regular langua</w:t>
        </w:r>
      </w:ins>
      <w:ins w:id="3067" w:author="Arthur Parmentier" w:date="2020-05-13T11:26:00Z">
        <w:r w:rsidR="00D5164C" w:rsidRPr="007C437A">
          <w:rPr>
            <w:rPrChange w:id="3068" w:author="Arthur Parmentier" w:date="2020-06-07T15:27:00Z">
              <w:rPr/>
            </w:rPrChange>
          </w:rPr>
          <w:t xml:space="preserve">ge, hence a </w:t>
        </w:r>
      </w:ins>
      <w:ins w:id="3069" w:author="Arthur Parmentier" w:date="2020-05-13T11:27:00Z">
        <w:r w:rsidR="00D5164C" w:rsidRPr="007C437A">
          <w:rPr>
            <w:rPrChange w:id="3070" w:author="Arthur Parmentier" w:date="2020-06-07T15:27:00Z">
              <w:rPr/>
            </w:rPrChange>
          </w:rPr>
          <w:t>context-free language, such that the context (signs prior</w:t>
        </w:r>
      </w:ins>
      <w:ins w:id="3071" w:author="Arthur Parmentier" w:date="2020-05-13T11:28:00Z">
        <w:r w:rsidR="00D5164C" w:rsidRPr="007C437A">
          <w:rPr>
            <w:rPrChange w:id="3072" w:author="Arthur Parmentier" w:date="2020-06-07T15:27:00Z">
              <w:rPr/>
            </w:rPrChange>
          </w:rPr>
          <w:t xml:space="preserve"> to the last executed sign) does not influence the meaning of</w:t>
        </w:r>
      </w:ins>
      <w:ins w:id="3073" w:author="Arthur Parmentier" w:date="2020-05-13T11:29:00Z">
        <w:r w:rsidR="00D5164C" w:rsidRPr="007C437A">
          <w:rPr>
            <w:rPrChange w:id="3074" w:author="Arthur Parmentier" w:date="2020-06-07T15:27:00Z">
              <w:rPr/>
            </w:rPrChange>
          </w:rPr>
          <w:t xml:space="preserve"> the considered sign. We will see </w:t>
        </w:r>
      </w:ins>
      <w:ins w:id="3075" w:author="Arthur Parmentier" w:date="2020-05-13T11:30:00Z">
        <w:r w:rsidR="00D5164C" w:rsidRPr="007C437A">
          <w:rPr>
            <w:rPrChange w:id="3076" w:author="Arthur Parmentier" w:date="2020-06-07T15:27:00Z">
              <w:rPr/>
            </w:rPrChange>
          </w:rPr>
          <w:t xml:space="preserve">in a future section </w:t>
        </w:r>
      </w:ins>
      <w:ins w:id="3077" w:author="Arthur Parmentier" w:date="2020-05-13T11:29:00Z">
        <w:r w:rsidR="00D5164C" w:rsidRPr="007C437A">
          <w:rPr>
            <w:rPrChange w:id="3078" w:author="Arthur Parmentier" w:date="2020-06-07T15:27:00Z">
              <w:rPr/>
            </w:rPrChange>
          </w:rPr>
          <w:t xml:space="preserve">how this approach is successful in modeling </w:t>
        </w:r>
      </w:ins>
      <w:ins w:id="3079" w:author="Arthur Parmentier" w:date="2020-05-13T11:30:00Z">
        <w:r w:rsidR="00D5164C" w:rsidRPr="007C437A">
          <w:rPr>
            <w:rPrChange w:id="3080" w:author="Arthur Parmentier" w:date="2020-06-07T15:27:00Z">
              <w:rPr/>
            </w:rPrChange>
          </w:rPr>
          <w:t xml:space="preserve">the very basics of SP, while it is unclear whether all SP modes, </w:t>
        </w:r>
      </w:ins>
      <w:ins w:id="3081" w:author="Arthur Parmentier" w:date="2020-05-13T11:31:00Z">
        <w:r w:rsidR="00D5164C" w:rsidRPr="007C437A">
          <w:rPr>
            <w:rPrChange w:id="3082" w:author="Arthur Parmentier" w:date="2020-06-07T15:27:00Z">
              <w:rPr/>
            </w:rPrChange>
          </w:rPr>
          <w:t xml:space="preserve">rules and signs could indeed </w:t>
        </w:r>
      </w:ins>
      <w:ins w:id="3083" w:author="Arthur Parmentier" w:date="2020-05-13T11:59:00Z">
        <w:r w:rsidR="000C29FF" w:rsidRPr="007C437A">
          <w:rPr>
            <w:rPrChange w:id="3084" w:author="Arthur Parmentier" w:date="2020-06-07T15:27:00Z">
              <w:rPr/>
            </w:rPrChange>
          </w:rPr>
          <w:t>be represented by</w:t>
        </w:r>
      </w:ins>
      <w:ins w:id="3085" w:author="Arthur Parmentier" w:date="2020-05-13T11:31:00Z">
        <w:r w:rsidR="00D5164C" w:rsidRPr="007C437A">
          <w:rPr>
            <w:rPrChange w:id="3086" w:author="Arthur Parmentier" w:date="2020-06-07T15:27:00Z">
              <w:rPr/>
            </w:rPrChange>
          </w:rPr>
          <w:t xml:space="preserve"> a regular language.</w:t>
        </w:r>
      </w:ins>
      <w:ins w:id="3087" w:author="Arthur Parmentier" w:date="2020-05-13T12:00:00Z">
        <w:r w:rsidR="009230DE" w:rsidRPr="007C437A">
          <w:rPr>
            <w:rPrChange w:id="3088" w:author="Arthur Parmentier" w:date="2020-06-07T15:27:00Z">
              <w:rPr/>
            </w:rPrChange>
          </w:rPr>
          <w:t xml:space="preserve"> In my hypothesis, there is indeed an injection</w:t>
        </w:r>
      </w:ins>
      <w:ins w:id="3089" w:author="Arthur Parmentier" w:date="2020-05-13T12:01:00Z">
        <w:r w:rsidR="009230DE" w:rsidRPr="007C437A">
          <w:rPr>
            <w:rPrChange w:id="3090" w:author="Arthur Parmentier" w:date="2020-06-07T15:27:00Z">
              <w:rPr/>
            </w:rPrChange>
          </w:rPr>
          <w:t xml:space="preserve"> between signified and disciplines, but </w:t>
        </w:r>
      </w:ins>
      <w:ins w:id="3091" w:author="Arthur Parmentier" w:date="2020-05-13T11:32:00Z">
        <w:r w:rsidR="00D5164C" w:rsidRPr="007C437A">
          <w:rPr>
            <w:rPrChange w:id="3092" w:author="Arthur Parmentier" w:date="2020-06-07T15:27:00Z">
              <w:rPr/>
            </w:rPrChange>
          </w:rPr>
          <w:t xml:space="preserve">I leave to experts in the domain the prospection of </w:t>
        </w:r>
      </w:ins>
      <w:ins w:id="3093" w:author="Arthur Parmentier" w:date="2020-05-13T12:01:00Z">
        <w:r w:rsidR="00B41CA4" w:rsidRPr="007C437A">
          <w:rPr>
            <w:rPrChange w:id="3094" w:author="Arthur Parmentier" w:date="2020-06-07T15:27:00Z">
              <w:rPr/>
            </w:rPrChange>
          </w:rPr>
          <w:t xml:space="preserve">counter examples, such as </w:t>
        </w:r>
      </w:ins>
      <w:ins w:id="3095" w:author="Arthur Parmentier" w:date="2020-05-13T11:32:00Z">
        <w:r w:rsidR="00D5164C" w:rsidRPr="007C437A">
          <w:rPr>
            <w:rPrChange w:id="3096" w:author="Arthur Parmentier" w:date="2020-06-07T15:27:00Z">
              <w:rPr/>
            </w:rPrChange>
          </w:rPr>
          <w:t xml:space="preserve">context-sensitive examples that </w:t>
        </w:r>
        <w:r w:rsidR="002463AB" w:rsidRPr="007C437A">
          <w:rPr>
            <w:rPrChange w:id="3097" w:author="Arthur Parmentier" w:date="2020-06-07T15:27:00Z">
              <w:rPr/>
            </w:rPrChange>
          </w:rPr>
          <w:t xml:space="preserve">would demonstrate that a single sign can indeed have </w:t>
        </w:r>
      </w:ins>
      <w:ins w:id="3098" w:author="Arthur Parmentier" w:date="2020-05-13T11:33:00Z">
        <w:r w:rsidR="002463AB" w:rsidRPr="007C437A">
          <w:rPr>
            <w:rPrChange w:id="3099" w:author="Arthur Parmentier" w:date="2020-06-07T15:27:00Z">
              <w:rPr/>
            </w:rPrChange>
          </w:rPr>
          <w:t>several signified for one discipline, that can be differentiated by the context instead.</w:t>
        </w:r>
      </w:ins>
    </w:p>
    <w:p w:rsidR="00EE2DD4" w:rsidRPr="007C437A" w:rsidRDefault="00543457">
      <w:pPr>
        <w:pStyle w:val="Titre3"/>
        <w:rPr>
          <w:ins w:id="3100" w:author="Arthur Parmentier" w:date="2020-05-13T12:05:00Z"/>
          <w:rPrChange w:id="3101" w:author="Arthur Parmentier" w:date="2020-06-07T15:27:00Z">
            <w:rPr>
              <w:ins w:id="3102" w:author="Arthur Parmentier" w:date="2020-05-13T12:05:00Z"/>
            </w:rPr>
          </w:rPrChange>
        </w:rPr>
        <w:pPrChange w:id="3103" w:author="Arthur Parmentier" w:date="2020-05-14T14:00:00Z">
          <w:pPr>
            <w:pStyle w:val="Titre4"/>
          </w:pPr>
        </w:pPrChange>
      </w:pPr>
      <w:bookmarkStart w:id="3104" w:name="_Toc42259078"/>
      <w:ins w:id="3105" w:author="Arthur Parmentier" w:date="2020-05-13T12:05:00Z">
        <w:r w:rsidRPr="007C437A">
          <w:rPr>
            <w:rPrChange w:id="3106" w:author="Arthur Parmentier" w:date="2020-06-07T15:27:00Z">
              <w:rPr/>
            </w:rPrChange>
          </w:rPr>
          <w:t>The difference between discipline</w:t>
        </w:r>
      </w:ins>
      <w:ins w:id="3107" w:author="Arthur Parmentier" w:date="2020-05-14T14:45:00Z">
        <w:r w:rsidR="00AE0A35" w:rsidRPr="007C437A">
          <w:rPr>
            <w:rPrChange w:id="3108" w:author="Arthur Parmentier" w:date="2020-06-07T15:27:00Z">
              <w:rPr/>
            </w:rPrChange>
          </w:rPr>
          <w:t xml:space="preserve"> (</w:t>
        </w:r>
      </w:ins>
      <w:ins w:id="3109" w:author="Arthur Parmentier" w:date="2020-05-14T14:46:00Z">
        <w:r w:rsidR="00AE0A35" w:rsidRPr="007C437A">
          <w:rPr>
            <w:rPrChange w:id="3110" w:author="Arthur Parmentier" w:date="2020-06-07T15:27:00Z">
              <w:rPr/>
            </w:rPrChange>
          </w:rPr>
          <w:t>music, theater..)</w:t>
        </w:r>
      </w:ins>
      <w:ins w:id="3111" w:author="Arthur Parmentier" w:date="2020-05-13T12:05:00Z">
        <w:r w:rsidRPr="007C437A">
          <w:rPr>
            <w:rPrChange w:id="3112" w:author="Arthur Parmentier" w:date="2020-06-07T15:27:00Z">
              <w:rPr/>
            </w:rPrChange>
          </w:rPr>
          <w:t xml:space="preserve"> and technical apparatus</w:t>
        </w:r>
      </w:ins>
      <w:ins w:id="3113" w:author="Arthur Parmentier" w:date="2020-05-13T17:18:00Z">
        <w:r w:rsidR="00D7385F" w:rsidRPr="007C437A">
          <w:rPr>
            <w:rPrChange w:id="3114" w:author="Arthur Parmentier" w:date="2020-06-07T15:27:00Z">
              <w:rPr/>
            </w:rPrChange>
          </w:rPr>
          <w:t xml:space="preserve">, or “why we </w:t>
        </w:r>
      </w:ins>
      <w:ins w:id="3115" w:author="Arthur Parmentier" w:date="2020-05-13T17:19:00Z">
        <w:r w:rsidR="00D7385F" w:rsidRPr="007C437A">
          <w:rPr>
            <w:rPrChange w:id="3116" w:author="Arthur Parmentier" w:date="2020-06-07T15:27:00Z">
              <w:rPr/>
            </w:rPrChange>
          </w:rPr>
          <w:t>sometimes need to specify how to play a long tone, and sometimes not”</w:t>
        </w:r>
      </w:ins>
      <w:bookmarkEnd w:id="3104"/>
    </w:p>
    <w:p w:rsidR="00167DAB" w:rsidRPr="007C437A" w:rsidRDefault="00543457" w:rsidP="00E34725">
      <w:pPr>
        <w:rPr>
          <w:ins w:id="3117" w:author="Arthur Parmentier" w:date="2020-05-13T18:36:00Z"/>
          <w:rPrChange w:id="3118" w:author="Arthur Parmentier" w:date="2020-06-07T15:27:00Z">
            <w:rPr>
              <w:ins w:id="3119" w:author="Arthur Parmentier" w:date="2020-05-13T18:36:00Z"/>
            </w:rPr>
          </w:rPrChange>
        </w:rPr>
      </w:pPr>
      <w:ins w:id="3120" w:author="Arthur Parmentier" w:date="2020-05-13T12:05:00Z">
        <w:r w:rsidRPr="007C437A">
          <w:rPr>
            <w:rPrChange w:id="3121" w:author="Arthur Parmentier" w:date="2020-06-07T15:27:00Z">
              <w:rPr/>
            </w:rPrChange>
          </w:rPr>
          <w:t xml:space="preserve">In the “Motivation” part, </w:t>
        </w:r>
      </w:ins>
      <w:ins w:id="3122" w:author="Arthur Parmentier" w:date="2020-05-13T12:06:00Z">
        <w:r w:rsidRPr="007C437A">
          <w:rPr>
            <w:rPrChange w:id="3123" w:author="Arthur Parmentier" w:date="2020-06-07T15:27:00Z">
              <w:rPr/>
            </w:rPrChange>
          </w:rPr>
          <w:t xml:space="preserve">I </w:t>
        </w:r>
      </w:ins>
      <w:ins w:id="3124" w:author="Arthur Parmentier" w:date="2020-05-13T14:22:00Z">
        <w:r w:rsidR="007E0A0A" w:rsidRPr="007C437A">
          <w:rPr>
            <w:rPrChange w:id="3125" w:author="Arthur Parmentier" w:date="2020-06-07T15:27:00Z">
              <w:rPr/>
            </w:rPrChange>
          </w:rPr>
          <w:t>differentiated</w:t>
        </w:r>
      </w:ins>
      <w:ins w:id="3126" w:author="Arthur Parmentier" w:date="2020-05-13T12:06:00Z">
        <w:r w:rsidRPr="007C437A">
          <w:rPr>
            <w:rPrChange w:id="3127" w:author="Arthur Parmentier" w:date="2020-06-07T15:27:00Z">
              <w:rPr/>
            </w:rPrChange>
          </w:rPr>
          <w:t xml:space="preserve"> the notion of “discipline” and “instrument”, that we could </w:t>
        </w:r>
      </w:ins>
      <w:ins w:id="3128" w:author="Arthur Parmentier" w:date="2020-05-13T17:14:00Z">
        <w:r w:rsidR="00454612" w:rsidRPr="007C437A">
          <w:rPr>
            <w:rPrChange w:id="3129" w:author="Arthur Parmentier" w:date="2020-06-07T15:27:00Z">
              <w:rPr/>
            </w:rPrChange>
          </w:rPr>
          <w:t>also call a</w:t>
        </w:r>
      </w:ins>
      <w:ins w:id="3130" w:author="Arthur Parmentier" w:date="2020-05-13T12:06:00Z">
        <w:r w:rsidRPr="007C437A">
          <w:rPr>
            <w:rPrChange w:id="3131" w:author="Arthur Parmentier" w:date="2020-06-07T15:27:00Z">
              <w:rPr/>
            </w:rPrChange>
          </w:rPr>
          <w:t xml:space="preserve"> “technical appa</w:t>
        </w:r>
      </w:ins>
      <w:ins w:id="3132" w:author="Arthur Parmentier" w:date="2020-05-13T12:07:00Z">
        <w:r w:rsidRPr="007C437A">
          <w:rPr>
            <w:rPrChange w:id="3133" w:author="Arthur Parmentier" w:date="2020-06-07T15:27:00Z">
              <w:rPr/>
            </w:rPrChange>
          </w:rPr>
          <w:t>ratus”.</w:t>
        </w:r>
      </w:ins>
      <w:ins w:id="3134" w:author="Arthur Parmentier" w:date="2020-05-13T14:28:00Z">
        <w:r w:rsidR="00596602" w:rsidRPr="007C437A">
          <w:rPr>
            <w:rPrChange w:id="3135" w:author="Arthur Parmentier" w:date="2020-06-07T15:27:00Z">
              <w:rPr/>
            </w:rPrChange>
          </w:rPr>
          <w:t xml:space="preserve"> In</w:t>
        </w:r>
      </w:ins>
      <w:ins w:id="3136" w:author="Arthur Parmentier" w:date="2020-05-13T14:29:00Z">
        <w:r w:rsidR="00596602" w:rsidRPr="007C437A">
          <w:rPr>
            <w:rPrChange w:id="3137" w:author="Arthur Parmentier" w:date="2020-06-07T15:27:00Z">
              <w:rPr/>
            </w:rPrChange>
          </w:rPr>
          <w:t>deed, one</w:t>
        </w:r>
      </w:ins>
      <w:ins w:id="3138" w:author="Arthur Parmentier" w:date="2020-05-13T14:30:00Z">
        <w:r w:rsidR="00596602" w:rsidRPr="007C437A">
          <w:rPr>
            <w:rPrChange w:id="3139" w:author="Arthur Parmentier" w:date="2020-06-07T15:27:00Z">
              <w:rPr/>
            </w:rPrChange>
          </w:rPr>
          <w:t xml:space="preserve"> could </w:t>
        </w:r>
      </w:ins>
      <w:ins w:id="3140" w:author="Arthur Parmentier" w:date="2020-05-13T18:36:00Z">
        <w:r w:rsidR="00E34725" w:rsidRPr="007C437A">
          <w:rPr>
            <w:rPrChange w:id="3141" w:author="Arthur Parmentier" w:date="2020-06-07T15:27:00Z">
              <w:rPr/>
            </w:rPrChange>
          </w:rPr>
          <w:t xml:space="preserve">wonder why </w:t>
        </w:r>
      </w:ins>
      <w:ins w:id="3142" w:author="Arthur Parmentier" w:date="2020-05-13T18:37:00Z">
        <w:r w:rsidR="0083564B" w:rsidRPr="007C437A">
          <w:rPr>
            <w:rPrChange w:id="3143" w:author="Arthur Parmentier" w:date="2020-06-07T15:27:00Z">
              <w:rPr/>
            </w:rPrChange>
          </w:rPr>
          <w:t>the concept of a LT would</w:t>
        </w:r>
        <w:r w:rsidR="00E34725" w:rsidRPr="007C437A">
          <w:rPr>
            <w:rPrChange w:id="3144" w:author="Arthur Parmentier" w:date="2020-06-07T15:27:00Z">
              <w:rPr/>
            </w:rPrChange>
          </w:rPr>
          <w:t xml:space="preserve"> be different in each discipline, but still the same for all instruments of the discipline.</w:t>
        </w:r>
      </w:ins>
    </w:p>
    <w:p w:rsidR="00A708EC" w:rsidRPr="007C437A" w:rsidRDefault="00F00F6E" w:rsidP="00E34725">
      <w:pPr>
        <w:rPr>
          <w:ins w:id="3145" w:author="Arthur Parmentier" w:date="2020-05-13T18:36:00Z"/>
          <w:rPrChange w:id="3146" w:author="Arthur Parmentier" w:date="2020-06-07T15:27:00Z">
            <w:rPr>
              <w:ins w:id="3147" w:author="Arthur Parmentier" w:date="2020-05-13T18:36:00Z"/>
            </w:rPr>
          </w:rPrChange>
        </w:rPr>
      </w:pPr>
      <w:ins w:id="3148" w:author="Arthur Parmentier" w:date="2020-05-14T11:39:00Z">
        <w:r w:rsidRPr="007C437A">
          <w:rPr>
            <w:rPrChange w:id="3149" w:author="Arthur Parmentier" w:date="2020-06-07T15:27:00Z">
              <w:rPr/>
            </w:rPrChange>
          </w:rPr>
          <w:t>In this part, I wil try to show you that the operability of a sign across disciplines is constructed</w:t>
        </w:r>
      </w:ins>
      <w:ins w:id="3150" w:author="Arthur Parmentier" w:date="2020-05-14T11:42:00Z">
        <w:r w:rsidRPr="007C437A">
          <w:rPr>
            <w:rPrChange w:id="3151" w:author="Arthur Parmentier" w:date="2020-06-07T15:27:00Z">
              <w:rPr/>
            </w:rPrChange>
          </w:rPr>
          <w:t xml:space="preserve"> “by SP”</w:t>
        </w:r>
      </w:ins>
      <w:ins w:id="3152" w:author="Arthur Parmentier" w:date="2020-05-14T11:39:00Z">
        <w:r w:rsidRPr="007C437A">
          <w:rPr>
            <w:rPrChange w:id="3153" w:author="Arthur Parmentier" w:date="2020-06-07T15:27:00Z">
              <w:rPr/>
            </w:rPrChange>
          </w:rPr>
          <w:t xml:space="preserve"> with </w:t>
        </w:r>
      </w:ins>
      <w:ins w:id="3154" w:author="Arthur Parmentier" w:date="2020-05-14T11:40:00Z">
        <w:r w:rsidRPr="007C437A">
          <w:rPr>
            <w:rPrChange w:id="3155" w:author="Arthur Parmentier" w:date="2020-06-07T15:27:00Z">
              <w:rPr/>
            </w:rPrChange>
          </w:rPr>
          <w:t xml:space="preserve">learned (cultural) relations of analogy between signified whereas the operability of a sign across </w:t>
        </w:r>
        <w:r w:rsidRPr="007C437A">
          <w:rPr>
            <w:rPrChange w:id="3156" w:author="Arthur Parmentier" w:date="2020-06-07T15:27:00Z">
              <w:rPr/>
            </w:rPrChange>
          </w:rPr>
          <w:lastRenderedPageBreak/>
          <w:t xml:space="preserve">instruments of the same discipline </w:t>
        </w:r>
      </w:ins>
      <w:ins w:id="3157" w:author="Arthur Parmentier" w:date="2020-05-14T11:41:00Z">
        <w:r w:rsidRPr="007C437A">
          <w:rPr>
            <w:rPrChange w:id="3158" w:author="Arthur Parmentier" w:date="2020-06-07T15:27:00Z">
              <w:rPr/>
            </w:rPrChange>
          </w:rPr>
          <w:t xml:space="preserve">is in general </w:t>
        </w:r>
      </w:ins>
      <w:ins w:id="3159" w:author="Arthur Parmentier" w:date="2020-05-14T11:42:00Z">
        <w:r w:rsidR="00A708EC" w:rsidRPr="007C437A">
          <w:rPr>
            <w:rPrChange w:id="3160" w:author="Arthur Parmentier" w:date="2020-06-07T15:27:00Z">
              <w:rPr/>
            </w:rPrChange>
          </w:rPr>
          <w:t>a construction external to SP</w:t>
        </w:r>
      </w:ins>
      <w:ins w:id="3161" w:author="Arthur Parmentier" w:date="2020-05-14T11:43:00Z">
        <w:r w:rsidR="00A708EC" w:rsidRPr="007C437A">
          <w:rPr>
            <w:rPrChange w:id="3162" w:author="Arthur Parmentier" w:date="2020-06-07T15:27:00Z">
              <w:rPr/>
            </w:rPrChange>
          </w:rPr>
          <w:t xml:space="preserve"> that i</w:t>
        </w:r>
      </w:ins>
      <w:ins w:id="3163" w:author="Arthur Parmentier" w:date="2020-05-14T11:44:00Z">
        <w:r w:rsidR="00A708EC" w:rsidRPr="007C437A">
          <w:rPr>
            <w:rPrChange w:id="3164" w:author="Arthur Parmentier" w:date="2020-06-07T15:27:00Z">
              <w:rPr/>
            </w:rPrChange>
          </w:rPr>
          <w:t>n</w:t>
        </w:r>
      </w:ins>
      <w:ins w:id="3165" w:author="Arthur Parmentier" w:date="2020-05-14T11:45:00Z">
        <w:r w:rsidR="00A708EC" w:rsidRPr="007C437A">
          <w:rPr>
            <w:rPrChange w:id="3166" w:author="Arthur Parmentier" w:date="2020-06-07T15:27:00Z">
              <w:rPr/>
            </w:rPrChange>
          </w:rPr>
          <w:t xml:space="preserve">volves </w:t>
        </w:r>
      </w:ins>
      <w:ins w:id="3167" w:author="Arthur Parmentier" w:date="2020-05-14T11:46:00Z">
        <w:r w:rsidR="00A708EC" w:rsidRPr="007C437A">
          <w:rPr>
            <w:rPrChange w:id="3168" w:author="Arthur Parmentier" w:date="2020-06-07T15:27:00Z">
              <w:rPr/>
            </w:rPrChange>
          </w:rPr>
          <w:t>the human perceptual scheme.</w:t>
        </w:r>
      </w:ins>
    </w:p>
    <w:p w:rsidR="005868B3" w:rsidRPr="007C437A" w:rsidRDefault="005868B3" w:rsidP="005868B3">
      <w:pPr>
        <w:rPr>
          <w:ins w:id="3169" w:author="Arthur Parmentier" w:date="2020-05-14T11:38:00Z"/>
          <w:rPrChange w:id="3170" w:author="Arthur Parmentier" w:date="2020-06-07T15:27:00Z">
            <w:rPr>
              <w:ins w:id="3171" w:author="Arthur Parmentier" w:date="2020-05-14T11:38:00Z"/>
            </w:rPr>
          </w:rPrChange>
        </w:rPr>
      </w:pPr>
    </w:p>
    <w:p w:rsidR="00F00F6E" w:rsidRPr="007C437A" w:rsidRDefault="00F00F6E" w:rsidP="005868B3">
      <w:pPr>
        <w:rPr>
          <w:ins w:id="3172" w:author="Arthur Parmentier" w:date="2020-05-13T10:31:00Z"/>
          <w:rPrChange w:id="3173" w:author="Arthur Parmentier" w:date="2020-06-07T15:27:00Z">
            <w:rPr>
              <w:ins w:id="3174" w:author="Arthur Parmentier" w:date="2020-05-13T10:31:00Z"/>
            </w:rPr>
          </w:rPrChange>
        </w:rPr>
      </w:pPr>
    </w:p>
    <w:p w:rsidR="005868B3" w:rsidRPr="007C437A" w:rsidRDefault="005868B3" w:rsidP="005868B3">
      <w:pPr>
        <w:rPr>
          <w:ins w:id="3175" w:author="Arthur Parmentier" w:date="2020-05-13T10:31:00Z"/>
          <w:rPrChange w:id="3176" w:author="Arthur Parmentier" w:date="2020-06-07T15:27:00Z">
            <w:rPr>
              <w:ins w:id="3177" w:author="Arthur Parmentier" w:date="2020-05-13T10:31:00Z"/>
            </w:rPr>
          </w:rPrChange>
        </w:rPr>
      </w:pPr>
      <w:ins w:id="3178" w:author="Arthur Parmentier" w:date="2020-05-13T10:31:00Z">
        <w:r w:rsidRPr="007C437A">
          <w:rPr>
            <w:rPrChange w:id="3179" w:author="Arthur Parmentier" w:date="2020-06-07T15:27:00Z">
              <w:rPr/>
            </w:rPrChange>
          </w:rPr>
          <w:t>DIFFERENCE D APPAREIL TECHNIQUE MAIS MEME PROROTYPE VS DIFF DE DISCIPLINE DONC DE PROTOTYPE (MEME SI L APPAREIL TECHNIQUE EST LE MEME).</w:t>
        </w:r>
      </w:ins>
    </w:p>
    <w:p w:rsidR="005868B3" w:rsidRPr="007C437A" w:rsidRDefault="005868B3" w:rsidP="005868B3">
      <w:pPr>
        <w:rPr>
          <w:ins w:id="3180" w:author="Arthur Parmentier" w:date="2020-05-13T10:30:00Z"/>
          <w:rPrChange w:id="3181" w:author="Arthur Parmentier" w:date="2020-06-07T15:27:00Z">
            <w:rPr>
              <w:ins w:id="3182" w:author="Arthur Parmentier" w:date="2020-05-13T10:30:00Z"/>
            </w:rPr>
          </w:rPrChange>
        </w:rPr>
      </w:pPr>
    </w:p>
    <w:p w:rsidR="005868B3" w:rsidRPr="007C437A" w:rsidRDefault="005868B3" w:rsidP="001B082B">
      <w:pPr>
        <w:rPr>
          <w:ins w:id="3183" w:author="Arthur Parmentier" w:date="2020-05-13T10:15:00Z"/>
          <w:rPrChange w:id="3184" w:author="Arthur Parmentier" w:date="2020-06-07T15:27:00Z">
            <w:rPr>
              <w:ins w:id="3185" w:author="Arthur Parmentier" w:date="2020-05-13T10:15:00Z"/>
            </w:rPr>
          </w:rPrChange>
        </w:rPr>
      </w:pPr>
    </w:p>
    <w:p w:rsidR="00AE58D1" w:rsidRPr="007C437A" w:rsidRDefault="00743436">
      <w:pPr>
        <w:pStyle w:val="Titre3"/>
        <w:rPr>
          <w:ins w:id="3186" w:author="Arthur Parmentier" w:date="2020-05-13T10:11:00Z"/>
          <w:rPrChange w:id="3187" w:author="Arthur Parmentier" w:date="2020-06-07T15:27:00Z">
            <w:rPr>
              <w:ins w:id="3188" w:author="Arthur Parmentier" w:date="2020-05-13T10:11:00Z"/>
            </w:rPr>
          </w:rPrChange>
        </w:rPr>
        <w:pPrChange w:id="3189" w:author="Arthur Parmentier" w:date="2020-05-14T14:00:00Z">
          <w:pPr/>
        </w:pPrChange>
      </w:pPr>
      <w:bookmarkStart w:id="3190" w:name="_Toc42259079"/>
      <w:ins w:id="3191" w:author="Arthur Parmentier" w:date="2020-05-13T10:29:00Z">
        <w:r w:rsidRPr="007C437A">
          <w:rPr>
            <w:rPrChange w:id="3192" w:author="Arthur Parmentier" w:date="2020-06-07T15:27:00Z">
              <w:rPr/>
            </w:rPrChange>
          </w:rPr>
          <w:t>Speculative theory of differen</w:t>
        </w:r>
      </w:ins>
      <w:ins w:id="3193" w:author="Arthur Parmentier" w:date="2020-05-13T10:30:00Z">
        <w:r w:rsidRPr="007C437A">
          <w:rPr>
            <w:rPrChange w:id="3194" w:author="Arthur Parmentier" w:date="2020-06-07T15:27:00Z">
              <w:rPr/>
            </w:rPrChange>
          </w:rPr>
          <w:t>tiation of signified across instruments (technical apparatus) of the same discipline</w:t>
        </w:r>
      </w:ins>
      <w:bookmarkEnd w:id="3190"/>
    </w:p>
    <w:p w:rsidR="001A0623" w:rsidRPr="007C437A" w:rsidDel="005868B3" w:rsidRDefault="001B082B" w:rsidP="001B082B">
      <w:pPr>
        <w:rPr>
          <w:del w:id="3195" w:author="Arthur Parmentier" w:date="2020-05-13T10:30:00Z"/>
          <w:rPrChange w:id="3196" w:author="Arthur Parmentier" w:date="2020-06-07T15:27:00Z">
            <w:rPr>
              <w:del w:id="3197" w:author="Arthur Parmentier" w:date="2020-05-13T10:30:00Z"/>
            </w:rPr>
          </w:rPrChange>
        </w:rPr>
      </w:pPr>
      <w:del w:id="3198" w:author="Arthur Parmentier" w:date="2020-05-13T10:30:00Z">
        <w:r w:rsidRPr="007C437A" w:rsidDel="005868B3">
          <w:rPr>
            <w:rPrChange w:id="3199" w:author="Arthur Parmentier" w:date="2020-06-07T15:27:00Z">
              <w:rPr/>
            </w:rPrChange>
          </w:rPr>
          <w:delText xml:space="preserve">the sign itself acting as an “alias”, a label </w:delText>
        </w:r>
        <w:r w:rsidR="001A0623" w:rsidRPr="007C437A" w:rsidDel="005868B3">
          <w:rPr>
            <w:rPrChange w:id="3200" w:author="Arthur Parmentier" w:date="2020-06-07T15:27:00Z">
              <w:rPr/>
            </w:rPrChange>
          </w:rPr>
          <w:delText>several</w:delText>
        </w:r>
        <w:r w:rsidRPr="007C437A" w:rsidDel="005868B3">
          <w:rPr>
            <w:rPrChange w:id="3201" w:author="Arthur Parmentier" w:date="2020-06-07T15:27:00Z">
              <w:rPr/>
            </w:rPrChange>
          </w:rPr>
          <w:delText xml:space="preserve"> underlying concepts. This is what I call “overloading” a sign.</w:delText>
        </w:r>
        <w:r w:rsidR="001A0623" w:rsidRPr="007C437A" w:rsidDel="005868B3">
          <w:rPr>
            <w:rPrChange w:id="3202" w:author="Arthur Parmentier" w:date="2020-06-07T15:27:00Z">
              <w:rPr/>
            </w:rPrChange>
          </w:rPr>
          <w:delText xml:space="preserve"> All signs in SP may not be overloaded, some signs may indeed refer to a very specific concept or idea, but the overloading of signs is </w:delText>
        </w:r>
      </w:del>
      <w:del w:id="3203" w:author="Arthur Parmentier" w:date="2020-05-12T18:25:00Z">
        <w:r w:rsidR="001A0623" w:rsidRPr="007C437A" w:rsidDel="009B2D7C">
          <w:rPr>
            <w:rPrChange w:id="3204" w:author="Arthur Parmentier" w:date="2020-06-07T15:27:00Z">
              <w:rPr/>
            </w:rPrChange>
          </w:rPr>
          <w:delText>at the core</w:delText>
        </w:r>
      </w:del>
      <w:del w:id="3205" w:author="Arthur Parmentier" w:date="2020-05-13T10:30:00Z">
        <w:r w:rsidR="001A0623" w:rsidRPr="007C437A" w:rsidDel="005868B3">
          <w:rPr>
            <w:rPrChange w:id="3206" w:author="Arthur Parmentier" w:date="2020-06-07T15:27:00Z">
              <w:rPr/>
            </w:rPrChange>
          </w:rPr>
          <w:delText xml:space="preserve"> of the </w:delText>
        </w:r>
      </w:del>
      <w:del w:id="3207" w:author="Arthur Parmentier" w:date="2020-05-12T18:25:00Z">
        <w:r w:rsidR="001A0623" w:rsidRPr="007C437A" w:rsidDel="007D075F">
          <w:rPr>
            <w:rPrChange w:id="3208" w:author="Arthur Parmentier" w:date="2020-06-07T15:27:00Z">
              <w:rPr/>
            </w:rPrChange>
          </w:rPr>
          <w:delText>set</w:delText>
        </w:r>
      </w:del>
      <w:del w:id="3209" w:author="Arthur Parmentier" w:date="2020-05-13T10:30:00Z">
        <w:r w:rsidR="001A0623" w:rsidRPr="007C437A" w:rsidDel="005868B3">
          <w:rPr>
            <w:rPrChange w:id="3210" w:author="Arthur Parmentier" w:date="2020-06-07T15:27:00Z">
              <w:rPr/>
            </w:rPrChange>
          </w:rPr>
          <w:delText xml:space="preserve"> of multidisciplinary signs.</w:delText>
        </w:r>
      </w:del>
    </w:p>
    <w:p w:rsidR="001A0623" w:rsidRPr="007C437A" w:rsidDel="005868B3" w:rsidRDefault="001A0623" w:rsidP="001B082B">
      <w:pPr>
        <w:rPr>
          <w:del w:id="3211" w:author="Arthur Parmentier" w:date="2020-05-13T10:30:00Z"/>
          <w:rPrChange w:id="3212" w:author="Arthur Parmentier" w:date="2020-06-07T15:27:00Z">
            <w:rPr>
              <w:del w:id="3213" w:author="Arthur Parmentier" w:date="2020-05-13T10:30:00Z"/>
            </w:rPr>
          </w:rPrChange>
        </w:rPr>
      </w:pPr>
      <w:del w:id="3214" w:author="Arthur Parmentier" w:date="2020-05-13T10:30:00Z">
        <w:r w:rsidRPr="007C437A" w:rsidDel="005868B3">
          <w:rPr>
            <w:rPrChange w:id="3215" w:author="Arthur Parmentier" w:date="2020-06-07T15:27:00Z">
              <w:rPr/>
            </w:rPrChange>
          </w:rPr>
          <w:delText>Let’s take the example of the LT, that we will use all over th</w:delText>
        </w:r>
        <w:r w:rsidR="00934630" w:rsidRPr="007C437A" w:rsidDel="005868B3">
          <w:rPr>
            <w:rPrChange w:id="3216" w:author="Arthur Parmentier" w:date="2020-06-07T15:27:00Z">
              <w:rPr/>
            </w:rPrChange>
          </w:rPr>
          <w:delText>is</w:delText>
        </w:r>
        <w:r w:rsidRPr="007C437A" w:rsidDel="005868B3">
          <w:rPr>
            <w:rPrChange w:id="3217" w:author="Arthur Parmentier" w:date="2020-06-07T15:27:00Z">
              <w:rPr/>
            </w:rPrChange>
          </w:rPr>
          <w:delText xml:space="preserve"> section to demonstrate some of the mechanisms of SP.</w:delText>
        </w:r>
      </w:del>
    </w:p>
    <w:p w:rsidR="001A0623" w:rsidRPr="007C437A" w:rsidDel="00697BA8" w:rsidRDefault="001A0623" w:rsidP="00697BA8">
      <w:pPr>
        <w:rPr>
          <w:del w:id="3218" w:author="Arthur Parmentier" w:date="2020-05-12T18:13:00Z"/>
          <w:rPrChange w:id="3219" w:author="Arthur Parmentier" w:date="2020-06-07T15:27:00Z">
            <w:rPr>
              <w:del w:id="3220" w:author="Arthur Parmentier" w:date="2020-05-12T18:13:00Z"/>
            </w:rPr>
          </w:rPrChange>
        </w:rPr>
      </w:pPr>
      <w:del w:id="3221" w:author="Arthur Parmentier" w:date="2020-05-13T10:30:00Z">
        <w:r w:rsidRPr="007C437A" w:rsidDel="005868B3">
          <w:rPr>
            <w:rPrChange w:id="3222" w:author="Arthur Parmentier" w:date="2020-06-07T15:27:00Z">
              <w:rPr/>
            </w:rPrChange>
          </w:rPr>
          <w:delText xml:space="preserve">For a musician, the LT </w:delText>
        </w:r>
      </w:del>
      <w:del w:id="3223" w:author="Arthur Parmentier" w:date="2020-05-12T18:22:00Z">
        <w:r w:rsidRPr="007C437A" w:rsidDel="00AD0ADB">
          <w:rPr>
            <w:rPrChange w:id="3224" w:author="Arthur Parmentier" w:date="2020-06-07T15:27:00Z">
              <w:rPr/>
            </w:rPrChange>
          </w:rPr>
          <w:delText xml:space="preserve">has </w:delText>
        </w:r>
      </w:del>
      <w:del w:id="3225" w:author="Arthur Parmentier" w:date="2020-05-13T10:30:00Z">
        <w:r w:rsidRPr="007C437A" w:rsidDel="005868B3">
          <w:rPr>
            <w:rPrChange w:id="3226" w:author="Arthur Parmentier" w:date="2020-06-07T15:27:00Z">
              <w:rPr/>
            </w:rPrChange>
          </w:rPr>
          <w:delText xml:space="preserve">a specific prototype, whose characteristic traits are “constant volume”, “constant pitch” (among others). But is the </w:delText>
        </w:r>
      </w:del>
      <w:del w:id="3227" w:author="Arthur Parmentier" w:date="2020-05-12T18:23:00Z">
        <w:r w:rsidRPr="007C437A" w:rsidDel="009B2D7C">
          <w:rPr>
            <w:rPrChange w:id="3228" w:author="Arthur Parmentier" w:date="2020-06-07T15:27:00Z">
              <w:rPr/>
            </w:rPrChange>
          </w:rPr>
          <w:delText>prototype</w:delText>
        </w:r>
      </w:del>
      <w:del w:id="3229" w:author="Arthur Parmentier" w:date="2020-05-13T10:30:00Z">
        <w:r w:rsidRPr="007C437A" w:rsidDel="005868B3">
          <w:rPr>
            <w:rPrChange w:id="3230" w:author="Arthur Parmentier" w:date="2020-06-07T15:27:00Z">
              <w:rPr/>
            </w:rPrChange>
          </w:rPr>
          <w:delText xml:space="preserve"> of the LT for a musician the same as the one for a dancer or a visual artist? To answer this question, let’s first remark that </w:delText>
        </w:r>
        <w:r w:rsidR="004714EE" w:rsidRPr="007C437A" w:rsidDel="005868B3">
          <w:rPr>
            <w:rPrChange w:id="3231" w:author="Arthur Parmentier" w:date="2020-06-07T15:27:00Z">
              <w:rPr/>
            </w:rPrChange>
          </w:rPr>
          <w:delText>s</w:delText>
        </w:r>
        <w:r w:rsidRPr="007C437A" w:rsidDel="005868B3">
          <w:rPr>
            <w:rPrChange w:id="3232" w:author="Arthur Parmentier" w:date="2020-06-07T15:27:00Z">
              <w:rPr/>
            </w:rPrChange>
          </w:rPr>
          <w:delText>oundpainters often explain how to perform a LT</w:delText>
        </w:r>
      </w:del>
      <w:del w:id="3233" w:author="Arthur Parmentier" w:date="2020-05-12T18:13:00Z">
        <w:r w:rsidRPr="007C437A" w:rsidDel="00697BA8">
          <w:rPr>
            <w:rPrChange w:id="3234" w:author="Arthur Parmentier" w:date="2020-06-07T15:27:00Z">
              <w:rPr/>
            </w:rPrChange>
          </w:rPr>
          <w:delText>:</w:delText>
        </w:r>
      </w:del>
    </w:p>
    <w:p w:rsidR="001A0623" w:rsidRPr="007C437A" w:rsidDel="00697BA8" w:rsidRDefault="005C09F0">
      <w:pPr>
        <w:rPr>
          <w:del w:id="3235" w:author="Arthur Parmentier" w:date="2020-05-12T18:13:00Z"/>
          <w:rPrChange w:id="3236" w:author="Arthur Parmentier" w:date="2020-06-07T15:27:00Z">
            <w:rPr>
              <w:del w:id="3237" w:author="Arthur Parmentier" w:date="2020-05-12T18:13:00Z"/>
            </w:rPr>
          </w:rPrChange>
        </w:rPr>
        <w:pPrChange w:id="3238" w:author="Arthur Parmentier" w:date="2020-05-12T18:13:00Z">
          <w:pPr>
            <w:pStyle w:val="Paragraphedeliste"/>
            <w:numPr>
              <w:numId w:val="17"/>
            </w:numPr>
            <w:ind w:hanging="360"/>
          </w:pPr>
        </w:pPrChange>
      </w:pPr>
      <w:del w:id="3239" w:author="Arthur Parmentier" w:date="2020-05-12T18:13:00Z">
        <w:r w:rsidRPr="007C437A" w:rsidDel="00697BA8">
          <w:rPr>
            <w:rPrChange w:id="3240" w:author="Arthur Parmentier" w:date="2020-06-07T15:27:00Z">
              <w:rPr/>
            </w:rPrChange>
          </w:rPr>
          <w:delText>For</w:delText>
        </w:r>
        <w:r w:rsidR="001A0623" w:rsidRPr="007C437A" w:rsidDel="00697BA8">
          <w:rPr>
            <w:rPrChange w:id="3241" w:author="Arthur Parmentier" w:date="2020-06-07T15:27:00Z">
              <w:rPr/>
            </w:rPrChange>
          </w:rPr>
          <w:delText xml:space="preserve"> each discipline</w:delText>
        </w:r>
      </w:del>
    </w:p>
    <w:p w:rsidR="001A0623" w:rsidRPr="007C437A" w:rsidDel="005868B3" w:rsidRDefault="005C09F0">
      <w:pPr>
        <w:rPr>
          <w:del w:id="3242" w:author="Arthur Parmentier" w:date="2020-05-13T10:30:00Z"/>
          <w:rPrChange w:id="3243" w:author="Arthur Parmentier" w:date="2020-06-07T15:27:00Z">
            <w:rPr>
              <w:del w:id="3244" w:author="Arthur Parmentier" w:date="2020-05-13T10:30:00Z"/>
            </w:rPr>
          </w:rPrChange>
        </w:rPr>
        <w:pPrChange w:id="3245" w:author="Arthur Parmentier" w:date="2020-05-12T18:13:00Z">
          <w:pPr>
            <w:pStyle w:val="Paragraphedeliste"/>
            <w:numPr>
              <w:numId w:val="17"/>
            </w:numPr>
            <w:ind w:hanging="360"/>
          </w:pPr>
        </w:pPrChange>
      </w:pPr>
      <w:del w:id="3246" w:author="Arthur Parmentier" w:date="2020-05-12T18:13:00Z">
        <w:r w:rsidRPr="007C437A" w:rsidDel="00697BA8">
          <w:rPr>
            <w:rPrChange w:id="3247" w:author="Arthur Parmentier" w:date="2020-06-07T15:27:00Z">
              <w:rPr/>
            </w:rPrChange>
          </w:rPr>
          <w:delText xml:space="preserve">For </w:delText>
        </w:r>
        <w:r w:rsidR="0034219C" w:rsidRPr="007C437A" w:rsidDel="00697BA8">
          <w:rPr>
            <w:rPrChange w:id="3248" w:author="Arthur Parmentier" w:date="2020-06-07T15:27:00Z">
              <w:rPr/>
            </w:rPrChange>
          </w:rPr>
          <w:delText>instruments/technical apparatus</w:delText>
        </w:r>
        <w:r w:rsidR="001C0B0E" w:rsidRPr="007C437A" w:rsidDel="00697BA8">
          <w:rPr>
            <w:rStyle w:val="Appelnotedebasdep"/>
            <w:rPrChange w:id="3249" w:author="Arthur Parmentier" w:date="2020-06-07T15:27:00Z">
              <w:rPr>
                <w:rStyle w:val="Appelnotedebasdep"/>
              </w:rPr>
            </w:rPrChange>
          </w:rPr>
          <w:footnoteReference w:id="14"/>
        </w:r>
        <w:r w:rsidR="0034219C" w:rsidRPr="007C437A" w:rsidDel="00697BA8">
          <w:rPr>
            <w:rPrChange w:id="3252" w:author="Arthur Parmentier" w:date="2020-06-07T15:27:00Z">
              <w:rPr/>
            </w:rPrChange>
          </w:rPr>
          <w:delText xml:space="preserve"> </w:delText>
        </w:r>
        <w:r w:rsidRPr="007C437A" w:rsidDel="00697BA8">
          <w:rPr>
            <w:rPrChange w:id="3253" w:author="Arthur Parmentier" w:date="2020-06-07T15:27:00Z">
              <w:rPr/>
            </w:rPrChange>
          </w:rPr>
          <w:delText>which may not offer trivial ways of producing a LT (we will see later that point with the example of percussions)</w:delText>
        </w:r>
      </w:del>
    </w:p>
    <w:p w:rsidR="005C09F0" w:rsidRPr="007C437A" w:rsidDel="00697BA8" w:rsidRDefault="00937D97" w:rsidP="005C09F0">
      <w:pPr>
        <w:rPr>
          <w:del w:id="3254" w:author="Arthur Parmentier" w:date="2020-05-12T18:14:00Z"/>
          <w:rPrChange w:id="3255" w:author="Arthur Parmentier" w:date="2020-06-07T15:27:00Z">
            <w:rPr>
              <w:del w:id="3256" w:author="Arthur Parmentier" w:date="2020-05-12T18:14:00Z"/>
            </w:rPr>
          </w:rPrChange>
        </w:rPr>
      </w:pPr>
      <w:del w:id="3257" w:author="Arthur Parmentier" w:date="2020-05-12T18:14:00Z">
        <w:r w:rsidRPr="007C437A" w:rsidDel="00697BA8">
          <w:rPr>
            <w:rPrChange w:id="3258" w:author="Arthur Parmentier" w:date="2020-06-07T15:27:00Z">
              <w:rPr/>
            </w:rPrChange>
          </w:rPr>
          <w:delText>In each case</w:delText>
        </w:r>
        <w:r w:rsidR="004714EE" w:rsidRPr="007C437A" w:rsidDel="00697BA8">
          <w:rPr>
            <w:rPrChange w:id="3259" w:author="Arthur Parmentier" w:date="2020-06-07T15:27:00Z">
              <w:rPr/>
            </w:rPrChange>
          </w:rPr>
          <w:delText>, soundpainter</w:delText>
        </w:r>
        <w:r w:rsidR="00B63D67" w:rsidRPr="007C437A" w:rsidDel="00697BA8">
          <w:rPr>
            <w:rPrChange w:id="3260" w:author="Arthur Parmentier" w:date="2020-06-07T15:27:00Z">
              <w:rPr/>
            </w:rPrChange>
          </w:rPr>
          <w:delText>s</w:delText>
        </w:r>
        <w:r w:rsidR="004714EE" w:rsidRPr="007C437A" w:rsidDel="00697BA8">
          <w:rPr>
            <w:rPrChange w:id="3261" w:author="Arthur Parmentier" w:date="2020-06-07T15:27:00Z">
              <w:rPr/>
            </w:rPrChange>
          </w:rPr>
          <w:delText xml:space="preserve"> describe</w:delText>
        </w:r>
        <w:r w:rsidR="00B63D67" w:rsidRPr="007C437A" w:rsidDel="00697BA8">
          <w:rPr>
            <w:rPrChange w:id="3262" w:author="Arthur Parmentier" w:date="2020-06-07T15:27:00Z">
              <w:rPr/>
            </w:rPrChange>
          </w:rPr>
          <w:delText xml:space="preserve"> the LT </w:delText>
        </w:r>
        <w:r w:rsidRPr="007C437A" w:rsidDel="00697BA8">
          <w:rPr>
            <w:rPrChange w:id="3263" w:author="Arthur Parmentier" w:date="2020-06-07T15:27:00Z">
              <w:rPr/>
            </w:rPrChange>
          </w:rPr>
          <w:delText>differently</w:delText>
        </w:r>
        <w:r w:rsidR="00B44442" w:rsidRPr="007C437A" w:rsidDel="00697BA8">
          <w:rPr>
            <w:rPrChange w:id="3264" w:author="Arthur Parmentier" w:date="2020-06-07T15:27:00Z">
              <w:rPr/>
            </w:rPrChange>
          </w:rPr>
          <w:delText>, often illustrating their description with a prototypical example:</w:delText>
        </w:r>
      </w:del>
    </w:p>
    <w:p w:rsidR="004714EE" w:rsidRPr="007C437A" w:rsidDel="005868B3" w:rsidRDefault="004714EE" w:rsidP="004714EE">
      <w:pPr>
        <w:pStyle w:val="Paragraphedeliste"/>
        <w:numPr>
          <w:ilvl w:val="0"/>
          <w:numId w:val="17"/>
        </w:numPr>
        <w:rPr>
          <w:del w:id="3265" w:author="Arthur Parmentier" w:date="2020-05-13T10:30:00Z"/>
          <w:rPrChange w:id="3266" w:author="Arthur Parmentier" w:date="2020-06-07T15:27:00Z">
            <w:rPr>
              <w:del w:id="3267" w:author="Arthur Parmentier" w:date="2020-05-13T10:30:00Z"/>
            </w:rPr>
          </w:rPrChange>
        </w:rPr>
      </w:pPr>
      <w:del w:id="3268" w:author="Arthur Parmentier" w:date="2020-05-13T10:30:00Z">
        <w:r w:rsidRPr="007C437A" w:rsidDel="005868B3">
          <w:rPr>
            <w:rPrChange w:id="3269" w:author="Arthur Parmentier" w:date="2020-06-07T15:27:00Z">
              <w:rPr/>
            </w:rPrChange>
          </w:rPr>
          <w:delText>“A fluid movement, without accent” for dancers</w:delText>
        </w:r>
      </w:del>
    </w:p>
    <w:p w:rsidR="004714EE" w:rsidRPr="007C437A" w:rsidDel="005868B3" w:rsidRDefault="004714EE" w:rsidP="004714EE">
      <w:pPr>
        <w:pStyle w:val="Paragraphedeliste"/>
        <w:numPr>
          <w:ilvl w:val="0"/>
          <w:numId w:val="17"/>
        </w:numPr>
        <w:rPr>
          <w:del w:id="3270" w:author="Arthur Parmentier" w:date="2020-05-13T10:30:00Z"/>
          <w:moveFrom w:id="3271" w:author="Arthur Parmentier" w:date="2020-05-12T18:21:00Z"/>
          <w:rPrChange w:id="3272" w:author="Arthur Parmentier" w:date="2020-06-07T15:27:00Z">
            <w:rPr>
              <w:del w:id="3273" w:author="Arthur Parmentier" w:date="2020-05-13T10:30:00Z"/>
              <w:moveFrom w:id="3274" w:author="Arthur Parmentier" w:date="2020-05-12T18:21:00Z"/>
            </w:rPr>
          </w:rPrChange>
        </w:rPr>
      </w:pPr>
      <w:moveFromRangeStart w:id="3275" w:author="Arthur Parmentier" w:date="2020-05-12T18:21:00Z" w:name="move40200108"/>
      <w:moveFrom w:id="3276" w:author="Arthur Parmentier" w:date="2020-05-12T18:21:00Z">
        <w:del w:id="3277" w:author="Arthur Parmentier" w:date="2020-05-13T10:30:00Z">
          <w:r w:rsidRPr="007C437A" w:rsidDel="005868B3">
            <w:rPr>
              <w:rPrChange w:id="3278" w:author="Arthur Parmentier" w:date="2020-06-07T15:27:00Z">
                <w:rPr/>
              </w:rPrChange>
            </w:rPr>
            <w:delText>“A fast roll” for percussions</w:delText>
          </w:r>
        </w:del>
      </w:moveFrom>
    </w:p>
    <w:moveFromRangeEnd w:id="3275"/>
    <w:p w:rsidR="002C1E78" w:rsidRPr="007C437A" w:rsidDel="002C1E78" w:rsidRDefault="004714EE" w:rsidP="002C1E78">
      <w:pPr>
        <w:pStyle w:val="Paragraphedeliste"/>
        <w:numPr>
          <w:ilvl w:val="0"/>
          <w:numId w:val="17"/>
        </w:numPr>
        <w:rPr>
          <w:del w:id="3279" w:author="Arthur Parmentier" w:date="2020-05-12T18:21:00Z"/>
          <w:moveTo w:id="3280" w:author="Arthur Parmentier" w:date="2020-05-12T18:21:00Z"/>
          <w:rPrChange w:id="3281" w:author="Arthur Parmentier" w:date="2020-06-07T15:27:00Z">
            <w:rPr>
              <w:del w:id="3282" w:author="Arthur Parmentier" w:date="2020-05-12T18:21:00Z"/>
              <w:moveTo w:id="3283" w:author="Arthur Parmentier" w:date="2020-05-12T18:21:00Z"/>
            </w:rPr>
          </w:rPrChange>
        </w:rPr>
      </w:pPr>
      <w:del w:id="3284" w:author="Arthur Parmentier" w:date="2020-05-13T10:30:00Z">
        <w:r w:rsidRPr="007C437A" w:rsidDel="005868B3">
          <w:rPr>
            <w:rPrChange w:id="3285" w:author="Arthur Parmentier" w:date="2020-06-07T15:27:00Z">
              <w:rPr/>
            </w:rPrChange>
          </w:rPr>
          <w:delText>“A freeze on the first syllable of a word” for actors</w:delText>
        </w:r>
      </w:del>
      <w:moveToRangeStart w:id="3286" w:author="Arthur Parmentier" w:date="2020-05-12T18:21:00Z" w:name="move40200108"/>
      <w:moveTo w:id="3287" w:author="Arthur Parmentier" w:date="2020-05-12T18:21:00Z">
        <w:del w:id="3288" w:author="Arthur Parmentier" w:date="2020-05-13T10:30:00Z">
          <w:r w:rsidR="002C1E78" w:rsidRPr="007C437A" w:rsidDel="005868B3">
            <w:rPr>
              <w:rPrChange w:id="3289" w:author="Arthur Parmentier" w:date="2020-06-07T15:27:00Z">
                <w:rPr/>
              </w:rPrChange>
            </w:rPr>
            <w:delText>“A fast roll” for percussions</w:delText>
          </w:r>
        </w:del>
      </w:moveTo>
    </w:p>
    <w:moveToRangeEnd w:id="3286"/>
    <w:p w:rsidR="00697BA8" w:rsidRPr="007C437A" w:rsidDel="005868B3" w:rsidRDefault="00697BA8" w:rsidP="002459E7">
      <w:pPr>
        <w:pStyle w:val="Paragraphedeliste"/>
        <w:numPr>
          <w:ilvl w:val="0"/>
          <w:numId w:val="17"/>
        </w:numPr>
        <w:rPr>
          <w:del w:id="3290" w:author="Arthur Parmentier" w:date="2020-05-13T10:30:00Z"/>
          <w:rPrChange w:id="3291" w:author="Arthur Parmentier" w:date="2020-06-07T15:27:00Z">
            <w:rPr>
              <w:del w:id="3292" w:author="Arthur Parmentier" w:date="2020-05-13T10:30:00Z"/>
            </w:rPr>
          </w:rPrChange>
        </w:rPr>
      </w:pPr>
    </w:p>
    <w:p w:rsidR="00697BA8" w:rsidRPr="007C437A" w:rsidDel="005868B3" w:rsidRDefault="004714EE">
      <w:pPr>
        <w:rPr>
          <w:del w:id="3293" w:author="Arthur Parmentier" w:date="2020-05-13T10:30:00Z"/>
          <w:rPrChange w:id="3294" w:author="Arthur Parmentier" w:date="2020-06-07T15:27:00Z">
            <w:rPr>
              <w:del w:id="3295" w:author="Arthur Parmentier" w:date="2020-05-13T10:30:00Z"/>
            </w:rPr>
          </w:rPrChange>
        </w:rPr>
        <w:pPrChange w:id="3296" w:author="Arthur Parmentier" w:date="2020-05-12T18:15:00Z">
          <w:pPr>
            <w:pStyle w:val="Paragraphedeliste"/>
            <w:numPr>
              <w:numId w:val="17"/>
            </w:numPr>
            <w:ind w:hanging="360"/>
          </w:pPr>
        </w:pPrChange>
      </w:pPr>
      <w:del w:id="3297" w:author="Arthur Parmentier" w:date="2020-05-13T10:30:00Z">
        <w:r w:rsidRPr="007C437A" w:rsidDel="005868B3">
          <w:rPr>
            <w:rPrChange w:id="3298" w:author="Arthur Parmentier" w:date="2020-06-07T15:27:00Z">
              <w:rPr/>
            </w:rPrChange>
          </w:rPr>
          <w:delText>…</w:delText>
        </w:r>
      </w:del>
    </w:p>
    <w:p w:rsidR="004E4397" w:rsidRPr="007C437A" w:rsidDel="005868B3" w:rsidRDefault="00B44442" w:rsidP="004E4397">
      <w:pPr>
        <w:rPr>
          <w:del w:id="3299" w:author="Arthur Parmentier" w:date="2020-05-13T10:30:00Z"/>
          <w:moveTo w:id="3300" w:author="Arthur Parmentier" w:date="2020-05-12T18:35:00Z"/>
          <w:rPrChange w:id="3301" w:author="Arthur Parmentier" w:date="2020-06-07T15:27:00Z">
            <w:rPr>
              <w:del w:id="3302" w:author="Arthur Parmentier" w:date="2020-05-13T10:30:00Z"/>
              <w:moveTo w:id="3303" w:author="Arthur Parmentier" w:date="2020-05-12T18:35:00Z"/>
            </w:rPr>
          </w:rPrChange>
        </w:rPr>
      </w:pPr>
      <w:del w:id="3304" w:author="Arthur Parmentier" w:date="2020-05-13T10:30:00Z">
        <w:r w:rsidRPr="007C437A" w:rsidDel="005868B3">
          <w:rPr>
            <w:rPrChange w:id="3305" w:author="Arthur Parmentier" w:date="2020-06-07T15:27:00Z">
              <w:rPr/>
            </w:rPrChange>
          </w:rPr>
          <w:delText>B</w:delText>
        </w:r>
        <w:r w:rsidR="009300B6" w:rsidRPr="007C437A" w:rsidDel="005868B3">
          <w:rPr>
            <w:rPrChange w:id="3306" w:author="Arthur Parmentier" w:date="2020-06-07T15:27:00Z">
              <w:rPr/>
            </w:rPrChange>
          </w:rPr>
          <w:delText xml:space="preserve">y looking at the description themselves, we </w:delText>
        </w:r>
        <w:r w:rsidR="0059081B" w:rsidRPr="007C437A" w:rsidDel="005868B3">
          <w:rPr>
            <w:rPrChange w:id="3307" w:author="Arthur Parmentier" w:date="2020-06-07T15:27:00Z">
              <w:rPr/>
            </w:rPrChange>
          </w:rPr>
          <w:delText>can see that they invo</w:delText>
        </w:r>
        <w:r w:rsidR="00B37963" w:rsidRPr="007C437A" w:rsidDel="005868B3">
          <w:rPr>
            <w:rPrChange w:id="3308" w:author="Arthur Parmentier" w:date="2020-06-07T15:27:00Z">
              <w:rPr/>
            </w:rPrChange>
          </w:rPr>
          <w:delText>lve</w:delText>
        </w:r>
        <w:r w:rsidR="0059081B" w:rsidRPr="007C437A" w:rsidDel="005868B3">
          <w:rPr>
            <w:rPrChange w:id="3309" w:author="Arthur Parmentier" w:date="2020-06-07T15:27:00Z">
              <w:rPr/>
            </w:rPrChange>
          </w:rPr>
          <w:delText xml:space="preserve"> different concepts:</w:delText>
        </w:r>
        <w:r w:rsidR="009300B6" w:rsidRPr="007C437A" w:rsidDel="005868B3">
          <w:rPr>
            <w:rPrChange w:id="3310" w:author="Arthur Parmentier" w:date="2020-06-07T15:27:00Z">
              <w:rPr/>
            </w:rPrChange>
          </w:rPr>
          <w:delText xml:space="preserve"> a “movement”</w:delText>
        </w:r>
        <w:r w:rsidR="0059081B" w:rsidRPr="007C437A" w:rsidDel="005868B3">
          <w:rPr>
            <w:rPrChange w:id="3311" w:author="Arthur Parmentier" w:date="2020-06-07T15:27:00Z">
              <w:rPr/>
            </w:rPrChange>
          </w:rPr>
          <w:delText>,</w:delText>
        </w:r>
        <w:r w:rsidR="009300B6" w:rsidRPr="007C437A" w:rsidDel="005868B3">
          <w:rPr>
            <w:rPrChange w:id="3312" w:author="Arthur Parmentier" w:date="2020-06-07T15:27:00Z">
              <w:rPr/>
            </w:rPrChange>
          </w:rPr>
          <w:delText xml:space="preserve"> “roll” or a “syllable”</w:delText>
        </w:r>
        <w:r w:rsidR="00540F15" w:rsidRPr="007C437A" w:rsidDel="005868B3">
          <w:rPr>
            <w:rPrChange w:id="3313" w:author="Arthur Parmentier" w:date="2020-06-07T15:27:00Z">
              <w:rPr/>
            </w:rPrChange>
          </w:rPr>
          <w:delText>, which cannot be considered equivalent.</w:delText>
        </w:r>
      </w:del>
      <w:moveToRangeStart w:id="3314" w:author="Arthur Parmentier" w:date="2020-05-12T18:35:00Z" w:name="move40200963"/>
      <w:moveTo w:id="3315" w:author="Arthur Parmentier" w:date="2020-05-12T18:35:00Z">
        <w:del w:id="3316" w:author="Arthur Parmentier" w:date="2020-05-13T10:30:00Z">
          <w:r w:rsidR="004E4397" w:rsidRPr="007C437A" w:rsidDel="005868B3">
            <w:rPr>
              <w:rPrChange w:id="3317" w:author="Arthur Parmentier" w:date="2020-06-07T15:27:00Z">
                <w:rPr/>
              </w:rPrChange>
            </w:rPr>
            <w:delText>The term “overloading” corresponds to the multiplicity of concepts underlying a single sign such as LT. Although we illustrated the overloading mechanism with the sign “LT”, we can observe the same mechanism for other signs, for instance multi-disciplinary signs.</w:delText>
          </w:r>
        </w:del>
      </w:moveTo>
    </w:p>
    <w:moveToRangeEnd w:id="3314"/>
    <w:p w:rsidR="002459E7" w:rsidRPr="007C437A" w:rsidRDefault="002459E7" w:rsidP="004714EE">
      <w:pPr>
        <w:rPr>
          <w:ins w:id="3318" w:author="Arthur Parmentier" w:date="2020-05-12T18:38:00Z"/>
          <w:rPrChange w:id="3319" w:author="Arthur Parmentier" w:date="2020-06-07T15:27:00Z">
            <w:rPr>
              <w:ins w:id="3320" w:author="Arthur Parmentier" w:date="2020-05-12T18:38:00Z"/>
            </w:rPr>
          </w:rPrChange>
        </w:rPr>
      </w:pPr>
    </w:p>
    <w:p w:rsidR="002459E7" w:rsidRPr="007C437A" w:rsidRDefault="002459E7" w:rsidP="004714EE">
      <w:pPr>
        <w:rPr>
          <w:ins w:id="3321" w:author="Arthur Parmentier" w:date="2020-05-12T18:38:00Z"/>
          <w:rPrChange w:id="3322" w:author="Arthur Parmentier" w:date="2020-06-07T15:27:00Z">
            <w:rPr>
              <w:ins w:id="3323" w:author="Arthur Parmentier" w:date="2020-05-12T18:38:00Z"/>
            </w:rPr>
          </w:rPrChange>
        </w:rPr>
      </w:pPr>
    </w:p>
    <w:p w:rsidR="004714EE" w:rsidRPr="007C437A" w:rsidDel="005868B3" w:rsidRDefault="00277A13">
      <w:pPr>
        <w:rPr>
          <w:del w:id="3324" w:author="Arthur Parmentier" w:date="2020-05-13T10:30:00Z"/>
          <w:rPrChange w:id="3325" w:author="Arthur Parmentier" w:date="2020-06-07T15:27:00Z">
            <w:rPr>
              <w:del w:id="3326" w:author="Arthur Parmentier" w:date="2020-05-13T10:30:00Z"/>
            </w:rPr>
          </w:rPrChange>
        </w:rPr>
      </w:pPr>
      <w:r w:rsidRPr="007C437A">
        <w:rPr>
          <w:rPrChange w:id="3327" w:author="Arthur Parmentier" w:date="2020-06-07T15:27:00Z">
            <w:rPr/>
          </w:rPrChange>
        </w:rPr>
        <w:br/>
      </w:r>
      <w:del w:id="3328" w:author="Arthur Parmentier" w:date="2020-05-12T18:34:00Z">
        <w:r w:rsidRPr="007C437A" w:rsidDel="004E4397">
          <w:rPr>
            <w:rPrChange w:id="3329" w:author="Arthur Parmentier" w:date="2020-06-07T15:27:00Z">
              <w:rPr/>
            </w:rPrChange>
          </w:rPr>
          <w:delText>My conclusion is</w:delText>
        </w:r>
      </w:del>
      <w:del w:id="3330" w:author="Arthur Parmentier" w:date="2020-05-13T10:30:00Z">
        <w:r w:rsidRPr="007C437A" w:rsidDel="005868B3">
          <w:rPr>
            <w:rPrChange w:id="3331" w:author="Arthur Parmentier" w:date="2020-06-07T15:27:00Z">
              <w:rPr/>
            </w:rPrChange>
          </w:rPr>
          <w:delText xml:space="preserve"> that:</w:delText>
        </w:r>
      </w:del>
    </w:p>
    <w:p w:rsidR="00277A13" w:rsidRPr="007C437A" w:rsidDel="005868B3" w:rsidRDefault="0051191F">
      <w:pPr>
        <w:rPr>
          <w:del w:id="3332" w:author="Arthur Parmentier" w:date="2020-05-13T10:30:00Z"/>
          <w:rPrChange w:id="3333" w:author="Arthur Parmentier" w:date="2020-06-07T15:27:00Z">
            <w:rPr>
              <w:del w:id="3334" w:author="Arthur Parmentier" w:date="2020-05-13T10:30:00Z"/>
            </w:rPr>
          </w:rPrChange>
        </w:rPr>
        <w:pPrChange w:id="3335" w:author="Arthur Parmentier" w:date="2020-05-13T10:30:00Z">
          <w:pPr>
            <w:pStyle w:val="Paragraphedeliste"/>
            <w:numPr>
              <w:numId w:val="18"/>
            </w:numPr>
            <w:ind w:hanging="360"/>
          </w:pPr>
        </w:pPrChange>
      </w:pPr>
      <w:del w:id="3336" w:author="Arthur Parmentier" w:date="2020-05-12T18:26:00Z">
        <w:r w:rsidRPr="007C437A" w:rsidDel="009D7F8E">
          <w:rPr>
            <w:rPrChange w:id="3337" w:author="Arthur Parmentier" w:date="2020-06-07T15:27:00Z">
              <w:rPr/>
            </w:rPrChange>
          </w:rPr>
          <w:delText>T</w:delText>
        </w:r>
      </w:del>
      <w:del w:id="3338" w:author="Arthur Parmentier" w:date="2020-05-12T18:35:00Z">
        <w:r w:rsidRPr="007C437A" w:rsidDel="004E4397">
          <w:rPr>
            <w:rPrChange w:id="3339" w:author="Arthur Parmentier" w:date="2020-06-07T15:27:00Z">
              <w:rPr/>
            </w:rPrChange>
          </w:rPr>
          <w:delText>he</w:delText>
        </w:r>
      </w:del>
      <w:del w:id="3340" w:author="Arthur Parmentier" w:date="2020-05-13T10:30:00Z">
        <w:r w:rsidRPr="007C437A" w:rsidDel="005868B3">
          <w:rPr>
            <w:rPrChange w:id="3341" w:author="Arthur Parmentier" w:date="2020-06-07T15:27:00Z">
              <w:rPr/>
            </w:rPrChange>
          </w:rPr>
          <w:delText xml:space="preserve"> sign</w:delText>
        </w:r>
      </w:del>
      <w:del w:id="3342" w:author="Arthur Parmentier" w:date="2020-05-12T18:34:00Z">
        <w:r w:rsidRPr="007C437A" w:rsidDel="004E4397">
          <w:rPr>
            <w:rPrChange w:id="3343" w:author="Arthur Parmentier" w:date="2020-06-07T15:27:00Z">
              <w:rPr/>
            </w:rPrChange>
          </w:rPr>
          <w:delText xml:space="preserve"> </w:delText>
        </w:r>
        <w:r w:rsidR="00277A13" w:rsidRPr="007C437A" w:rsidDel="004E4397">
          <w:rPr>
            <w:rPrChange w:id="3344" w:author="Arthur Parmentier" w:date="2020-06-07T15:27:00Z">
              <w:rPr/>
            </w:rPrChange>
          </w:rPr>
          <w:delText>LT</w:delText>
        </w:r>
      </w:del>
      <w:del w:id="3345" w:author="Arthur Parmentier" w:date="2020-05-13T10:30:00Z">
        <w:r w:rsidR="00277A13" w:rsidRPr="007C437A" w:rsidDel="005868B3">
          <w:rPr>
            <w:rPrChange w:id="3346" w:author="Arthur Parmentier" w:date="2020-06-07T15:27:00Z">
              <w:rPr/>
            </w:rPrChange>
          </w:rPr>
          <w:delText xml:space="preserve"> </w:delText>
        </w:r>
        <w:r w:rsidRPr="007C437A" w:rsidDel="005868B3">
          <w:rPr>
            <w:rPrChange w:id="3347" w:author="Arthur Parmentier" w:date="2020-06-07T15:27:00Z">
              <w:rPr/>
            </w:rPrChange>
          </w:rPr>
          <w:delText>refers to a</w:delText>
        </w:r>
        <w:r w:rsidR="00685808" w:rsidRPr="007C437A" w:rsidDel="005868B3">
          <w:rPr>
            <w:rPrChange w:id="3348" w:author="Arthur Parmentier" w:date="2020-06-07T15:27:00Z">
              <w:rPr/>
            </w:rPrChange>
          </w:rPr>
          <w:delText xml:space="preserve"> family of concepts</w:delText>
        </w:r>
      </w:del>
    </w:p>
    <w:p w:rsidR="00277A13" w:rsidRPr="007C437A" w:rsidDel="005868B3" w:rsidRDefault="00277A13">
      <w:pPr>
        <w:rPr>
          <w:del w:id="3349" w:author="Arthur Parmentier" w:date="2020-05-13T10:30:00Z"/>
          <w:rPrChange w:id="3350" w:author="Arthur Parmentier" w:date="2020-06-07T15:27:00Z">
            <w:rPr>
              <w:del w:id="3351" w:author="Arthur Parmentier" w:date="2020-05-13T10:30:00Z"/>
            </w:rPr>
          </w:rPrChange>
        </w:rPr>
        <w:pPrChange w:id="3352" w:author="Arthur Parmentier" w:date="2020-05-13T10:30:00Z">
          <w:pPr>
            <w:pStyle w:val="Paragraphedeliste"/>
            <w:numPr>
              <w:numId w:val="18"/>
            </w:numPr>
            <w:ind w:hanging="360"/>
          </w:pPr>
        </w:pPrChange>
      </w:pPr>
      <w:del w:id="3353" w:author="Arthur Parmentier" w:date="2020-05-13T10:30:00Z">
        <w:r w:rsidRPr="007C437A" w:rsidDel="005868B3">
          <w:rPr>
            <w:rPrChange w:id="3354" w:author="Arthur Parmentier" w:date="2020-06-07T15:27:00Z">
              <w:rPr/>
            </w:rPrChange>
          </w:rPr>
          <w:delText>Each discipline or technical apparatus may have its own concept of a LT</w:delText>
        </w:r>
      </w:del>
    </w:p>
    <w:p w:rsidR="00277A13" w:rsidRPr="007C437A" w:rsidDel="005868B3" w:rsidRDefault="00277A13">
      <w:pPr>
        <w:rPr>
          <w:del w:id="3355" w:author="Arthur Parmentier" w:date="2020-05-13T10:30:00Z"/>
          <w:rPrChange w:id="3356" w:author="Arthur Parmentier" w:date="2020-06-07T15:27:00Z">
            <w:rPr>
              <w:del w:id="3357" w:author="Arthur Parmentier" w:date="2020-05-13T10:30:00Z"/>
            </w:rPr>
          </w:rPrChange>
        </w:rPr>
        <w:pPrChange w:id="3358" w:author="Arthur Parmentier" w:date="2020-05-13T10:30:00Z">
          <w:pPr>
            <w:pStyle w:val="Paragraphedeliste"/>
            <w:numPr>
              <w:numId w:val="18"/>
            </w:numPr>
            <w:ind w:hanging="360"/>
          </w:pPr>
        </w:pPrChange>
      </w:pPr>
      <w:del w:id="3359" w:author="Arthur Parmentier" w:date="2020-05-13T10:30:00Z">
        <w:r w:rsidRPr="007C437A" w:rsidDel="005868B3">
          <w:rPr>
            <w:rPrChange w:id="3360" w:author="Arthur Parmentier" w:date="2020-06-07T15:27:00Z">
              <w:rPr/>
            </w:rPrChange>
          </w:rPr>
          <w:delText>The concept representing a LT in each discipline</w:delText>
        </w:r>
        <w:r w:rsidR="00DA634B" w:rsidRPr="007C437A" w:rsidDel="005868B3">
          <w:rPr>
            <w:rPrChange w:id="3361" w:author="Arthur Parmentier" w:date="2020-06-07T15:27:00Z">
              <w:rPr/>
            </w:rPrChange>
          </w:rPr>
          <w:delText>/</w:delText>
        </w:r>
        <w:r w:rsidRPr="007C437A" w:rsidDel="005868B3">
          <w:rPr>
            <w:rPrChange w:id="3362" w:author="Arthur Parmentier" w:date="2020-06-07T15:27:00Z">
              <w:rPr/>
            </w:rPrChange>
          </w:rPr>
          <w:delText>technical apparatus</w:delText>
        </w:r>
        <w:r w:rsidR="00CC74C2" w:rsidRPr="007C437A" w:rsidDel="005868B3">
          <w:rPr>
            <w:rStyle w:val="Appelnotedebasdep"/>
            <w:rPrChange w:id="3363" w:author="Arthur Parmentier" w:date="2020-06-07T15:27:00Z">
              <w:rPr>
                <w:rStyle w:val="Appelnotedebasdep"/>
              </w:rPr>
            </w:rPrChange>
          </w:rPr>
          <w:delText xml:space="preserve"> </w:delText>
        </w:r>
      </w:del>
      <w:del w:id="3364" w:author="Arthur Parmentier" w:date="2020-05-12T18:28:00Z">
        <w:r w:rsidRPr="007C437A" w:rsidDel="00BF3C70">
          <w:rPr>
            <w:rPrChange w:id="3365" w:author="Arthur Parmentier" w:date="2020-06-07T15:27:00Z">
              <w:rPr/>
            </w:rPrChange>
          </w:rPr>
          <w:delText>must be</w:delText>
        </w:r>
      </w:del>
      <w:del w:id="3366" w:author="Arthur Parmentier" w:date="2020-05-13T10:30:00Z">
        <w:r w:rsidRPr="007C437A" w:rsidDel="005868B3">
          <w:rPr>
            <w:rPrChange w:id="3367" w:author="Arthur Parmentier" w:date="2020-06-07T15:27:00Z">
              <w:rPr/>
            </w:rPrChange>
          </w:rPr>
          <w:delText xml:space="preserve"> </w:delText>
        </w:r>
      </w:del>
      <w:del w:id="3368" w:author="Arthur Parmentier" w:date="2020-05-12T18:30:00Z">
        <w:r w:rsidRPr="007C437A" w:rsidDel="00042A1D">
          <w:rPr>
            <w:rPrChange w:id="3369" w:author="Arthur Parmentier" w:date="2020-06-07T15:27:00Z">
              <w:rPr/>
            </w:rPrChange>
          </w:rPr>
          <w:delText xml:space="preserve">constructed </w:delText>
        </w:r>
      </w:del>
      <w:del w:id="3370" w:author="Arthur Parmentier" w:date="2020-05-13T10:30:00Z">
        <w:r w:rsidRPr="007C437A" w:rsidDel="005868B3">
          <w:rPr>
            <w:rPrChange w:id="3371" w:author="Arthur Parmentier" w:date="2020-06-07T15:27:00Z">
              <w:rPr/>
            </w:rPrChange>
          </w:rPr>
          <w:delText xml:space="preserve">in relation with the concepts </w:delText>
        </w:r>
      </w:del>
      <w:del w:id="3372" w:author="Arthur Parmentier" w:date="2020-05-12T18:28:00Z">
        <w:r w:rsidRPr="007C437A" w:rsidDel="003126BD">
          <w:rPr>
            <w:rPrChange w:id="3373" w:author="Arthur Parmentier" w:date="2020-06-07T15:27:00Z">
              <w:rPr/>
            </w:rPrChange>
          </w:rPr>
          <w:delText xml:space="preserve">representing a </w:delText>
        </w:r>
      </w:del>
      <w:del w:id="3374" w:author="Arthur Parmentier" w:date="2020-05-13T10:30:00Z">
        <w:r w:rsidRPr="007C437A" w:rsidDel="005868B3">
          <w:rPr>
            <w:rPrChange w:id="3375" w:author="Arthur Parmentier" w:date="2020-06-07T15:27:00Z">
              <w:rPr/>
            </w:rPrChange>
          </w:rPr>
          <w:delText>LT in other disciplines</w:delText>
        </w:r>
        <w:r w:rsidR="00DA634B" w:rsidRPr="007C437A" w:rsidDel="005868B3">
          <w:rPr>
            <w:rPrChange w:id="3376" w:author="Arthur Parmentier" w:date="2020-06-07T15:27:00Z">
              <w:rPr/>
            </w:rPrChange>
          </w:rPr>
          <w:delText>/technical apparatus</w:delText>
        </w:r>
      </w:del>
    </w:p>
    <w:p w:rsidR="00277A13" w:rsidRPr="007C437A" w:rsidDel="005868B3" w:rsidRDefault="00277A13">
      <w:pPr>
        <w:rPr>
          <w:del w:id="3377" w:author="Arthur Parmentier" w:date="2020-05-13T10:30:00Z"/>
          <w:rPrChange w:id="3378" w:author="Arthur Parmentier" w:date="2020-06-07T15:27:00Z">
            <w:rPr>
              <w:del w:id="3379" w:author="Arthur Parmentier" w:date="2020-05-13T10:30:00Z"/>
            </w:rPr>
          </w:rPrChange>
        </w:rPr>
      </w:pPr>
      <w:del w:id="3380" w:author="Arthur Parmentier" w:date="2020-05-13T10:30:00Z">
        <w:r w:rsidRPr="007C437A" w:rsidDel="005868B3">
          <w:rPr>
            <w:rPrChange w:id="3381" w:author="Arthur Parmentier" w:date="2020-06-07T15:27:00Z">
              <w:rPr/>
            </w:rPrChange>
          </w:rPr>
          <w:delText xml:space="preserve">We will see further that this relation can </w:delText>
        </w:r>
        <w:r w:rsidR="008B7AAC" w:rsidRPr="007C437A" w:rsidDel="005868B3">
          <w:rPr>
            <w:rPrChange w:id="3382" w:author="Arthur Parmentier" w:date="2020-06-07T15:27:00Z">
              <w:rPr/>
            </w:rPrChange>
          </w:rPr>
          <w:delText>be supported by</w:delText>
        </w:r>
        <w:r w:rsidRPr="007C437A" w:rsidDel="005868B3">
          <w:rPr>
            <w:rPrChange w:id="3383" w:author="Arthur Parmentier" w:date="2020-06-07T15:27:00Z">
              <w:rPr/>
            </w:rPrChange>
          </w:rPr>
          <w:delText xml:space="preserve"> cultural</w:delText>
        </w:r>
        <w:r w:rsidR="008B7AAC" w:rsidRPr="007C437A" w:rsidDel="005868B3">
          <w:rPr>
            <w:rPrChange w:id="3384" w:author="Arthur Parmentier" w:date="2020-06-07T15:27:00Z">
              <w:rPr/>
            </w:rPrChange>
          </w:rPr>
          <w:delText xml:space="preserve"> mechanisms</w:delText>
        </w:r>
        <w:r w:rsidRPr="007C437A" w:rsidDel="005868B3">
          <w:rPr>
            <w:rPrChange w:id="3385" w:author="Arthur Parmentier" w:date="2020-06-07T15:27:00Z">
              <w:rPr/>
            </w:rPrChange>
          </w:rPr>
          <w:delText xml:space="preserve">, for </w:delText>
        </w:r>
        <w:r w:rsidR="008B7AAC" w:rsidRPr="007C437A" w:rsidDel="005868B3">
          <w:rPr>
            <w:rPrChange w:id="3386" w:author="Arthur Parmentier" w:date="2020-06-07T15:27:00Z">
              <w:rPr/>
            </w:rPrChange>
          </w:rPr>
          <w:delText xml:space="preserve">instance </w:delText>
        </w:r>
        <w:r w:rsidRPr="007C437A" w:rsidDel="005868B3">
          <w:rPr>
            <w:rPrChange w:id="3387" w:author="Arthur Parmentier" w:date="2020-06-07T15:27:00Z">
              <w:rPr/>
            </w:rPrChange>
          </w:rPr>
          <w:delText>a relation of analogy</w:delText>
        </w:r>
        <w:r w:rsidR="008B7AAC" w:rsidRPr="007C437A" w:rsidDel="005868B3">
          <w:rPr>
            <w:rStyle w:val="Appelnotedebasdep"/>
            <w:rPrChange w:id="3388" w:author="Arthur Parmentier" w:date="2020-06-07T15:27:00Z">
              <w:rPr>
                <w:rStyle w:val="Appelnotedebasdep"/>
              </w:rPr>
            </w:rPrChange>
          </w:rPr>
          <w:footnoteReference w:id="15"/>
        </w:r>
        <w:r w:rsidRPr="007C437A" w:rsidDel="005868B3">
          <w:rPr>
            <w:rPrChange w:id="3391" w:author="Arthur Parmentier" w:date="2020-06-07T15:27:00Z">
              <w:rPr/>
            </w:rPrChange>
          </w:rPr>
          <w:delText xml:space="preserve"> </w:delText>
        </w:r>
        <w:r w:rsidR="002A3C42" w:rsidRPr="007C437A" w:rsidDel="005868B3">
          <w:rPr>
            <w:rPrChange w:id="3392" w:author="Arthur Parmentier" w:date="2020-06-07T15:27:00Z">
              <w:rPr/>
            </w:rPrChange>
          </w:rPr>
          <w:delText>and/</w:delText>
        </w:r>
        <w:r w:rsidRPr="007C437A" w:rsidDel="005868B3">
          <w:rPr>
            <w:rPrChange w:id="3393" w:author="Arthur Parmentier" w:date="2020-06-07T15:27:00Z">
              <w:rPr/>
            </w:rPrChange>
          </w:rPr>
          <w:delText>or innate</w:delText>
        </w:r>
        <w:r w:rsidR="008B7AAC" w:rsidRPr="007C437A" w:rsidDel="005868B3">
          <w:rPr>
            <w:rPrChange w:id="3394" w:author="Arthur Parmentier" w:date="2020-06-07T15:27:00Z">
              <w:rPr/>
            </w:rPrChange>
          </w:rPr>
          <w:delText xml:space="preserve"> mechanisms such as the categorical human perception scheme.</w:delText>
        </w:r>
      </w:del>
    </w:p>
    <w:p w:rsidR="003F4ACB" w:rsidRPr="007C437A" w:rsidDel="005868B3" w:rsidRDefault="003F4ACB">
      <w:pPr>
        <w:rPr>
          <w:del w:id="3395" w:author="Arthur Parmentier" w:date="2020-05-13T10:30:00Z"/>
          <w:moveFrom w:id="3396" w:author="Arthur Parmentier" w:date="2020-05-12T18:35:00Z"/>
          <w:rPrChange w:id="3397" w:author="Arthur Parmentier" w:date="2020-06-07T15:27:00Z">
            <w:rPr>
              <w:del w:id="3398" w:author="Arthur Parmentier" w:date="2020-05-13T10:30:00Z"/>
              <w:moveFrom w:id="3399" w:author="Arthur Parmentier" w:date="2020-05-12T18:35:00Z"/>
            </w:rPr>
          </w:rPrChange>
        </w:rPr>
      </w:pPr>
      <w:moveFromRangeStart w:id="3400" w:author="Arthur Parmentier" w:date="2020-05-12T18:35:00Z" w:name="move40200963"/>
      <w:moveFrom w:id="3401" w:author="Arthur Parmentier" w:date="2020-05-12T18:35:00Z">
        <w:del w:id="3402" w:author="Arthur Parmentier" w:date="2020-05-13T10:30:00Z">
          <w:r w:rsidRPr="007C437A" w:rsidDel="005868B3">
            <w:rPr>
              <w:rPrChange w:id="3403" w:author="Arthur Parmentier" w:date="2020-06-07T15:27:00Z">
                <w:rPr/>
              </w:rPrChange>
            </w:rPr>
            <w:delText>The term “overloading” corresponds to the multiplicity of concepts underlying a single sign such as LT.</w:delText>
          </w:r>
          <w:r w:rsidR="000224C7" w:rsidRPr="007C437A" w:rsidDel="005868B3">
            <w:rPr>
              <w:rPrChange w:id="3404" w:author="Arthur Parmentier" w:date="2020-06-07T15:27:00Z">
                <w:rPr/>
              </w:rPrChange>
            </w:rPr>
            <w:delText xml:space="preserve"> Although we illustrated the overloading mechanism with the sign “LT”, we can observe the same mechanism for other signs, </w:delText>
          </w:r>
          <w:r w:rsidR="00DF40D9" w:rsidRPr="007C437A" w:rsidDel="005868B3">
            <w:rPr>
              <w:rPrChange w:id="3405" w:author="Arthur Parmentier" w:date="2020-06-07T15:27:00Z">
                <w:rPr/>
              </w:rPrChange>
            </w:rPr>
            <w:delText>for instance</w:delText>
          </w:r>
          <w:r w:rsidR="000224C7" w:rsidRPr="007C437A" w:rsidDel="005868B3">
            <w:rPr>
              <w:rPrChange w:id="3406" w:author="Arthur Parmentier" w:date="2020-06-07T15:27:00Z">
                <w:rPr/>
              </w:rPrChange>
            </w:rPr>
            <w:delText xml:space="preserve"> multi-disciplinary signs.</w:delText>
          </w:r>
        </w:del>
      </w:moveFrom>
    </w:p>
    <w:moveFromRangeEnd w:id="3400"/>
    <w:p w:rsidR="001B082B" w:rsidRPr="007C437A" w:rsidDel="005868B3" w:rsidRDefault="001B082B">
      <w:pPr>
        <w:rPr>
          <w:del w:id="3407" w:author="Arthur Parmentier" w:date="2020-05-13T10:30:00Z"/>
          <w:rPrChange w:id="3408" w:author="Arthur Parmentier" w:date="2020-06-07T15:27:00Z">
            <w:rPr>
              <w:del w:id="3409" w:author="Arthur Parmentier" w:date="2020-05-13T10:30:00Z"/>
            </w:rPr>
          </w:rPrChange>
        </w:rPr>
      </w:pPr>
    </w:p>
    <w:p w:rsidR="001D7225" w:rsidRPr="007C437A" w:rsidDel="005868B3" w:rsidRDefault="001D7225">
      <w:pPr>
        <w:rPr>
          <w:del w:id="3410" w:author="Arthur Parmentier" w:date="2020-05-13T10:30:00Z"/>
          <w:rPrChange w:id="3411" w:author="Arthur Parmentier" w:date="2020-06-07T15:27:00Z">
            <w:rPr>
              <w:del w:id="3412" w:author="Arthur Parmentier" w:date="2020-05-13T10:30:00Z"/>
            </w:rPr>
          </w:rPrChange>
        </w:rPr>
      </w:pPr>
      <w:del w:id="3413" w:author="Arthur Parmentier" w:date="2020-05-13T10:30:00Z">
        <w:r w:rsidRPr="007C437A" w:rsidDel="005868B3">
          <w:rPr>
            <w:rPrChange w:id="3414" w:author="Arthur Parmentier" w:date="2020-06-07T15:27:00Z">
              <w:rPr/>
            </w:rPrChange>
          </w:rPr>
          <w:delText>DIFFERENCE D APPAREIL TECHNIQUE MAIS MEME PROROTYPE VS DIFF DE DISCIPLINE DONC DE PROTOTYPE (MEME SI L APPAREIL TECHNIQUE EST LE MEME).</w:delText>
        </w:r>
      </w:del>
    </w:p>
    <w:p w:rsidR="00F163F4" w:rsidRPr="007C437A" w:rsidRDefault="00FF4C82">
      <w:pPr>
        <w:rPr>
          <w:rPrChange w:id="3415" w:author="Arthur Parmentier" w:date="2020-06-07T15:27:00Z">
            <w:rPr/>
          </w:rPrChange>
        </w:rPr>
        <w:pPrChange w:id="3416" w:author="Arthur Parmentier" w:date="2020-05-13T10:30:00Z">
          <w:pPr>
            <w:pStyle w:val="Titre2"/>
          </w:pPr>
        </w:pPrChange>
      </w:pPr>
      <w:r w:rsidRPr="007C437A">
        <w:rPr>
          <w:rPrChange w:id="3417" w:author="Arthur Parmentier" w:date="2020-06-07T15:27:00Z">
            <w:rPr/>
          </w:rPrChange>
        </w:rPr>
        <w:t>Wrap-up: w</w:t>
      </w:r>
      <w:r w:rsidR="00B53663" w:rsidRPr="007C437A">
        <w:rPr>
          <w:rPrChange w:id="3418" w:author="Arthur Parmentier" w:date="2020-06-07T15:27:00Z">
            <w:rPr/>
          </w:rPrChange>
        </w:rPr>
        <w:t>hat is a long tone?</w:t>
      </w:r>
    </w:p>
    <w:p w:rsidR="006155A3" w:rsidRPr="007C437A" w:rsidRDefault="00F163F4" w:rsidP="00061E60">
      <w:pPr>
        <w:rPr>
          <w:rPrChange w:id="3419" w:author="Arthur Parmentier" w:date="2020-06-07T15:27:00Z">
            <w:rPr/>
          </w:rPrChange>
        </w:rPr>
      </w:pPr>
      <w:r w:rsidRPr="007C437A">
        <w:rPr>
          <w:rPrChange w:id="3420" w:author="Arthur Parmentier" w:date="2020-06-07T15:27:00Z">
            <w:rPr/>
          </w:rPrChange>
        </w:rPr>
        <w:t>By taking the simple example of the LT, we will see how the categorical and prototypical perception scheme plays an important role in the mechanisms of SP.</w:t>
      </w:r>
    </w:p>
    <w:p w:rsidR="00BC3D06" w:rsidRPr="007C437A" w:rsidRDefault="00BC3D06" w:rsidP="00061E60">
      <w:pPr>
        <w:rPr>
          <w:rPrChange w:id="3421" w:author="Arthur Parmentier" w:date="2020-06-07T15:27:00Z">
            <w:rPr/>
          </w:rPrChange>
        </w:rPr>
      </w:pPr>
      <w:r w:rsidRPr="007C437A">
        <w:rPr>
          <w:rPrChange w:id="3422" w:author="Arthur Parmentier" w:date="2020-06-07T15:27:00Z">
            <w:rPr/>
          </w:rPrChange>
        </w:rPr>
        <w:t xml:space="preserve">What is a long tone? </w:t>
      </w:r>
      <w:r w:rsidRPr="007C437A">
        <w:rPr>
          <w:rPrChange w:id="3423" w:author="Arthur Parmentier" w:date="2020-06-07T15:27:00Z">
            <w:rPr/>
          </w:rPrChange>
        </w:rPr>
        <w:br/>
        <w:t>It would be tempting to define the long tone for each discipline by giving a set of characteristics that all long tone must have, for instance:</w:t>
      </w:r>
    </w:p>
    <w:p w:rsidR="00BC3D06" w:rsidRPr="007C437A" w:rsidRDefault="00BC3D06" w:rsidP="00BC3D06">
      <w:pPr>
        <w:pStyle w:val="Paragraphedeliste"/>
        <w:numPr>
          <w:ilvl w:val="0"/>
          <w:numId w:val="14"/>
        </w:numPr>
        <w:rPr>
          <w:rPrChange w:id="3424" w:author="Arthur Parmentier" w:date="2020-06-07T15:27:00Z">
            <w:rPr/>
          </w:rPrChange>
        </w:rPr>
      </w:pPr>
      <w:r w:rsidRPr="007C437A">
        <w:rPr>
          <w:rPrChange w:id="3425" w:author="Arthur Parmentier" w:date="2020-06-07T15:27:00Z">
            <w:rPr/>
          </w:rPrChange>
        </w:rPr>
        <w:t>In music, a constant pitch and volume over time</w:t>
      </w:r>
    </w:p>
    <w:p w:rsidR="00BC3D06" w:rsidRPr="007C437A" w:rsidRDefault="00BC3D06" w:rsidP="00BC3D06">
      <w:pPr>
        <w:pStyle w:val="Paragraphedeliste"/>
        <w:numPr>
          <w:ilvl w:val="0"/>
          <w:numId w:val="14"/>
        </w:numPr>
        <w:rPr>
          <w:rPrChange w:id="3426" w:author="Arthur Parmentier" w:date="2020-06-07T15:27:00Z">
            <w:rPr/>
          </w:rPrChange>
        </w:rPr>
      </w:pPr>
      <w:r w:rsidRPr="007C437A">
        <w:rPr>
          <w:rPrChange w:id="3427" w:author="Arthur Parmentier" w:date="2020-06-07T15:27:00Z">
            <w:rPr/>
          </w:rPrChange>
        </w:rPr>
        <w:t>In dance, a movement without accent…</w:t>
      </w:r>
    </w:p>
    <w:p w:rsidR="00E44A97" w:rsidRPr="007C437A" w:rsidRDefault="00BC3D06" w:rsidP="004714EE">
      <w:pPr>
        <w:rPr>
          <w:rPrChange w:id="3428" w:author="Arthur Parmentier" w:date="2020-06-07T15:27:00Z">
            <w:rPr/>
          </w:rPrChange>
        </w:rPr>
      </w:pPr>
      <w:r w:rsidRPr="007C437A">
        <w:rPr>
          <w:rPrChange w:id="3429" w:author="Arthur Parmentier" w:date="2020-06-07T15:27:00Z">
            <w:rPr/>
          </w:rPrChange>
        </w:rPr>
        <w:t>We know however from the research on our perception scheme that the LT is not (and perhaps, cannot) be defined with such characteristics or traits.</w:t>
      </w:r>
      <w:r w:rsidR="00F636CA" w:rsidRPr="007C437A">
        <w:rPr>
          <w:rPrChange w:id="3430" w:author="Arthur Parmentier" w:date="2020-06-07T15:27:00Z">
            <w:rPr/>
          </w:rPrChange>
        </w:rPr>
        <w:t xml:space="preserve"> It shows us that the</w:t>
      </w:r>
      <w:r w:rsidR="00061E60" w:rsidRPr="007C437A">
        <w:rPr>
          <w:rPrChange w:id="3431" w:author="Arthur Parmentier" w:date="2020-06-07T15:27:00Z">
            <w:rPr/>
          </w:rPrChange>
        </w:rPr>
        <w:t xml:space="preserve"> LT is not a musical element defined by a finite number of properties</w:t>
      </w:r>
      <w:r w:rsidR="00F636CA" w:rsidRPr="007C437A">
        <w:rPr>
          <w:rPrChange w:id="3432" w:author="Arthur Parmentier" w:date="2020-06-07T15:27:00Z">
            <w:rPr/>
          </w:rPrChange>
        </w:rPr>
        <w:t xml:space="preserve"> </w:t>
      </w:r>
      <w:r w:rsidR="00061E60" w:rsidRPr="007C437A">
        <w:rPr>
          <w:rPrChange w:id="3433" w:author="Arthur Parmentier" w:date="2020-06-07T15:27:00Z">
            <w:rPr/>
          </w:rPrChange>
        </w:rPr>
        <w:t>but is rather a category constructed by the human perception</w:t>
      </w:r>
      <w:r w:rsidR="000F1531" w:rsidRPr="007C437A">
        <w:rPr>
          <w:rPrChange w:id="3434" w:author="Arthur Parmentier" w:date="2020-06-07T15:27:00Z">
            <w:rPr/>
          </w:rPrChange>
        </w:rPr>
        <w:t xml:space="preserve"> scheme</w:t>
      </w:r>
      <w:r w:rsidR="00F636CA" w:rsidRPr="007C437A">
        <w:rPr>
          <w:rStyle w:val="Appelnotedebasdep"/>
          <w:rPrChange w:id="3435" w:author="Arthur Parmentier" w:date="2020-06-07T15:27:00Z">
            <w:rPr>
              <w:rStyle w:val="Appelnotedebasdep"/>
            </w:rPr>
          </w:rPrChange>
        </w:rPr>
        <w:footnoteReference w:id="16"/>
      </w:r>
      <w:r w:rsidR="00061E60" w:rsidRPr="007C437A">
        <w:rPr>
          <w:rPrChange w:id="3437" w:author="Arthur Parmentier" w:date="2020-06-07T15:27:00Z">
            <w:rPr/>
          </w:rPrChange>
        </w:rPr>
        <w:t xml:space="preserve"> around a “prototypical” element which exhibits the features that are usually said to define the concept</w:t>
      </w:r>
      <w:r w:rsidR="00001C42" w:rsidRPr="007C437A">
        <w:rPr>
          <w:rPrChange w:id="3438" w:author="Arthur Parmentier" w:date="2020-06-07T15:27:00Z">
            <w:rPr/>
          </w:rPrChange>
        </w:rPr>
        <w:t>s</w:t>
      </w:r>
      <w:r w:rsidR="00061E60" w:rsidRPr="007C437A">
        <w:rPr>
          <w:rPrChange w:id="3439" w:author="Arthur Parmentier" w:date="2020-06-07T15:27:00Z">
            <w:rPr/>
          </w:rPrChange>
        </w:rPr>
        <w:t xml:space="preserve"> of a LT.</w:t>
      </w:r>
      <w:r w:rsidR="00061E60" w:rsidRPr="007C437A">
        <w:rPr>
          <w:rPrChange w:id="3440" w:author="Arthur Parmentier" w:date="2020-06-07T15:27:00Z">
            <w:rPr/>
          </w:rPrChange>
        </w:rPr>
        <w:br/>
      </w:r>
      <w:r w:rsidR="002B4F17" w:rsidRPr="007C437A">
        <w:rPr>
          <w:rPrChange w:id="3441" w:author="Arthur Parmentier" w:date="2020-06-07T15:27:00Z">
            <w:rPr/>
          </w:rPrChange>
        </w:rPr>
        <w:t xml:space="preserve">In </w:t>
      </w:r>
      <w:r w:rsidR="0036091B" w:rsidRPr="007C437A">
        <w:rPr>
          <w:rPrChange w:id="3442" w:author="Arthur Parmentier" w:date="2020-06-07T15:27:00Z">
            <w:rPr/>
          </w:rPrChange>
        </w:rPr>
        <w:t>this framework, a c</w:t>
      </w:r>
      <w:r w:rsidR="008211BE" w:rsidRPr="007C437A">
        <w:rPr>
          <w:rPrChange w:id="3443" w:author="Arthur Parmentier" w:date="2020-06-07T15:27:00Z">
            <w:rPr/>
          </w:rPrChange>
        </w:rPr>
        <w:t>ontent</w:t>
      </w:r>
      <w:r w:rsidR="00061E60" w:rsidRPr="007C437A">
        <w:rPr>
          <w:rPrChange w:id="3444" w:author="Arthur Parmentier" w:date="2020-06-07T15:27:00Z">
            <w:rPr/>
          </w:rPrChange>
        </w:rPr>
        <w:t xml:space="preserve"> is perceived as “more” or “less” a LT, rather than either a LT or not.</w:t>
      </w:r>
    </w:p>
    <w:p w:rsidR="00B12EC1" w:rsidRPr="007C437A" w:rsidRDefault="00B12EC1">
      <w:pPr>
        <w:pStyle w:val="Titre3"/>
        <w:rPr>
          <w:rPrChange w:id="3445" w:author="Arthur Parmentier" w:date="2020-06-07T15:27:00Z">
            <w:rPr/>
          </w:rPrChange>
        </w:rPr>
      </w:pPr>
      <w:bookmarkStart w:id="3446" w:name="_Toc42259080"/>
      <w:r w:rsidRPr="007C437A">
        <w:rPr>
          <w:rPrChange w:id="3447" w:author="Arthur Parmentier" w:date="2020-06-07T15:27:00Z">
            <w:rPr/>
          </w:rPrChange>
        </w:rPr>
        <w:t>Sign overloading</w:t>
      </w:r>
      <w:bookmarkEnd w:id="3446"/>
    </w:p>
    <w:p w:rsidR="00FF5B3F" w:rsidRPr="007C437A" w:rsidRDefault="004659F5" w:rsidP="00B12EC1">
      <w:pPr>
        <w:rPr>
          <w:rPrChange w:id="3448" w:author="Arthur Parmentier" w:date="2020-06-07T15:27:00Z">
            <w:rPr/>
          </w:rPrChange>
        </w:rPr>
      </w:pPr>
      <w:r w:rsidRPr="007C437A">
        <w:rPr>
          <w:rPrChange w:id="3449" w:author="Arthur Parmentier" w:date="2020-06-07T15:27:00Z">
            <w:rPr/>
          </w:rPrChange>
        </w:rPr>
        <w:t>I will try to show that</w:t>
      </w:r>
      <w:r w:rsidR="00B12EC1" w:rsidRPr="007C437A">
        <w:rPr>
          <w:rPrChange w:id="3450" w:author="Arthur Parmentier" w:date="2020-06-07T15:27:00Z">
            <w:rPr/>
          </w:rPrChange>
        </w:rPr>
        <w:t xml:space="preserve"> that in general, the </w:t>
      </w:r>
      <w:r w:rsidR="003579B0" w:rsidRPr="007C437A">
        <w:rPr>
          <w:rPrChange w:id="3451" w:author="Arthur Parmentier" w:date="2020-06-07T15:27:00Z">
            <w:rPr/>
          </w:rPrChange>
        </w:rPr>
        <w:t xml:space="preserve">grouping </w:t>
      </w:r>
      <w:r w:rsidRPr="007C437A">
        <w:rPr>
          <w:rPrChange w:id="3452" w:author="Arthur Parmentier" w:date="2020-06-07T15:27:00Z">
            <w:rPr/>
          </w:rPrChange>
        </w:rPr>
        <w:t>relations</w:t>
      </w:r>
      <w:r w:rsidR="00B12EC1" w:rsidRPr="007C437A">
        <w:rPr>
          <w:rPrChange w:id="3453" w:author="Arthur Parmentier" w:date="2020-06-07T15:27:00Z">
            <w:rPr/>
          </w:rPrChange>
        </w:rPr>
        <w:t xml:space="preserve"> linking those concepts together</w:t>
      </w:r>
      <w:r w:rsidR="006D58F1" w:rsidRPr="007C437A">
        <w:rPr>
          <w:rPrChange w:id="3454" w:author="Arthur Parmentier" w:date="2020-06-07T15:27:00Z">
            <w:rPr/>
          </w:rPrChange>
        </w:rPr>
        <w:t xml:space="preserve"> under a single sign</w:t>
      </w:r>
      <w:r w:rsidR="00B12EC1" w:rsidRPr="007C437A">
        <w:rPr>
          <w:rPrChange w:id="3455" w:author="Arthur Parmentier" w:date="2020-06-07T15:27:00Z">
            <w:rPr/>
          </w:rPrChange>
        </w:rPr>
        <w:t xml:space="preserve"> are </w:t>
      </w:r>
      <w:r w:rsidR="00CE6B94" w:rsidRPr="007C437A">
        <w:rPr>
          <w:rPrChange w:id="3456" w:author="Arthur Parmentier" w:date="2020-06-07T15:27:00Z">
            <w:rPr/>
          </w:rPrChange>
        </w:rPr>
        <w:t>made possible by</w:t>
      </w:r>
      <w:r w:rsidR="00B12EC1" w:rsidRPr="007C437A">
        <w:rPr>
          <w:rPrChange w:id="3457" w:author="Arthur Parmentier" w:date="2020-06-07T15:27:00Z">
            <w:rPr/>
          </w:rPrChange>
        </w:rPr>
        <w:t xml:space="preserve"> cultural </w:t>
      </w:r>
      <w:r w:rsidR="00EA4C32" w:rsidRPr="007C437A">
        <w:rPr>
          <w:rPrChange w:id="3458" w:author="Arthur Parmentier" w:date="2020-06-07T15:27:00Z">
            <w:rPr/>
          </w:rPrChange>
        </w:rPr>
        <w:t>schemes (analogies)</w:t>
      </w:r>
      <w:r w:rsidR="00B12EC1" w:rsidRPr="007C437A">
        <w:rPr>
          <w:rPrChange w:id="3459" w:author="Arthur Parmentier" w:date="2020-06-07T15:27:00Z">
            <w:rPr/>
          </w:rPrChange>
        </w:rPr>
        <w:t xml:space="preserve"> and innate perception schemes of </w:t>
      </w:r>
      <w:r w:rsidR="00B12EC1" w:rsidRPr="007C437A">
        <w:rPr>
          <w:rPrChange w:id="3460" w:author="Arthur Parmentier" w:date="2020-06-07T15:27:00Z">
            <w:rPr/>
          </w:rPrChange>
        </w:rPr>
        <w:lastRenderedPageBreak/>
        <w:t>human mind.</w:t>
      </w:r>
      <w:r w:rsidR="009E7ADA" w:rsidRPr="007C437A">
        <w:rPr>
          <w:rPrChange w:id="3461" w:author="Arthur Parmentier" w:date="2020-06-07T15:27:00Z">
            <w:rPr/>
          </w:rPrChange>
        </w:rPr>
        <w:t xml:space="preserve"> I will use the example of the sign LT to illustrate </w:t>
      </w:r>
      <w:r w:rsidR="00AE2C19" w:rsidRPr="007C437A">
        <w:rPr>
          <w:rPrChange w:id="3462" w:author="Arthur Parmentier" w:date="2020-06-07T15:27:00Z">
            <w:rPr/>
          </w:rPrChange>
        </w:rPr>
        <w:t>how these schemes allow for translating the sign LT into the concepts that are relevant for each discipline, instrument (or technical apparatus).</w:t>
      </w:r>
    </w:p>
    <w:p w:rsidR="00727764" w:rsidRPr="007C437A" w:rsidRDefault="00727764" w:rsidP="00727764">
      <w:pPr>
        <w:pStyle w:val="Titre4"/>
        <w:rPr>
          <w:rPrChange w:id="3463" w:author="Arthur Parmentier" w:date="2020-06-07T15:27:00Z">
            <w:rPr/>
          </w:rPrChange>
        </w:rPr>
      </w:pPr>
      <w:r w:rsidRPr="007C437A">
        <w:rPr>
          <w:rPrChange w:id="3464" w:author="Arthur Parmentier" w:date="2020-06-07T15:27:00Z">
            <w:rPr/>
          </w:rPrChange>
        </w:rPr>
        <w:t>Innate perception schemes</w:t>
      </w:r>
    </w:p>
    <w:p w:rsidR="0036185A" w:rsidRPr="007C437A" w:rsidRDefault="0036185A" w:rsidP="0036185A">
      <w:pPr>
        <w:pStyle w:val="Titre5"/>
        <w:rPr>
          <w:rPrChange w:id="3465" w:author="Arthur Parmentier" w:date="2020-06-07T15:27:00Z">
            <w:rPr/>
          </w:rPrChange>
        </w:rPr>
      </w:pPr>
      <w:r w:rsidRPr="007C437A">
        <w:rPr>
          <w:rPrChange w:id="3466" w:author="Arthur Parmentier" w:date="2020-06-07T15:27:00Z">
            <w:rPr/>
          </w:rPrChange>
        </w:rPr>
        <w:t>How to perform a LT on percussions?</w:t>
      </w:r>
    </w:p>
    <w:p w:rsidR="00C362C5" w:rsidRPr="007C437A" w:rsidRDefault="00161FBC" w:rsidP="00161FBC">
      <w:pPr>
        <w:rPr>
          <w:rPrChange w:id="3467" w:author="Arthur Parmentier" w:date="2020-06-07T15:27:00Z">
            <w:rPr/>
          </w:rPrChange>
        </w:rPr>
      </w:pPr>
      <w:r w:rsidRPr="007C437A">
        <w:rPr>
          <w:rPrChange w:id="3468" w:author="Arthur Parmentier" w:date="2020-06-07T15:27:00Z">
            <w:rPr/>
          </w:rPrChange>
        </w:rPr>
        <w:t>I often see questions arising about how to perform a sign for a specific instrument or discipline, for instance a percussionist asking how he should perform a long tone with drums.</w:t>
      </w:r>
      <w:r w:rsidR="00BE6883" w:rsidRPr="007C437A">
        <w:rPr>
          <w:rPrChange w:id="3469" w:author="Arthur Parmentier" w:date="2020-06-07T15:27:00Z">
            <w:rPr/>
          </w:rPrChange>
        </w:rPr>
        <w:br/>
      </w:r>
      <w:r w:rsidRPr="007C437A">
        <w:rPr>
          <w:rPrChange w:id="3470" w:author="Arthur Parmentier" w:date="2020-06-07T15:27:00Z">
            <w:rPr/>
          </w:rPrChange>
        </w:rPr>
        <w:t>While the experienced performer will probably use different possible techniques intuitively (a fast roll, using brushes, playing on cymbals that have a long acoustic response), we can derive from this simple observation that the concept of the long tone doesn’t necessarily have a trivial interpretation and its realization may not be accessible for instruments like percussions.</w:t>
      </w:r>
      <w:r w:rsidR="00BE6883" w:rsidRPr="007C437A">
        <w:rPr>
          <w:rPrChange w:id="3471" w:author="Arthur Parmentier" w:date="2020-06-07T15:27:00Z">
            <w:rPr/>
          </w:rPrChange>
        </w:rPr>
        <w:br/>
      </w:r>
      <w:r w:rsidRPr="007C437A">
        <w:rPr>
          <w:rPrChange w:id="3472" w:author="Arthur Parmentier" w:date="2020-06-07T15:27:00Z">
            <w:rPr/>
          </w:rPrChange>
        </w:rPr>
        <w:t>Let’s break down the conceptual operations that allow the percussionist to respond to a LT when its prototype is out the set of possibilities offered by his instrument.</w:t>
      </w:r>
      <w:r w:rsidRPr="007C437A">
        <w:rPr>
          <w:rPrChange w:id="3473" w:author="Arthur Parmentier" w:date="2020-06-07T15:27:00Z">
            <w:rPr/>
          </w:rPrChange>
        </w:rPr>
        <w:br/>
        <w:t>To achieve this, the percussionist w</w:t>
      </w:r>
      <w:r w:rsidR="00BE6883" w:rsidRPr="007C437A">
        <w:rPr>
          <w:rPrChange w:id="3474" w:author="Arthur Parmentier" w:date="2020-06-07T15:27:00Z">
            <w:rPr/>
          </w:rPrChange>
        </w:rPr>
        <w:t>ould</w:t>
      </w:r>
      <w:r w:rsidRPr="007C437A">
        <w:rPr>
          <w:rPrChange w:id="3475" w:author="Arthur Parmentier" w:date="2020-06-07T15:27:00Z">
            <w:rPr/>
          </w:rPrChange>
        </w:rPr>
        <w:t xml:space="preserve"> typically translate the concept of LT to another concept, the roll, easily accessible to the performer. The roll will allow him to approach the prototype of the LT by increasing the speed of the roll as much as he can.</w:t>
      </w:r>
      <w:r w:rsidRPr="007C437A">
        <w:rPr>
          <w:rPrChange w:id="3476" w:author="Arthur Parmentier" w:date="2020-06-07T15:27:00Z">
            <w:rPr/>
          </w:rPrChange>
        </w:rPr>
        <w:br/>
      </w:r>
      <w:r w:rsidR="006F6F60" w:rsidRPr="007C437A">
        <w:rPr>
          <w:rPrChange w:id="3477" w:author="Arthur Parmentier" w:date="2020-06-07T15:27:00Z">
            <w:rPr/>
          </w:rPrChange>
        </w:rPr>
        <w:t>Another</w:t>
      </w:r>
      <w:r w:rsidRPr="007C437A">
        <w:rPr>
          <w:rPrChange w:id="3478" w:author="Arthur Parmentier" w:date="2020-06-07T15:27:00Z">
            <w:rPr/>
          </w:rPrChange>
        </w:rPr>
        <w:t xml:space="preserve"> way to phrase this conceptually is to say that in the space of musical concepts, the prototype of the LT is the asymptotical, limit point of the concept of roll when its speed goes to infinity.</w:t>
      </w:r>
    </w:p>
    <w:p w:rsidR="00C362C5" w:rsidRPr="007C437A" w:rsidRDefault="00C362C5" w:rsidP="00C362C5">
      <w:pPr>
        <w:pStyle w:val="Titre5"/>
        <w:rPr>
          <w:rPrChange w:id="3479" w:author="Arthur Parmentier" w:date="2020-06-07T15:27:00Z">
            <w:rPr/>
          </w:rPrChange>
        </w:rPr>
      </w:pPr>
      <w:r w:rsidRPr="007C437A">
        <w:rPr>
          <w:rPrChange w:id="3480" w:author="Arthur Parmentier" w:date="2020-06-07T15:27:00Z">
            <w:rPr/>
          </w:rPrChange>
        </w:rPr>
        <w:t xml:space="preserve">An implicit translation </w:t>
      </w:r>
      <w:r w:rsidR="00C91523" w:rsidRPr="007C437A">
        <w:rPr>
          <w:rPrChange w:id="3481" w:author="Arthur Parmentier" w:date="2020-06-07T15:27:00Z">
            <w:rPr/>
          </w:rPrChange>
        </w:rPr>
        <w:t>by our perception scheme</w:t>
      </w:r>
    </w:p>
    <w:p w:rsidR="00914B9D" w:rsidRPr="007C437A" w:rsidRDefault="00161FBC" w:rsidP="00C362C5">
      <w:pPr>
        <w:rPr>
          <w:rPrChange w:id="3482" w:author="Arthur Parmentier" w:date="2020-06-07T15:27:00Z">
            <w:rPr/>
          </w:rPrChange>
        </w:rPr>
      </w:pPr>
      <w:r w:rsidRPr="007C437A">
        <w:rPr>
          <w:rPrChange w:id="3483" w:author="Arthur Parmentier" w:date="2020-06-07T15:27:00Z">
            <w:rPr/>
          </w:rPrChange>
        </w:rPr>
        <w:t>The important point illustrated here is that SP involves operations of translation from concepts whose prototype</w:t>
      </w:r>
      <w:r w:rsidR="007E7D0A" w:rsidRPr="007C437A">
        <w:rPr>
          <w:rStyle w:val="Appelnotedebasdep"/>
          <w:rPrChange w:id="3484" w:author="Arthur Parmentier" w:date="2020-06-07T15:27:00Z">
            <w:rPr>
              <w:rStyle w:val="Appelnotedebasdep"/>
            </w:rPr>
          </w:rPrChange>
        </w:rPr>
        <w:footnoteReference w:id="17"/>
      </w:r>
      <w:r w:rsidRPr="007C437A">
        <w:rPr>
          <w:rPrChange w:id="3486" w:author="Arthur Parmentier" w:date="2020-06-07T15:27:00Z">
            <w:rPr/>
          </w:rPrChange>
        </w:rPr>
        <w:t xml:space="preserve"> does not exist in a discipline to a concept of the discipline that relates to the prototype. </w:t>
      </w:r>
      <w:r w:rsidR="000F1082" w:rsidRPr="007C437A">
        <w:rPr>
          <w:rPrChange w:id="3487" w:author="Arthur Parmentier" w:date="2020-06-07T15:27:00Z">
            <w:rPr/>
          </w:rPrChange>
        </w:rPr>
        <w:t>In previous example, we saw that the percussionist could translate the sign LT to the concept of roll that is relevant to its instrument. But what is the implicit scheme allowing for this translation?</w:t>
      </w:r>
    </w:p>
    <w:p w:rsidR="00FA4DD8" w:rsidRPr="007C437A" w:rsidRDefault="000F1082" w:rsidP="00C362C5">
      <w:pPr>
        <w:rPr>
          <w:rPrChange w:id="3488" w:author="Arthur Parmentier" w:date="2020-06-07T15:27:00Z">
            <w:rPr/>
          </w:rPrChange>
        </w:rPr>
      </w:pPr>
      <w:r w:rsidRPr="007C437A">
        <w:rPr>
          <w:rPrChange w:id="3489" w:author="Arthur Parmentier" w:date="2020-06-07T15:27:00Z">
            <w:rPr/>
          </w:rPrChange>
        </w:rPr>
        <w:t xml:space="preserve">I interpreted the fast roll as an “approach” to the prototype of a LT in the space of musical concepts, suggesting that there is a metric that allow us to measure the distance between the roll at a certain speed, volume… and the prototype of a LT. Even though this topic is out of my field of </w:t>
      </w:r>
      <w:r w:rsidR="00C27D4A" w:rsidRPr="007C437A">
        <w:rPr>
          <w:rPrChange w:id="3490" w:author="Arthur Parmentier" w:date="2020-06-07T15:27:00Z">
            <w:rPr/>
          </w:rPrChange>
        </w:rPr>
        <w:t>expertise</w:t>
      </w:r>
      <w:r w:rsidRPr="007C437A">
        <w:rPr>
          <w:rPrChange w:id="3491" w:author="Arthur Parmentier" w:date="2020-06-07T15:27:00Z">
            <w:rPr/>
          </w:rPrChange>
        </w:rPr>
        <w:t xml:space="preserve"> </w:t>
      </w:r>
      <w:r w:rsidR="00C27D4A" w:rsidRPr="007C437A">
        <w:rPr>
          <w:rPrChange w:id="3492" w:author="Arthur Parmentier" w:date="2020-06-07T15:27:00Z">
            <w:rPr/>
          </w:rPrChange>
        </w:rPr>
        <w:t>and of the scope of this text,</w:t>
      </w:r>
      <w:r w:rsidR="00914B9D" w:rsidRPr="007C437A">
        <w:rPr>
          <w:rPrChange w:id="3493" w:author="Arthur Parmentier" w:date="2020-06-07T15:27:00Z">
            <w:rPr/>
          </w:rPrChange>
        </w:rPr>
        <w:t xml:space="preserve"> we can remark that the acoustic response of a fast roll “approaches” the performer’s expectation of the acoustic response of a LT, such that the human perception scheme will associate the fast roll with the prototype of the LT.</w:t>
      </w:r>
    </w:p>
    <w:p w:rsidR="00FA4DD8" w:rsidRPr="007C437A" w:rsidRDefault="00FA4DD8" w:rsidP="00FA4DD8">
      <w:pPr>
        <w:pStyle w:val="Titre5"/>
        <w:rPr>
          <w:rPrChange w:id="3494" w:author="Arthur Parmentier" w:date="2020-06-07T15:27:00Z">
            <w:rPr/>
          </w:rPrChange>
        </w:rPr>
      </w:pPr>
      <w:r w:rsidRPr="007C437A">
        <w:rPr>
          <w:rPrChange w:id="3495" w:author="Arthur Parmentier" w:date="2020-06-07T15:27:00Z">
            <w:rPr/>
          </w:rPrChange>
        </w:rPr>
        <w:t>Learning the translation</w:t>
      </w:r>
    </w:p>
    <w:p w:rsidR="00161FBC" w:rsidRPr="007C437A" w:rsidRDefault="00161FBC" w:rsidP="00FA4DD8">
      <w:pPr>
        <w:rPr>
          <w:ins w:id="3496" w:author="Arthur Parmentier" w:date="2020-05-14T16:16:00Z"/>
          <w:rPrChange w:id="3497" w:author="Arthur Parmentier" w:date="2020-06-07T15:27:00Z">
            <w:rPr>
              <w:ins w:id="3498" w:author="Arthur Parmentier" w:date="2020-05-14T16:16:00Z"/>
            </w:rPr>
          </w:rPrChange>
        </w:rPr>
      </w:pPr>
      <w:r w:rsidRPr="007C437A">
        <w:rPr>
          <w:rPrChange w:id="3499" w:author="Arthur Parmentier" w:date="2020-06-07T15:27:00Z">
            <w:rPr/>
          </w:rPrChange>
        </w:rPr>
        <w:t>While the operations of translation are in general not obvious (hence the questions on the subject), I observed that most Soundpainters explicit what operations are valid to beginners in SP.</w:t>
      </w:r>
      <w:ins w:id="3500" w:author="Arthur Parmentier" w:date="2020-05-14T16:15:00Z">
        <w:r w:rsidR="00FE325D" w:rsidRPr="007C437A">
          <w:rPr>
            <w:rPrChange w:id="3501" w:author="Arthur Parmentier" w:date="2020-06-07T15:27:00Z">
              <w:rPr/>
            </w:rPrChange>
          </w:rPr>
          <w:br/>
        </w:r>
        <w:r w:rsidR="00FE325D" w:rsidRPr="007C437A">
          <w:rPr>
            <w:rPrChange w:id="3502" w:author="Arthur Parmentier" w:date="2020-06-07T15:27:00Z">
              <w:rPr/>
            </w:rPrChange>
          </w:rPr>
          <w:br/>
          <w:t>IMITATION</w:t>
        </w:r>
        <w:r w:rsidR="003873DC" w:rsidRPr="007C437A">
          <w:rPr>
            <w:rPrChange w:id="3503" w:author="Arthur Parmentier" w:date="2020-06-07T15:27:00Z">
              <w:rPr/>
            </w:rPrChange>
          </w:rPr>
          <w:t xml:space="preserve"> et mimetisme</w:t>
        </w:r>
      </w:ins>
    </w:p>
    <w:p w:rsidR="00863F70" w:rsidRPr="007C437A" w:rsidRDefault="00863F70" w:rsidP="00FA4DD8">
      <w:pPr>
        <w:rPr>
          <w:rPrChange w:id="3504" w:author="Arthur Parmentier" w:date="2020-06-07T15:27:00Z">
            <w:rPr/>
          </w:rPrChange>
        </w:rPr>
      </w:pPr>
      <w:ins w:id="3505" w:author="Arthur Parmentier" w:date="2020-05-14T16:16:00Z">
        <w:r w:rsidRPr="007C437A">
          <w:rPr>
            <w:rPrChange w:id="3506" w:author="Arthur Parmentier" w:date="2020-06-07T15:27:00Z">
              <w:rPr/>
            </w:rPrChange>
          </w:rPr>
          <w:t>SEul vs a plusieurs</w:t>
        </w:r>
      </w:ins>
    </w:p>
    <w:p w:rsidR="00161FBC" w:rsidRPr="007C437A" w:rsidRDefault="00161FBC" w:rsidP="00161FBC">
      <w:pPr>
        <w:rPr>
          <w:rPrChange w:id="3507" w:author="Arthur Parmentier" w:date="2020-06-07T15:27:00Z">
            <w:rPr/>
          </w:rPrChange>
        </w:rPr>
      </w:pPr>
    </w:p>
    <w:p w:rsidR="00727764" w:rsidRPr="007C437A" w:rsidRDefault="00727764" w:rsidP="00727764">
      <w:pPr>
        <w:pStyle w:val="Titre4"/>
        <w:rPr>
          <w:rPrChange w:id="3508" w:author="Arthur Parmentier" w:date="2020-06-07T15:27:00Z">
            <w:rPr/>
          </w:rPrChange>
        </w:rPr>
      </w:pPr>
      <w:r w:rsidRPr="007C437A">
        <w:rPr>
          <w:rPrChange w:id="3509" w:author="Arthur Parmentier" w:date="2020-06-07T15:27:00Z">
            <w:rPr/>
          </w:rPrChange>
        </w:rPr>
        <w:t>Cultural analogies</w:t>
      </w:r>
    </w:p>
    <w:p w:rsidR="00D36F5F" w:rsidRPr="007C437A" w:rsidRDefault="00D36F5F" w:rsidP="00061E60">
      <w:pPr>
        <w:pStyle w:val="Titre2"/>
        <w:rPr>
          <w:rPrChange w:id="3510" w:author="Arthur Parmentier" w:date="2020-06-07T15:27:00Z">
            <w:rPr/>
          </w:rPrChange>
        </w:rPr>
      </w:pPr>
      <w:bookmarkStart w:id="3511" w:name="_Toc42259081"/>
      <w:r w:rsidRPr="007C437A">
        <w:rPr>
          <w:rPrChange w:id="3512" w:author="Arthur Parmentier" w:date="2020-06-07T15:27:00Z">
            <w:rPr/>
          </w:rPrChange>
        </w:rPr>
        <w:t>Personal observations during SP practice</w:t>
      </w:r>
      <w:bookmarkEnd w:id="3511"/>
    </w:p>
    <w:p w:rsidR="003E3973" w:rsidRPr="007C437A" w:rsidRDefault="004F1D82" w:rsidP="00B12EC1">
      <w:pPr>
        <w:rPr>
          <w:rPrChange w:id="3513" w:author="Arthur Parmentier" w:date="2020-06-07T15:27:00Z">
            <w:rPr/>
          </w:rPrChange>
        </w:rPr>
      </w:pPr>
      <w:r w:rsidRPr="007C437A">
        <w:rPr>
          <w:rPrChange w:id="3514" w:author="Arthur Parmentier" w:date="2020-06-07T15:27:00Z">
            <w:rPr/>
          </w:rPrChange>
        </w:rPr>
        <w:t>My theory is that o</w:t>
      </w:r>
      <w:r w:rsidR="00D36F5F" w:rsidRPr="007C437A">
        <w:rPr>
          <w:rPrChange w:id="3515" w:author="Arthur Parmentier" w:date="2020-06-07T15:27:00Z">
            <w:rPr/>
          </w:rPrChange>
        </w:rPr>
        <w:t>ur categorical and prototypical perception scheme plays an important role on both how performers and soundpainters can interpret the artistic material that is being produced by the group</w:t>
      </w:r>
      <w:r w:rsidR="00020B23" w:rsidRPr="007C437A">
        <w:rPr>
          <w:rPrChange w:id="3516" w:author="Arthur Parmentier" w:date="2020-06-07T15:27:00Z">
            <w:rPr/>
          </w:rPrChange>
        </w:rPr>
        <w:t>,</w:t>
      </w:r>
      <w:r w:rsidR="00966026" w:rsidRPr="007C437A">
        <w:rPr>
          <w:rPrChange w:id="3517" w:author="Arthur Parmentier" w:date="2020-06-07T15:27:00Z">
            <w:rPr/>
          </w:rPrChange>
        </w:rPr>
        <w:t xml:space="preserve"> and </w:t>
      </w:r>
      <w:r w:rsidR="00D36F5F" w:rsidRPr="007C437A">
        <w:rPr>
          <w:rPrChange w:id="3518" w:author="Arthur Parmentier" w:date="2020-06-07T15:27:00Z">
            <w:rPr/>
          </w:rPrChange>
        </w:rPr>
        <w:t>how they will respond to the requests, i.e. what content</w:t>
      </w:r>
      <w:r w:rsidR="003E3973" w:rsidRPr="007C437A">
        <w:rPr>
          <w:rPrChange w:id="3519" w:author="Arthur Parmentier" w:date="2020-06-07T15:27:00Z">
            <w:rPr/>
          </w:rPrChange>
        </w:rPr>
        <w:t xml:space="preserve"> the performer will produce.</w:t>
      </w:r>
    </w:p>
    <w:p w:rsidR="00B12EC1" w:rsidRPr="007C437A" w:rsidRDefault="00D36F5F" w:rsidP="00B12EC1">
      <w:pPr>
        <w:rPr>
          <w:rPrChange w:id="3520" w:author="Arthur Parmentier" w:date="2020-06-07T15:27:00Z">
            <w:rPr/>
          </w:rPrChange>
        </w:rPr>
      </w:pPr>
      <w:r w:rsidRPr="007C437A">
        <w:rPr>
          <w:rPrChange w:id="3521" w:author="Arthur Parmentier" w:date="2020-06-07T15:27:00Z">
            <w:rPr/>
          </w:rPrChange>
        </w:rPr>
        <w:t xml:space="preserve"> </w:t>
      </w:r>
      <w:r w:rsidR="003E3973" w:rsidRPr="007C437A">
        <w:rPr>
          <w:rPrChange w:id="3522" w:author="Arthur Parmentier" w:date="2020-06-07T15:27:00Z">
            <w:rPr/>
          </w:rPrChange>
        </w:rPr>
        <w:t xml:space="preserve">I will </w:t>
      </w:r>
      <w:r w:rsidR="00E6096A" w:rsidRPr="007C437A">
        <w:rPr>
          <w:rPrChange w:id="3523" w:author="Arthur Parmentier" w:date="2020-06-07T15:27:00Z">
            <w:rPr/>
          </w:rPrChange>
        </w:rPr>
        <w:t xml:space="preserve">try to support </w:t>
      </w:r>
      <w:r w:rsidR="003E3973" w:rsidRPr="007C437A">
        <w:rPr>
          <w:rPrChange w:id="3524" w:author="Arthur Parmentier" w:date="2020-06-07T15:27:00Z">
            <w:rPr/>
          </w:rPrChange>
        </w:rPr>
        <w:t xml:space="preserve">this theory by analyzing examples from my own experience as a performer, a soundpainter </w:t>
      </w:r>
      <w:r w:rsidR="00E46E02" w:rsidRPr="007C437A">
        <w:rPr>
          <w:rPrChange w:id="3525" w:author="Arthur Parmentier" w:date="2020-06-07T15:27:00Z">
            <w:rPr/>
          </w:rPrChange>
        </w:rPr>
        <w:t>and</w:t>
      </w:r>
      <w:r w:rsidR="003E3973" w:rsidRPr="007C437A">
        <w:rPr>
          <w:rPrChange w:id="3526" w:author="Arthur Parmentier" w:date="2020-06-07T15:27:00Z">
            <w:rPr/>
          </w:rPrChange>
        </w:rPr>
        <w:t xml:space="preserve"> discussions I had with other performers</w:t>
      </w:r>
      <w:r w:rsidR="004B4D10" w:rsidRPr="007C437A">
        <w:rPr>
          <w:rPrChange w:id="3527" w:author="Arthur Parmentier" w:date="2020-06-07T15:27:00Z">
            <w:rPr/>
          </w:rPrChange>
        </w:rPr>
        <w:t xml:space="preserve"> on the topic of the </w:t>
      </w:r>
      <w:r w:rsidR="008852B8" w:rsidRPr="007C437A">
        <w:rPr>
          <w:rPrChange w:id="3528" w:author="Arthur Parmentier" w:date="2020-06-07T15:27:00Z">
            <w:rPr/>
          </w:rPrChange>
        </w:rPr>
        <w:t xml:space="preserve">LT </w:t>
      </w:r>
      <w:r w:rsidR="004B4D10" w:rsidRPr="007C437A">
        <w:rPr>
          <w:rPrChange w:id="3529" w:author="Arthur Parmentier" w:date="2020-06-07T15:27:00Z">
            <w:rPr/>
          </w:rPrChange>
        </w:rPr>
        <w:t>which appears as a</w:t>
      </w:r>
      <w:r w:rsidR="00E86487" w:rsidRPr="007C437A">
        <w:rPr>
          <w:rPrChange w:id="3530" w:author="Arthur Parmentier" w:date="2020-06-07T15:27:00Z">
            <w:rPr/>
          </w:rPrChange>
        </w:rPr>
        <w:t xml:space="preserve">n easy </w:t>
      </w:r>
      <w:r w:rsidR="004B4D10" w:rsidRPr="007C437A">
        <w:rPr>
          <w:rPrChange w:id="3531" w:author="Arthur Parmentier" w:date="2020-06-07T15:27:00Z">
            <w:rPr/>
          </w:rPrChange>
        </w:rPr>
        <w:t xml:space="preserve">example to observe </w:t>
      </w:r>
      <w:r w:rsidR="00E86487" w:rsidRPr="007C437A">
        <w:rPr>
          <w:rPrChange w:id="3532" w:author="Arthur Parmentier" w:date="2020-06-07T15:27:00Z">
            <w:rPr/>
          </w:rPrChange>
        </w:rPr>
        <w:t>some of the</w:t>
      </w:r>
      <w:r w:rsidR="004B4D10" w:rsidRPr="007C437A">
        <w:rPr>
          <w:rPrChange w:id="3533" w:author="Arthur Parmentier" w:date="2020-06-07T15:27:00Z">
            <w:rPr/>
          </w:rPrChange>
        </w:rPr>
        <w:t xml:space="preserve"> underlying schemes of perception </w:t>
      </w:r>
      <w:r w:rsidR="00D52FC2" w:rsidRPr="007C437A">
        <w:rPr>
          <w:rPrChange w:id="3534" w:author="Arthur Parmentier" w:date="2020-06-07T15:27:00Z">
            <w:rPr/>
          </w:rPrChange>
        </w:rPr>
        <w:t>and association</w:t>
      </w:r>
      <w:r w:rsidR="00577853" w:rsidRPr="007C437A">
        <w:rPr>
          <w:rPrChange w:id="3535" w:author="Arthur Parmentier" w:date="2020-06-07T15:27:00Z">
            <w:rPr/>
          </w:rPrChange>
        </w:rPr>
        <w:t>s of</w:t>
      </w:r>
      <w:r w:rsidR="00E86487" w:rsidRPr="007C437A">
        <w:rPr>
          <w:rPrChange w:id="3536" w:author="Arthur Parmentier" w:date="2020-06-07T15:27:00Z">
            <w:rPr/>
          </w:rPrChange>
        </w:rPr>
        <w:t xml:space="preserve"> musical concepts.</w:t>
      </w:r>
    </w:p>
    <w:p w:rsidR="00D74CAF" w:rsidRPr="007C437A" w:rsidRDefault="00D97343" w:rsidP="00D74CAF">
      <w:pPr>
        <w:rPr>
          <w:rPrChange w:id="3537" w:author="Arthur Parmentier" w:date="2020-06-07T15:27:00Z">
            <w:rPr/>
          </w:rPrChange>
        </w:rPr>
      </w:pPr>
      <w:r w:rsidRPr="007C437A">
        <w:rPr>
          <w:rPrChange w:id="3538" w:author="Arthur Parmentier" w:date="2020-06-07T15:27:00Z">
            <w:rPr/>
          </w:rPrChange>
        </w:rPr>
        <w:t xml:space="preserve">All 5 experienced soundpainters I have worked with teach the concept of a long tone by giving both characteristic traits and prototypical examples of a LT, showing “how it’s done” in each discipline. Their approach is usually to start defining orally the most </w:t>
      </w:r>
      <w:r w:rsidR="009D41F3" w:rsidRPr="007C437A">
        <w:rPr>
          <w:rPrChange w:id="3539" w:author="Arthur Parmentier" w:date="2020-06-07T15:27:00Z">
            <w:rPr/>
          </w:rPrChange>
        </w:rPr>
        <w:t>characteristically</w:t>
      </w:r>
      <w:r w:rsidRPr="007C437A">
        <w:rPr>
          <w:rPrChange w:id="3540" w:author="Arthur Parmentier" w:date="2020-06-07T15:27:00Z">
            <w:rPr/>
          </w:rPrChange>
        </w:rPr>
        <w:t xml:space="preserve"> trait of the concept</w:t>
      </w:r>
      <w:r w:rsidR="009D41F3" w:rsidRPr="007C437A">
        <w:rPr>
          <w:rPrChange w:id="3541" w:author="Arthur Parmentier" w:date="2020-06-07T15:27:00Z">
            <w:rPr/>
          </w:rPrChange>
        </w:rPr>
        <w:t xml:space="preserve">, for instance “a fluid movement without accent” for dancers and then give illustrations using their body, with different speeds for each example. For musician, they would for instance mention that </w:t>
      </w:r>
      <w:r w:rsidR="00E00D2B" w:rsidRPr="007C437A">
        <w:rPr>
          <w:rPrChange w:id="3542" w:author="Arthur Parmentier" w:date="2020-06-07T15:27:00Z">
            <w:rPr/>
          </w:rPrChange>
        </w:rPr>
        <w:t xml:space="preserve">a LT is a sound with constant </w:t>
      </w:r>
      <w:r w:rsidR="00084B44" w:rsidRPr="007C437A">
        <w:rPr>
          <w:rPrChange w:id="3543" w:author="Arthur Parmentier" w:date="2020-06-07T15:27:00Z">
            <w:rPr/>
          </w:rPrChange>
        </w:rPr>
        <w:t>frequency</w:t>
      </w:r>
      <w:r w:rsidR="009D41F3" w:rsidRPr="007C437A">
        <w:rPr>
          <w:rPrChange w:id="3544" w:author="Arthur Parmentier" w:date="2020-06-07T15:27:00Z">
            <w:rPr/>
          </w:rPrChange>
        </w:rPr>
        <w:t xml:space="preserve"> </w:t>
      </w:r>
      <w:r w:rsidR="002D269B" w:rsidRPr="007C437A">
        <w:rPr>
          <w:rPrChange w:id="3545" w:author="Arthur Parmentier" w:date="2020-06-07T15:27:00Z">
            <w:rPr/>
          </w:rPrChange>
        </w:rPr>
        <w:t xml:space="preserve">as first definition of the concept </w:t>
      </w:r>
      <w:r w:rsidR="009D41F3" w:rsidRPr="007C437A">
        <w:rPr>
          <w:rPrChange w:id="3546" w:author="Arthur Parmentier" w:date="2020-06-07T15:27:00Z">
            <w:rPr/>
          </w:rPrChange>
        </w:rPr>
        <w:t>and give examples by singing the prototype of a LT at different frequencies.</w:t>
      </w:r>
    </w:p>
    <w:p w:rsidR="00616EBE" w:rsidRPr="007C437A" w:rsidRDefault="00D74CAF" w:rsidP="00D74CAF">
      <w:pPr>
        <w:pStyle w:val="Paragraphedeliste"/>
        <w:numPr>
          <w:ilvl w:val="0"/>
          <w:numId w:val="11"/>
        </w:numPr>
        <w:rPr>
          <w:rPrChange w:id="3547" w:author="Arthur Parmentier" w:date="2020-06-07T15:27:00Z">
            <w:rPr/>
          </w:rPrChange>
        </w:rPr>
      </w:pPr>
      <w:r w:rsidRPr="007C437A">
        <w:rPr>
          <w:rPrChange w:id="3548" w:author="Arthur Parmentier" w:date="2020-06-07T15:27:00Z">
            <w:rPr/>
          </w:rPrChange>
        </w:rPr>
        <w:t>From the examples</w:t>
      </w:r>
      <w:r w:rsidR="00C32ADD" w:rsidRPr="007C437A">
        <w:rPr>
          <w:rPrChange w:id="3549" w:author="Arthur Parmentier" w:date="2020-06-07T15:27:00Z">
            <w:rPr/>
          </w:rPrChange>
        </w:rPr>
        <w:t xml:space="preserve"> given by the soundpainter</w:t>
      </w:r>
      <w:r w:rsidRPr="007C437A">
        <w:rPr>
          <w:rPrChange w:id="3550" w:author="Arthur Parmentier" w:date="2020-06-07T15:27:00Z">
            <w:rPr/>
          </w:rPrChange>
        </w:rPr>
        <w:t xml:space="preserve">, </w:t>
      </w:r>
      <w:r w:rsidR="00F813C8" w:rsidRPr="007C437A">
        <w:rPr>
          <w:rPrChange w:id="3551" w:author="Arthur Parmentier" w:date="2020-06-07T15:27:00Z">
            <w:rPr/>
          </w:rPrChange>
        </w:rPr>
        <w:t xml:space="preserve">unexperienced </w:t>
      </w:r>
      <w:r w:rsidRPr="007C437A">
        <w:rPr>
          <w:rPrChange w:id="3552" w:author="Arthur Parmentier" w:date="2020-06-07T15:27:00Z">
            <w:rPr/>
          </w:rPrChange>
        </w:rPr>
        <w:t xml:space="preserve">performers are usually able to internalize the prototype of the concept </w:t>
      </w:r>
      <w:r w:rsidR="00B66461" w:rsidRPr="007C437A">
        <w:rPr>
          <w:rPrChange w:id="3553" w:author="Arthur Parmentier" w:date="2020-06-07T15:27:00Z">
            <w:rPr/>
          </w:rPrChange>
        </w:rPr>
        <w:t xml:space="preserve">of a LT for their discipline </w:t>
      </w:r>
      <w:r w:rsidRPr="007C437A">
        <w:rPr>
          <w:rPrChange w:id="3554" w:author="Arthur Parmentier" w:date="2020-06-07T15:27:00Z">
            <w:rPr/>
          </w:rPrChange>
        </w:rPr>
        <w:t>and produce examples of their own at different frequencies/speeds.</w:t>
      </w:r>
      <w:r w:rsidR="00AB02F6" w:rsidRPr="007C437A">
        <w:rPr>
          <w:rPrChange w:id="3555" w:author="Arthur Parmentier" w:date="2020-06-07T15:27:00Z">
            <w:rPr/>
          </w:rPrChange>
        </w:rPr>
        <w:t xml:space="preserve"> </w:t>
      </w:r>
      <w:r w:rsidRPr="007C437A">
        <w:rPr>
          <w:rPrChange w:id="3556" w:author="Arthur Parmentier" w:date="2020-06-07T15:27:00Z">
            <w:rPr/>
          </w:rPrChange>
        </w:rPr>
        <w:t xml:space="preserve">I observed that the examples </w:t>
      </w:r>
      <w:r w:rsidR="00CD7228" w:rsidRPr="007C437A">
        <w:rPr>
          <w:rPrChange w:id="3557" w:author="Arthur Parmentier" w:date="2020-06-07T15:27:00Z">
            <w:rPr/>
          </w:rPrChange>
        </w:rPr>
        <w:t>produced by</w:t>
      </w:r>
      <w:r w:rsidRPr="007C437A">
        <w:rPr>
          <w:rPrChange w:id="3558" w:author="Arthur Parmentier" w:date="2020-06-07T15:27:00Z">
            <w:rPr/>
          </w:rPrChange>
        </w:rPr>
        <w:t xml:space="preserve"> unexperienced performers</w:t>
      </w:r>
      <w:r w:rsidR="00CD7228" w:rsidRPr="007C437A">
        <w:rPr>
          <w:rPrChange w:id="3559" w:author="Arthur Parmentier" w:date="2020-06-07T15:27:00Z">
            <w:rPr/>
          </w:rPrChange>
        </w:rPr>
        <w:t xml:space="preserve"> </w:t>
      </w:r>
      <w:r w:rsidRPr="007C437A">
        <w:rPr>
          <w:rPrChange w:id="3560" w:author="Arthur Parmentier" w:date="2020-06-07T15:27:00Z">
            <w:rPr/>
          </w:rPrChange>
        </w:rPr>
        <w:t>at first are very often close to the prototype</w:t>
      </w:r>
      <w:r w:rsidR="001D3228" w:rsidRPr="007C437A">
        <w:rPr>
          <w:rPrChange w:id="3561" w:author="Arthur Parmentier" w:date="2020-06-07T15:27:00Z">
            <w:rPr/>
          </w:rPrChange>
        </w:rPr>
        <w:t>.</w:t>
      </w:r>
      <w:r w:rsidR="00D007E8" w:rsidRPr="007C437A">
        <w:rPr>
          <w:rPrChange w:id="3562" w:author="Arthur Parmentier" w:date="2020-06-07T15:27:00Z">
            <w:rPr/>
          </w:rPrChange>
        </w:rPr>
        <w:br/>
        <w:t xml:space="preserve">But as performers become more experienced, I observed that </w:t>
      </w:r>
      <w:r w:rsidR="0072458D" w:rsidRPr="007C437A">
        <w:rPr>
          <w:rPrChange w:id="3563" w:author="Arthur Parmentier" w:date="2020-06-07T15:27:00Z">
            <w:rPr/>
          </w:rPrChange>
        </w:rPr>
        <w:t xml:space="preserve">they </w:t>
      </w:r>
      <w:r w:rsidR="00D007E8" w:rsidRPr="007C437A">
        <w:rPr>
          <w:rPrChange w:id="3564" w:author="Arthur Parmentier" w:date="2020-06-07T15:27:00Z">
            <w:rPr/>
          </w:rPrChange>
        </w:rPr>
        <w:t>tend to increase the span of produced examples not only by broadening the distribution to the parameters that have been introduced to (volume, frequency</w:t>
      </w:r>
      <w:r w:rsidR="001D3228" w:rsidRPr="007C437A">
        <w:rPr>
          <w:rPrChange w:id="3565" w:author="Arthur Parmentier" w:date="2020-06-07T15:27:00Z">
            <w:rPr/>
          </w:rPrChange>
        </w:rPr>
        <w:t>, timbre</w:t>
      </w:r>
      <w:r w:rsidR="00D007E8" w:rsidRPr="007C437A">
        <w:rPr>
          <w:rPrChange w:id="3566" w:author="Arthur Parmentier" w:date="2020-06-07T15:27:00Z">
            <w:rPr/>
          </w:rPrChange>
        </w:rPr>
        <w:t>…) but also by exploring different “dimensions” of the sound, such as vibrato, micro-distortions, extended techniques etc.</w:t>
      </w:r>
      <w:r w:rsidR="00B4379D" w:rsidRPr="007C437A">
        <w:rPr>
          <w:rPrChange w:id="3567" w:author="Arthur Parmentier" w:date="2020-06-07T15:27:00Z">
            <w:rPr/>
          </w:rPrChange>
        </w:rPr>
        <w:t xml:space="preserve"> </w:t>
      </w:r>
      <w:r w:rsidR="001A2544" w:rsidRPr="007C437A">
        <w:rPr>
          <w:rPrChange w:id="3568" w:author="Arthur Parmentier" w:date="2020-06-07T15:27:00Z">
            <w:rPr/>
          </w:rPrChange>
        </w:rPr>
        <w:t>In other words, they</w:t>
      </w:r>
      <w:r w:rsidR="00B4379D" w:rsidRPr="007C437A">
        <w:rPr>
          <w:rPrChange w:id="3569" w:author="Arthur Parmentier" w:date="2020-06-07T15:27:00Z">
            <w:rPr/>
          </w:rPrChange>
        </w:rPr>
        <w:t xml:space="preserve"> </w:t>
      </w:r>
      <w:r w:rsidR="001A2544" w:rsidRPr="007C437A">
        <w:rPr>
          <w:rPrChange w:id="3570" w:author="Arthur Parmentier" w:date="2020-06-07T15:27:00Z">
            <w:rPr/>
          </w:rPrChange>
        </w:rPr>
        <w:t>progressively “</w:t>
      </w:r>
      <w:r w:rsidR="00B4379D" w:rsidRPr="007C437A">
        <w:rPr>
          <w:rPrChange w:id="3571" w:author="Arthur Parmentier" w:date="2020-06-07T15:27:00Z">
            <w:rPr/>
          </w:rPrChange>
        </w:rPr>
        <w:t>detach</w:t>
      </w:r>
      <w:r w:rsidR="001A2544" w:rsidRPr="007C437A">
        <w:rPr>
          <w:rPrChange w:id="3572" w:author="Arthur Parmentier" w:date="2020-06-07T15:27:00Z">
            <w:rPr/>
          </w:rPrChange>
        </w:rPr>
        <w:t>”</w:t>
      </w:r>
      <w:r w:rsidR="00B4379D" w:rsidRPr="007C437A">
        <w:rPr>
          <w:rPrChange w:id="3573" w:author="Arthur Parmentier" w:date="2020-06-07T15:27:00Z">
            <w:rPr/>
          </w:rPrChange>
        </w:rPr>
        <w:t xml:space="preserve"> from the prototypes of the LT concepts</w:t>
      </w:r>
      <w:r w:rsidR="001A2544" w:rsidRPr="007C437A">
        <w:rPr>
          <w:rStyle w:val="Appelnotedebasdep"/>
          <w:rPrChange w:id="3574" w:author="Arthur Parmentier" w:date="2020-06-07T15:27:00Z">
            <w:rPr>
              <w:rStyle w:val="Appelnotedebasdep"/>
            </w:rPr>
          </w:rPrChange>
        </w:rPr>
        <w:footnoteReference w:id="18"/>
      </w:r>
      <w:r w:rsidR="001A2544" w:rsidRPr="007C437A">
        <w:rPr>
          <w:rPrChange w:id="3577" w:author="Arthur Parmentier" w:date="2020-06-07T15:27:00Z">
            <w:rPr/>
          </w:rPrChange>
        </w:rPr>
        <w:t xml:space="preserve"> </w:t>
      </w:r>
      <w:r w:rsidR="00B4379D" w:rsidRPr="007C437A">
        <w:rPr>
          <w:rPrChange w:id="3578" w:author="Arthur Parmentier" w:date="2020-06-07T15:27:00Z">
            <w:rPr/>
          </w:rPrChange>
        </w:rPr>
        <w:t>and their characteristic features by exploring more features of the content and reaching more extremal points.</w:t>
      </w:r>
      <w:r w:rsidR="00685AAF" w:rsidRPr="007C437A">
        <w:rPr>
          <w:rPrChange w:id="3579" w:author="Arthur Parmentier" w:date="2020-06-07T15:27:00Z">
            <w:rPr/>
          </w:rPrChange>
        </w:rPr>
        <w:t xml:space="preserve"> In other words, if we take the N-dimension space (one dimension per parameter of the LT) of all LTs accessible to a performer, whose boundaries are determined by the technical and imaginative limitations of the performer himself, the distribution of the production of a learning performer should first span a limited volume around the centroid of the space that can be considered the prototype of the concept of a LT. Then, the volume covered by the distribution and its variance would increase with experience and artistic research.</w:t>
      </w:r>
      <w:r w:rsidR="00685AAF" w:rsidRPr="007C437A">
        <w:rPr>
          <w:rPrChange w:id="3580" w:author="Arthur Parmentier" w:date="2020-06-07T15:27:00Z">
            <w:rPr/>
          </w:rPrChange>
        </w:rPr>
        <w:br/>
      </w:r>
      <w:r w:rsidR="00685AAF" w:rsidRPr="007C437A">
        <w:rPr>
          <w:rPrChange w:id="3581" w:author="Arthur Parmentier" w:date="2020-06-07T15:27:00Z">
            <w:rPr/>
          </w:rPrChange>
        </w:rPr>
        <w:lastRenderedPageBreak/>
        <w:t xml:space="preserve">This expansion process was discussed especially </w:t>
      </w:r>
      <w:r w:rsidR="00276A39" w:rsidRPr="007C437A">
        <w:rPr>
          <w:rPrChange w:id="3582" w:author="Arthur Parmentier" w:date="2020-06-07T15:27:00Z">
            <w:rPr/>
          </w:rPrChange>
        </w:rPr>
        <w:t>in my experience with a year-lasting Soundpainting group, in which we had sessions dedicated to explore new generative processes and dimensions for LT and other very prototyped concepts.</w:t>
      </w:r>
      <w:r w:rsidR="008A6CE7" w:rsidRPr="007C437A">
        <w:rPr>
          <w:rPrChange w:id="3583" w:author="Arthur Parmentier" w:date="2020-06-07T15:27:00Z">
            <w:rPr/>
          </w:rPrChange>
        </w:rPr>
        <w:t xml:space="preserve"> From the discussion, it was clear that our production of LT was largely prototypical and that extending the range of production required dedicated work and one explanation that I remember was that it takes a lot more cognitive load to produce a LT far from the prototype than a LT close to it. Therefore, under the constraints of immediate play, it was hard to propose something original. I conceived this training as a way to reduce the cognitive cost of the production of less-prototypical LT, therefore bringing more diversity to the responses of the performers.</w:t>
      </w:r>
      <w:r w:rsidR="00276A39" w:rsidRPr="007C437A">
        <w:rPr>
          <w:rPrChange w:id="3584" w:author="Arthur Parmentier" w:date="2020-06-07T15:27:00Z">
            <w:rPr/>
          </w:rPrChange>
        </w:rPr>
        <w:br/>
        <w:t>During one week or shorter workshops that mixed both beginners and experienced performers in Soundpainting, I observed that experienced performers were responding to requests with a wider variety than beginners in Soundpainting</w:t>
      </w:r>
      <w:r w:rsidR="00616EBE" w:rsidRPr="007C437A">
        <w:rPr>
          <w:rPrChange w:id="3585" w:author="Arthur Parmentier" w:date="2020-06-07T15:27:00Z">
            <w:rPr/>
          </w:rPrChange>
        </w:rPr>
        <w:t xml:space="preserve"> as one could expect from previous observations, but also that performers with a greater technical level would also respond with a greater variety. My interpretation of this observation is that </w:t>
      </w:r>
    </w:p>
    <w:p w:rsidR="00E6096A" w:rsidRPr="007C437A" w:rsidRDefault="00616EBE" w:rsidP="00616EBE">
      <w:pPr>
        <w:pStyle w:val="Paragraphedeliste"/>
        <w:numPr>
          <w:ilvl w:val="1"/>
          <w:numId w:val="11"/>
        </w:numPr>
        <w:rPr>
          <w:rPrChange w:id="3586" w:author="Arthur Parmentier" w:date="2020-06-07T15:27:00Z">
            <w:rPr/>
          </w:rPrChange>
        </w:rPr>
      </w:pPr>
      <w:r w:rsidRPr="007C437A">
        <w:rPr>
          <w:rPrChange w:id="3587" w:author="Arthur Parmentier" w:date="2020-06-07T15:27:00Z">
            <w:rPr/>
          </w:rPrChange>
        </w:rPr>
        <w:t>the cognitive load of the production of a content depends not only on the experience of the performer with SP, but also with his discipline</w:t>
      </w:r>
    </w:p>
    <w:p w:rsidR="00616EBE" w:rsidRPr="007C437A" w:rsidRDefault="00616EBE" w:rsidP="00616EBE">
      <w:pPr>
        <w:pStyle w:val="Paragraphedeliste"/>
        <w:numPr>
          <w:ilvl w:val="1"/>
          <w:numId w:val="11"/>
        </w:numPr>
        <w:rPr>
          <w:rPrChange w:id="3588" w:author="Arthur Parmentier" w:date="2020-06-07T15:27:00Z">
            <w:rPr/>
          </w:rPrChange>
        </w:rPr>
      </w:pPr>
      <w:r w:rsidRPr="007C437A">
        <w:rPr>
          <w:rPrChange w:id="3589" w:author="Arthur Parmentier" w:date="2020-06-07T15:27:00Z">
            <w:rPr/>
          </w:rPrChange>
        </w:rPr>
        <w:t>the cognitive load is a key metric for understanding how far from a prototype a given performer can respond to a SP request</w:t>
      </w:r>
    </w:p>
    <w:p w:rsidR="00DB6A50" w:rsidRPr="007C437A" w:rsidRDefault="00DB6A50" w:rsidP="00B96316">
      <w:pPr>
        <w:pStyle w:val="Paragraphedeliste"/>
        <w:rPr>
          <w:rPrChange w:id="3590" w:author="Arthur Parmentier" w:date="2020-06-07T15:27:00Z">
            <w:rPr/>
          </w:rPrChange>
        </w:rPr>
      </w:pPr>
      <w:r w:rsidRPr="007C437A">
        <w:rPr>
          <w:rPrChange w:id="3591" w:author="Arthur Parmentier" w:date="2020-06-07T15:27:00Z">
            <w:rPr/>
          </w:rPrChange>
        </w:rPr>
        <w:t>From my experience in Brazil, I can add to the latter the following remark:</w:t>
      </w:r>
    </w:p>
    <w:p w:rsidR="00DB6A50" w:rsidRPr="007C437A" w:rsidRDefault="00DB6A50" w:rsidP="00DB6A50">
      <w:pPr>
        <w:pStyle w:val="Paragraphedeliste"/>
        <w:numPr>
          <w:ilvl w:val="1"/>
          <w:numId w:val="11"/>
        </w:numPr>
        <w:rPr>
          <w:rPrChange w:id="3592" w:author="Arthur Parmentier" w:date="2020-06-07T15:27:00Z">
            <w:rPr/>
          </w:rPrChange>
        </w:rPr>
      </w:pPr>
      <w:r w:rsidRPr="007C437A">
        <w:rPr>
          <w:rPrChange w:id="3593" w:author="Arthur Parmentier" w:date="2020-06-07T15:27:00Z">
            <w:rPr/>
          </w:rPrChange>
        </w:rPr>
        <w:t xml:space="preserve">the desire or </w:t>
      </w:r>
      <w:r w:rsidR="00AD6A79" w:rsidRPr="007C437A">
        <w:rPr>
          <w:rPrChange w:id="3594" w:author="Arthur Parmentier" w:date="2020-06-07T15:27:00Z">
            <w:rPr/>
          </w:rPrChange>
        </w:rPr>
        <w:t>willingness</w:t>
      </w:r>
      <w:r w:rsidRPr="007C437A">
        <w:rPr>
          <w:rPrChange w:id="3595" w:author="Arthur Parmentier" w:date="2020-06-07T15:27:00Z">
            <w:rPr/>
          </w:rPrChange>
        </w:rPr>
        <w:t xml:space="preserve"> of a performer to respond to the request in a certain way is very cultural. In the previous discussion, I have interpreted the expansion of the variety of responses as a consequence of the decrease of its cognitive load for the performer, but it is important to remark that this expansion may not be observed at all if the performer himself is satisfied by </w:t>
      </w:r>
      <w:r w:rsidR="00AD6A79" w:rsidRPr="007C437A">
        <w:rPr>
          <w:rPrChange w:id="3596" w:author="Arthur Parmentier" w:date="2020-06-07T15:27:00Z">
            <w:rPr/>
          </w:rPrChange>
        </w:rPr>
        <w:t xml:space="preserve">a certain type of response, should it by prototypical or not. In fact, this expansion </w:t>
      </w:r>
      <w:r w:rsidR="00FC61C6" w:rsidRPr="007C437A">
        <w:rPr>
          <w:rPrChange w:id="3597" w:author="Arthur Parmentier" w:date="2020-06-07T15:27:00Z">
            <w:rPr/>
          </w:rPrChange>
        </w:rPr>
        <w:t>relies</w:t>
      </w:r>
      <w:r w:rsidR="00AD6A79" w:rsidRPr="007C437A">
        <w:rPr>
          <w:rPrChange w:id="3598" w:author="Arthur Parmentier" w:date="2020-06-07T15:27:00Z">
            <w:rPr/>
          </w:rPrChange>
        </w:rPr>
        <w:t xml:space="preserve"> on the motivation of</w:t>
      </w:r>
      <w:r w:rsidR="00FC61C6" w:rsidRPr="007C437A">
        <w:rPr>
          <w:rPrChange w:id="3599" w:author="Arthur Parmentier" w:date="2020-06-07T15:27:00Z">
            <w:rPr/>
          </w:rPrChange>
        </w:rPr>
        <w:t>/relevancy for</w:t>
      </w:r>
      <w:r w:rsidR="00AD6A79" w:rsidRPr="007C437A">
        <w:rPr>
          <w:rPrChange w:id="3600" w:author="Arthur Parmentier" w:date="2020-06-07T15:27:00Z">
            <w:rPr/>
          </w:rPrChange>
        </w:rPr>
        <w:t xml:space="preserve"> the performer to vary its responses for artistic reasons that depend on the context</w:t>
      </w:r>
      <w:r w:rsidR="005A6D19" w:rsidRPr="007C437A">
        <w:rPr>
          <w:rPrChange w:id="3601" w:author="Arthur Parmentier" w:date="2020-06-07T15:27:00Z">
            <w:rPr/>
          </w:rPrChange>
        </w:rPr>
        <w:t xml:space="preserve"> </w:t>
      </w:r>
      <w:r w:rsidR="00D97670" w:rsidRPr="007C437A">
        <w:rPr>
          <w:rPrChange w:id="3602" w:author="Arthur Parmentier" w:date="2020-06-07T15:27:00Z">
            <w:rPr/>
          </w:rPrChange>
        </w:rPr>
        <w:t xml:space="preserve">of the performance </w:t>
      </w:r>
      <w:r w:rsidR="005A6D19" w:rsidRPr="007C437A">
        <w:rPr>
          <w:rPrChange w:id="3603" w:author="Arthur Parmentier" w:date="2020-06-07T15:27:00Z">
            <w:rPr/>
          </w:rPrChange>
        </w:rPr>
        <w:t xml:space="preserve">and </w:t>
      </w:r>
      <w:r w:rsidR="00AD6A79" w:rsidRPr="007C437A">
        <w:rPr>
          <w:rPrChange w:id="3604" w:author="Arthur Parmentier" w:date="2020-06-07T15:27:00Z">
            <w:rPr/>
          </w:rPrChange>
        </w:rPr>
        <w:t>the background of the performer, including his cultural background.</w:t>
      </w:r>
      <w:r w:rsidR="00DC6324" w:rsidRPr="007C437A">
        <w:rPr>
          <w:rStyle w:val="Appelnotedebasdep"/>
          <w:rPrChange w:id="3605" w:author="Arthur Parmentier" w:date="2020-06-07T15:27:00Z">
            <w:rPr>
              <w:rStyle w:val="Appelnotedebasdep"/>
            </w:rPr>
          </w:rPrChange>
        </w:rPr>
        <w:footnoteReference w:id="19"/>
      </w:r>
    </w:p>
    <w:p w:rsidR="00446AB2" w:rsidRPr="007C437A" w:rsidRDefault="00446AB2" w:rsidP="00665749">
      <w:pPr>
        <w:pStyle w:val="Paragraphedeliste"/>
        <w:numPr>
          <w:ilvl w:val="0"/>
          <w:numId w:val="11"/>
        </w:numPr>
        <w:rPr>
          <w:rPrChange w:id="3608" w:author="Arthur Parmentier" w:date="2020-06-07T15:27:00Z">
            <w:rPr/>
          </w:rPrChange>
        </w:rPr>
      </w:pPr>
      <w:r w:rsidRPr="007C437A">
        <w:rPr>
          <w:rPrChange w:id="3609" w:author="Arthur Parmentier" w:date="2020-06-07T15:27:00Z">
            <w:rPr/>
          </w:rPrChange>
        </w:rPr>
        <w:t>Another consequence of the categorical nature of the concepts beneath SP signs is the inexistence of a clear frontier between the concepts themselves. For instance, one could argue that silence can be considered as an extremely low volume long tone, and purposefully respond to a request of LT with silence. My observation is that during learning phases, Soundpainters prefer that beginners show that they have understood the concepts by responding with prototypical examples instead of “extreme” examples.</w:t>
      </w:r>
    </w:p>
    <w:p w:rsidR="00E6096A" w:rsidRPr="007C437A" w:rsidRDefault="00E6096A" w:rsidP="00B12EC1">
      <w:pPr>
        <w:rPr>
          <w:rPrChange w:id="3610" w:author="Arthur Parmentier" w:date="2020-06-07T15:27:00Z">
            <w:rPr/>
          </w:rPrChange>
        </w:rPr>
      </w:pPr>
    </w:p>
    <w:p w:rsidR="00B400C3" w:rsidRPr="007C437A" w:rsidRDefault="00B400C3" w:rsidP="00E6654A">
      <w:pPr>
        <w:rPr>
          <w:i/>
          <w:iCs/>
          <w:rPrChange w:id="3611" w:author="Arthur Parmentier" w:date="2020-06-07T15:27:00Z">
            <w:rPr>
              <w:i/>
              <w:iCs/>
            </w:rPr>
          </w:rPrChange>
        </w:rPr>
      </w:pPr>
      <w:r w:rsidRPr="007C437A">
        <w:rPr>
          <w:i/>
          <w:iCs/>
          <w:rPrChange w:id="3612" w:author="Arthur Parmentier" w:date="2020-06-07T15:27:00Z">
            <w:rPr>
              <w:i/>
              <w:iCs/>
            </w:rPr>
          </w:rPrChange>
        </w:rPr>
        <w:t xml:space="preserve">Goal: </w:t>
      </w:r>
      <w:r w:rsidR="00B51491" w:rsidRPr="007C437A">
        <w:rPr>
          <w:i/>
          <w:iCs/>
          <w:rPrChange w:id="3613" w:author="Arthur Parmentier" w:date="2020-06-07T15:27:00Z">
            <w:rPr>
              <w:i/>
              <w:iCs/>
            </w:rPr>
          </w:rPrChange>
        </w:rPr>
        <w:t>describe the concepts that SP deals with and propose a categorization of these concepts based on an interpretation of the mechanisms of SP</w:t>
      </w:r>
      <w:r w:rsidR="00C31E28" w:rsidRPr="007C437A">
        <w:rPr>
          <w:i/>
          <w:iCs/>
          <w:rPrChange w:id="3614" w:author="Arthur Parmentier" w:date="2020-06-07T15:27:00Z">
            <w:rPr>
              <w:i/>
              <w:iCs/>
            </w:rPr>
          </w:rPrChange>
        </w:rPr>
        <w:t xml:space="preserve"> (SP as a set of operations – transformations).</w:t>
      </w:r>
    </w:p>
    <w:p w:rsidR="00DE1655" w:rsidRPr="007C437A" w:rsidDel="007776CB" w:rsidRDefault="00D770BE" w:rsidP="00E6654A">
      <w:pPr>
        <w:pStyle w:val="Titre2"/>
        <w:rPr>
          <w:del w:id="3615" w:author="Arthur Parmentier" w:date="2020-05-14T13:31:00Z"/>
          <w:rPrChange w:id="3616" w:author="Arthur Parmentier" w:date="2020-06-07T15:27:00Z">
            <w:rPr>
              <w:del w:id="3617" w:author="Arthur Parmentier" w:date="2020-05-14T13:31:00Z"/>
            </w:rPr>
          </w:rPrChange>
        </w:rPr>
      </w:pPr>
      <w:bookmarkStart w:id="3618" w:name="_Toc40025935"/>
      <w:del w:id="3619" w:author="Arthur Parmentier" w:date="2020-05-14T13:31:00Z">
        <w:r w:rsidRPr="007C437A" w:rsidDel="007776CB">
          <w:rPr>
            <w:rPrChange w:id="3620" w:author="Arthur Parmentier" w:date="2020-06-07T15:27:00Z">
              <w:rPr/>
            </w:rPrChange>
          </w:rPr>
          <w:lastRenderedPageBreak/>
          <w:delText>Mechanism 1: t</w:delText>
        </w:r>
        <w:r w:rsidR="00273CAA" w:rsidRPr="007C437A" w:rsidDel="007776CB">
          <w:rPr>
            <w:rPrChange w:id="3621" w:author="Arthur Parmentier" w:date="2020-06-07T15:27:00Z">
              <w:rPr/>
            </w:rPrChange>
          </w:rPr>
          <w:delText>ransformations (</w:delText>
        </w:r>
        <w:r w:rsidR="00FA6678" w:rsidRPr="007C437A" w:rsidDel="007776CB">
          <w:rPr>
            <w:rPrChange w:id="3622" w:author="Arthur Parmentier" w:date="2020-06-07T15:27:00Z">
              <w:rPr/>
            </w:rPrChange>
          </w:rPr>
          <w:delText>projections?</w:delText>
        </w:r>
        <w:r w:rsidR="00273CAA" w:rsidRPr="007C437A" w:rsidDel="007776CB">
          <w:rPr>
            <w:rPrChange w:id="3623" w:author="Arthur Parmentier" w:date="2020-06-07T15:27:00Z">
              <w:rPr/>
            </w:rPrChange>
          </w:rPr>
          <w:delText>)</w:delText>
        </w:r>
        <w:r w:rsidR="009824AD" w:rsidRPr="007C437A" w:rsidDel="007776CB">
          <w:rPr>
            <w:rPrChange w:id="3624" w:author="Arthur Parmentier" w:date="2020-06-07T15:27:00Z">
              <w:rPr/>
            </w:rPrChange>
          </w:rPr>
          <w:delText xml:space="preserve"> of concepts onto the physical space of the body</w:delText>
        </w:r>
        <w:bookmarkEnd w:id="3618"/>
      </w:del>
    </w:p>
    <w:p w:rsidR="00616215" w:rsidRPr="007C437A" w:rsidDel="007776CB" w:rsidRDefault="00616215" w:rsidP="00E6654A">
      <w:pPr>
        <w:rPr>
          <w:del w:id="3625" w:author="Arthur Parmentier" w:date="2020-05-14T13:31:00Z"/>
          <w:rPrChange w:id="3626" w:author="Arthur Parmentier" w:date="2020-06-07T15:27:00Z">
            <w:rPr>
              <w:del w:id="3627" w:author="Arthur Parmentier" w:date="2020-05-14T13:31:00Z"/>
            </w:rPr>
          </w:rPrChange>
        </w:rPr>
      </w:pPr>
      <w:del w:id="3628" w:author="Arthur Parmentier" w:date="2020-05-14T13:31:00Z">
        <w:r w:rsidRPr="007C437A" w:rsidDel="007776CB">
          <w:rPr>
            <w:rPrChange w:id="3629" w:author="Arthur Parmentier" w:date="2020-06-07T15:27:00Z">
              <w:rPr/>
            </w:rPrChange>
          </w:rPr>
          <w:delText xml:space="preserve">Key idea: forming a sign/gestural language means creating a mapping between concepts </w:delText>
        </w:r>
        <w:r w:rsidR="00FA6678" w:rsidRPr="007C437A" w:rsidDel="007776CB">
          <w:rPr>
            <w:rPrChange w:id="3630" w:author="Arthur Parmentier" w:date="2020-06-07T15:27:00Z">
              <w:rPr/>
            </w:rPrChange>
          </w:rPr>
          <w:delText xml:space="preserve">from different sources (fields?) </w:delText>
        </w:r>
        <w:r w:rsidRPr="007C437A" w:rsidDel="007776CB">
          <w:rPr>
            <w:rPrChange w:id="3631" w:author="Arthur Parmentier" w:date="2020-06-07T15:27:00Z">
              <w:rPr/>
            </w:rPrChange>
          </w:rPr>
          <w:delText>and the physical space of the human person who signs. How is this done in SP?</w:delText>
        </w:r>
      </w:del>
    </w:p>
    <w:p w:rsidR="00AD2F7B" w:rsidRPr="007C437A" w:rsidDel="007776CB" w:rsidRDefault="00DB4763" w:rsidP="00E6654A">
      <w:pPr>
        <w:rPr>
          <w:del w:id="3632" w:author="Arthur Parmentier" w:date="2020-05-14T13:31:00Z"/>
          <w:rPrChange w:id="3633" w:author="Arthur Parmentier" w:date="2020-06-07T15:27:00Z">
            <w:rPr>
              <w:del w:id="3634" w:author="Arthur Parmentier" w:date="2020-05-14T13:31:00Z"/>
            </w:rPr>
          </w:rPrChange>
        </w:rPr>
      </w:pPr>
      <w:del w:id="3635" w:author="Arthur Parmentier" w:date="2020-05-14T13:31:00Z">
        <w:r w:rsidRPr="007C437A" w:rsidDel="007776CB">
          <w:rPr>
            <w:rPrChange w:id="3636" w:author="Arthur Parmentier" w:date="2020-06-07T15:27:00Z">
              <w:rPr/>
            </w:rPrChange>
          </w:rPr>
          <w:delText xml:space="preserve">OVERALL TRANSFORMATION SCHEME </w:delText>
        </w:r>
        <w:r w:rsidR="00AD2F7B" w:rsidRPr="007C437A" w:rsidDel="007776CB">
          <w:rPr>
            <w:rPrChange w:id="3637" w:author="Arthur Parmentier" w:date="2020-06-07T15:27:00Z">
              <w:rPr/>
            </w:rPrChange>
          </w:rPr>
          <w:delText xml:space="preserve">(illustrate the scheme of the </w:delText>
        </w:r>
        <w:r w:rsidR="005E605C" w:rsidRPr="007C437A" w:rsidDel="007776CB">
          <w:rPr>
            <w:rPrChange w:id="3638" w:author="Arthur Parmentier" w:date="2020-06-07T15:27:00Z">
              <w:rPr/>
            </w:rPrChange>
          </w:rPr>
          <w:delText>transformation</w:delText>
        </w:r>
        <w:r w:rsidR="00AD2F7B" w:rsidRPr="007C437A" w:rsidDel="007776CB">
          <w:rPr>
            <w:rPrChange w:id="3639" w:author="Arthur Parmentier" w:date="2020-06-07T15:27:00Z">
              <w:rPr/>
            </w:rPrChange>
          </w:rPr>
          <w:delText xml:space="preserve"> process</w:delText>
        </w:r>
        <w:r w:rsidR="00F76CA7" w:rsidRPr="007C437A" w:rsidDel="007776CB">
          <w:rPr>
            <w:rPrChange w:id="3640" w:author="Arthur Parmentier" w:date="2020-06-07T15:27:00Z">
              <w:rPr/>
            </w:rPrChange>
          </w:rPr>
          <w:delText>: source concepts to signs that represents them, gestures that evoke them…</w:delText>
        </w:r>
        <w:r w:rsidR="00AD2F7B" w:rsidRPr="007C437A" w:rsidDel="007776CB">
          <w:rPr>
            <w:rPrChange w:id="3641" w:author="Arthur Parmentier" w:date="2020-06-07T15:27:00Z">
              <w:rPr/>
            </w:rPrChange>
          </w:rPr>
          <w:delText>)</w:delText>
        </w:r>
      </w:del>
    </w:p>
    <w:p w:rsidR="00DE1B67" w:rsidRPr="007C437A" w:rsidDel="007776CB" w:rsidRDefault="00DB4763" w:rsidP="00061E60">
      <w:pPr>
        <w:pStyle w:val="Titre3"/>
        <w:rPr>
          <w:del w:id="3642" w:author="Arthur Parmentier" w:date="2020-05-14T13:31:00Z"/>
          <w:rPrChange w:id="3643" w:author="Arthur Parmentier" w:date="2020-06-07T15:27:00Z">
            <w:rPr>
              <w:del w:id="3644" w:author="Arthur Parmentier" w:date="2020-05-14T13:31:00Z"/>
            </w:rPr>
          </w:rPrChange>
        </w:rPr>
      </w:pPr>
      <w:del w:id="3645" w:author="Arthur Parmentier" w:date="2020-05-14T13:31:00Z">
        <w:r w:rsidRPr="007C437A" w:rsidDel="007776CB">
          <w:rPr>
            <w:rPrChange w:id="3646" w:author="Arthur Parmentier" w:date="2020-06-07T15:27:00Z">
              <w:rPr/>
            </w:rPrChange>
          </w:rPr>
          <w:delText>Input space</w:delText>
        </w:r>
      </w:del>
    </w:p>
    <w:p w:rsidR="00DE1B67" w:rsidRPr="007C437A" w:rsidDel="007776CB" w:rsidRDefault="00AD2F7B" w:rsidP="00E6654A">
      <w:pPr>
        <w:rPr>
          <w:del w:id="3647" w:author="Arthur Parmentier" w:date="2020-05-14T13:31:00Z"/>
          <w:rPrChange w:id="3648" w:author="Arthur Parmentier" w:date="2020-06-07T15:27:00Z">
            <w:rPr>
              <w:del w:id="3649" w:author="Arthur Parmentier" w:date="2020-05-14T13:31:00Z"/>
            </w:rPr>
          </w:rPrChange>
        </w:rPr>
      </w:pPr>
      <w:del w:id="3650" w:author="Arthur Parmentier" w:date="2020-05-14T13:31:00Z">
        <w:r w:rsidRPr="007C437A" w:rsidDel="007776CB">
          <w:rPr>
            <w:rPrChange w:id="3651" w:author="Arthur Parmentier" w:date="2020-06-07T15:27:00Z">
              <w:rPr/>
            </w:rPrChange>
          </w:rPr>
          <w:delText xml:space="preserve">We can identify several </w:delText>
        </w:r>
        <w:r w:rsidR="00900C8A" w:rsidRPr="007C437A" w:rsidDel="007776CB">
          <w:rPr>
            <w:rPrChange w:id="3652" w:author="Arthur Parmentier" w:date="2020-06-07T15:27:00Z">
              <w:rPr/>
            </w:rPrChange>
          </w:rPr>
          <w:delText xml:space="preserve">repertoires </w:delText>
        </w:r>
        <w:r w:rsidR="00575AED" w:rsidRPr="007C437A" w:rsidDel="007776CB">
          <w:rPr>
            <w:rPrChange w:id="3653" w:author="Arthur Parmentier" w:date="2020-06-07T15:27:00Z">
              <w:rPr/>
            </w:rPrChange>
          </w:rPr>
          <w:delText xml:space="preserve">(sources) </w:delText>
        </w:r>
        <w:r w:rsidR="00F76CA7" w:rsidRPr="007C437A" w:rsidDel="007776CB">
          <w:rPr>
            <w:rPrChange w:id="3654" w:author="Arthur Parmentier" w:date="2020-06-07T15:27:00Z">
              <w:rPr/>
            </w:rPrChange>
          </w:rPr>
          <w:delText xml:space="preserve">of concepts </w:delText>
        </w:r>
        <w:r w:rsidR="005639BB" w:rsidRPr="007C437A" w:rsidDel="007776CB">
          <w:rPr>
            <w:rPrChange w:id="3655" w:author="Arthur Parmentier" w:date="2020-06-07T15:27:00Z">
              <w:rPr/>
            </w:rPrChange>
          </w:rPr>
          <w:delText>in the input space of</w:delText>
        </w:r>
        <w:r w:rsidR="00F76CA7" w:rsidRPr="007C437A" w:rsidDel="007776CB">
          <w:rPr>
            <w:rPrChange w:id="3656" w:author="Arthur Parmentier" w:date="2020-06-07T15:27:00Z">
              <w:rPr/>
            </w:rPrChange>
          </w:rPr>
          <w:delText xml:space="preserve"> this transformation scheme</w:delText>
        </w:r>
      </w:del>
    </w:p>
    <w:p w:rsidR="005A3CBF" w:rsidRPr="007C437A" w:rsidDel="007776CB" w:rsidRDefault="005A3CBF" w:rsidP="00E6654A">
      <w:pPr>
        <w:pStyle w:val="Titre4"/>
        <w:rPr>
          <w:del w:id="3657" w:author="Arthur Parmentier" w:date="2020-05-14T13:31:00Z"/>
          <w:rPrChange w:id="3658" w:author="Arthur Parmentier" w:date="2020-06-07T15:27:00Z">
            <w:rPr>
              <w:del w:id="3659" w:author="Arthur Parmentier" w:date="2020-05-14T13:31:00Z"/>
            </w:rPr>
          </w:rPrChange>
        </w:rPr>
      </w:pPr>
      <w:del w:id="3660" w:author="Arthur Parmentier" w:date="2020-05-14T13:31:00Z">
        <w:r w:rsidRPr="007C437A" w:rsidDel="007776CB">
          <w:rPr>
            <w:rPrChange w:id="3661" w:author="Arthur Parmentier" w:date="2020-06-07T15:27:00Z">
              <w:rPr/>
            </w:rPrChange>
          </w:rPr>
          <w:delText>Concepts from artistic disciplines</w:delText>
        </w:r>
      </w:del>
    </w:p>
    <w:p w:rsidR="005A3CBF" w:rsidRPr="007C437A" w:rsidDel="007776CB" w:rsidRDefault="005A3CBF" w:rsidP="00E6654A">
      <w:pPr>
        <w:rPr>
          <w:del w:id="3662" w:author="Arthur Parmentier" w:date="2020-05-14T13:31:00Z"/>
          <w:rPrChange w:id="3663" w:author="Arthur Parmentier" w:date="2020-06-07T15:27:00Z">
            <w:rPr>
              <w:del w:id="3664" w:author="Arthur Parmentier" w:date="2020-05-14T13:31:00Z"/>
            </w:rPr>
          </w:rPrChange>
        </w:rPr>
      </w:pPr>
      <w:del w:id="3665" w:author="Arthur Parmentier" w:date="2020-05-14T13:31:00Z">
        <w:r w:rsidRPr="007C437A" w:rsidDel="007776CB">
          <w:rPr>
            <w:rPrChange w:id="3666" w:author="Arthur Parmentier" w:date="2020-06-07T15:27:00Z">
              <w:rPr/>
            </w:rPrChange>
          </w:rPr>
          <w:delText>Long Tone, minimalism…</w:delText>
        </w:r>
      </w:del>
    </w:p>
    <w:p w:rsidR="0049358D" w:rsidRPr="007C437A" w:rsidDel="007776CB" w:rsidRDefault="005A3CBF" w:rsidP="00E6654A">
      <w:pPr>
        <w:pStyle w:val="Titre4"/>
        <w:rPr>
          <w:del w:id="3667" w:author="Arthur Parmentier" w:date="2020-05-14T13:31:00Z"/>
          <w:rPrChange w:id="3668" w:author="Arthur Parmentier" w:date="2020-06-07T15:27:00Z">
            <w:rPr>
              <w:del w:id="3669" w:author="Arthur Parmentier" w:date="2020-05-14T13:31:00Z"/>
            </w:rPr>
          </w:rPrChange>
        </w:rPr>
      </w:pPr>
      <w:del w:id="3670" w:author="Arthur Parmentier" w:date="2020-05-14T13:31:00Z">
        <w:r w:rsidRPr="007C437A" w:rsidDel="007776CB">
          <w:rPr>
            <w:rPrChange w:id="3671" w:author="Arthur Parmentier" w:date="2020-06-07T15:27:00Z">
              <w:rPr/>
            </w:rPrChange>
          </w:rPr>
          <w:delText xml:space="preserve">Concepts from </w:delText>
        </w:r>
        <w:r w:rsidR="0049358D" w:rsidRPr="007C437A" w:rsidDel="007776CB">
          <w:rPr>
            <w:rPrChange w:id="3672" w:author="Arthur Parmentier" w:date="2020-06-07T15:27:00Z">
              <w:rPr/>
            </w:rPrChange>
          </w:rPr>
          <w:delText>oral languages</w:delText>
        </w:r>
      </w:del>
    </w:p>
    <w:p w:rsidR="0049358D" w:rsidRPr="007C437A" w:rsidDel="007776CB" w:rsidRDefault="0049358D" w:rsidP="00E6654A">
      <w:pPr>
        <w:rPr>
          <w:del w:id="3673" w:author="Arthur Parmentier" w:date="2020-05-14T13:31:00Z"/>
          <w:rPrChange w:id="3674" w:author="Arthur Parmentier" w:date="2020-06-07T15:27:00Z">
            <w:rPr>
              <w:del w:id="3675" w:author="Arthur Parmentier" w:date="2020-05-14T13:31:00Z"/>
            </w:rPr>
          </w:rPrChange>
        </w:rPr>
      </w:pPr>
      <w:del w:id="3676" w:author="Arthur Parmentier" w:date="2020-05-14T13:31:00Z">
        <w:r w:rsidRPr="007C437A" w:rsidDel="007776CB">
          <w:rPr>
            <w:rPrChange w:id="3677" w:author="Arthur Parmentier" w:date="2020-06-07T15:27:00Z">
              <w:rPr/>
            </w:rPrChange>
          </w:rPr>
          <w:delText>Logic</w:delText>
        </w:r>
        <w:r w:rsidR="0067424B" w:rsidRPr="007C437A" w:rsidDel="007776CB">
          <w:rPr>
            <w:rPrChange w:id="3678" w:author="Arthur Parmentier" w:date="2020-06-07T15:27:00Z">
              <w:rPr/>
            </w:rPrChange>
          </w:rPr>
          <w:delText>al elements</w:delText>
        </w:r>
      </w:del>
    </w:p>
    <w:p w:rsidR="008833B3" w:rsidRPr="007C437A" w:rsidDel="007776CB" w:rsidRDefault="0067424B" w:rsidP="00E6654A">
      <w:pPr>
        <w:pStyle w:val="Titre4"/>
        <w:rPr>
          <w:del w:id="3679" w:author="Arthur Parmentier" w:date="2020-05-14T13:31:00Z"/>
          <w:rPrChange w:id="3680" w:author="Arthur Parmentier" w:date="2020-06-07T15:27:00Z">
            <w:rPr>
              <w:del w:id="3681" w:author="Arthur Parmentier" w:date="2020-05-14T13:31:00Z"/>
            </w:rPr>
          </w:rPrChange>
        </w:rPr>
      </w:pPr>
      <w:del w:id="3682" w:author="Arthur Parmentier" w:date="2020-05-14T13:31:00Z">
        <w:r w:rsidRPr="007C437A" w:rsidDel="007776CB">
          <w:rPr>
            <w:rPrChange w:id="3683" w:author="Arthur Parmentier" w:date="2020-06-07T15:27:00Z">
              <w:rPr/>
            </w:rPrChange>
          </w:rPr>
          <w:delText>“High/low”</w:delText>
        </w:r>
        <w:r w:rsidR="005A3CBF" w:rsidRPr="007C437A" w:rsidDel="007776CB">
          <w:rPr>
            <w:rPrChange w:id="3684" w:author="Arthur Parmentier" w:date="2020-06-07T15:27:00Z">
              <w:rPr/>
            </w:rPrChange>
          </w:rPr>
          <w:delText xml:space="preserve"> </w:delText>
        </w:r>
        <w:r w:rsidRPr="007C437A" w:rsidDel="007776CB">
          <w:rPr>
            <w:rPrChange w:id="3685" w:author="Arthur Parmentier" w:date="2020-06-07T15:27:00Z">
              <w:rPr/>
            </w:rPrChange>
          </w:rPr>
          <w:delText>cultural representations of quiet/loud (volume), slow/fast (tempo), pitch…</w:delText>
        </w:r>
      </w:del>
    </w:p>
    <w:p w:rsidR="0067424B" w:rsidRPr="007C437A" w:rsidDel="007776CB" w:rsidRDefault="0067424B" w:rsidP="00E6654A">
      <w:pPr>
        <w:rPr>
          <w:del w:id="3686" w:author="Arthur Parmentier" w:date="2020-05-14T13:31:00Z"/>
          <w:rPrChange w:id="3687" w:author="Arthur Parmentier" w:date="2020-06-07T15:27:00Z">
            <w:rPr>
              <w:del w:id="3688" w:author="Arthur Parmentier" w:date="2020-05-14T13:31:00Z"/>
            </w:rPr>
          </w:rPrChange>
        </w:rPr>
      </w:pPr>
      <w:del w:id="3689" w:author="Arthur Parmentier" w:date="2020-05-14T13:31:00Z">
        <w:r w:rsidRPr="007C437A" w:rsidDel="007776CB">
          <w:rPr>
            <w:rPrChange w:id="3690" w:author="Arthur Parmentier" w:date="2020-06-07T15:27:00Z">
              <w:rPr/>
            </w:rPrChange>
          </w:rPr>
          <w:delText>Even though the concepts of volume, tempo or pitch may be universal, their mapping onto a low/high axis is defined culturally in modern societies.</w:delText>
        </w:r>
      </w:del>
    </w:p>
    <w:p w:rsidR="008833B3" w:rsidRPr="007C437A" w:rsidDel="007776CB" w:rsidRDefault="008833B3" w:rsidP="00E6654A">
      <w:pPr>
        <w:pStyle w:val="Titre4"/>
        <w:rPr>
          <w:del w:id="3691" w:author="Arthur Parmentier" w:date="2020-05-14T13:31:00Z"/>
          <w:rPrChange w:id="3692" w:author="Arthur Parmentier" w:date="2020-06-07T15:27:00Z">
            <w:rPr>
              <w:del w:id="3693" w:author="Arthur Parmentier" w:date="2020-05-14T13:31:00Z"/>
            </w:rPr>
          </w:rPrChange>
        </w:rPr>
      </w:pPr>
      <w:del w:id="3694" w:author="Arthur Parmentier" w:date="2020-05-14T13:31:00Z">
        <w:r w:rsidRPr="007C437A" w:rsidDel="007776CB">
          <w:rPr>
            <w:rPrChange w:id="3695" w:author="Arthur Parmentier" w:date="2020-06-07T15:27:00Z">
              <w:rPr/>
            </w:rPrChange>
          </w:rPr>
          <w:delText>…</w:delText>
        </w:r>
      </w:del>
    </w:p>
    <w:p w:rsidR="008833B3" w:rsidRPr="007C437A" w:rsidDel="007776CB" w:rsidRDefault="008833B3" w:rsidP="00061E60">
      <w:pPr>
        <w:pStyle w:val="Titre3"/>
        <w:rPr>
          <w:del w:id="3696" w:author="Arthur Parmentier" w:date="2020-05-14T13:31:00Z"/>
          <w:rPrChange w:id="3697" w:author="Arthur Parmentier" w:date="2020-06-07T15:27:00Z">
            <w:rPr>
              <w:del w:id="3698" w:author="Arthur Parmentier" w:date="2020-05-14T13:31:00Z"/>
            </w:rPr>
          </w:rPrChange>
        </w:rPr>
      </w:pPr>
      <w:del w:id="3699" w:author="Arthur Parmentier" w:date="2020-05-14T13:31:00Z">
        <w:r w:rsidRPr="007C437A" w:rsidDel="007776CB">
          <w:rPr>
            <w:rPrChange w:id="3700" w:author="Arthur Parmentier" w:date="2020-06-07T15:27:00Z">
              <w:rPr/>
            </w:rPrChange>
          </w:rPr>
          <w:delText>Transformations</w:delText>
        </w:r>
        <w:r w:rsidR="006223A9" w:rsidRPr="007C437A" w:rsidDel="007776CB">
          <w:rPr>
            <w:rPrChange w:id="3701" w:author="Arthur Parmentier" w:date="2020-06-07T15:27:00Z">
              <w:rPr/>
            </w:rPrChange>
          </w:rPr>
          <w:delText xml:space="preserve"> and output spaces</w:delText>
        </w:r>
      </w:del>
    </w:p>
    <w:p w:rsidR="008833B3" w:rsidRPr="007C437A" w:rsidDel="007776CB" w:rsidRDefault="008833B3" w:rsidP="00E6654A">
      <w:pPr>
        <w:pStyle w:val="Titre4"/>
        <w:rPr>
          <w:del w:id="3702" w:author="Arthur Parmentier" w:date="2020-05-14T13:31:00Z"/>
          <w:rPrChange w:id="3703" w:author="Arthur Parmentier" w:date="2020-06-07T15:27:00Z">
            <w:rPr>
              <w:del w:id="3704" w:author="Arthur Parmentier" w:date="2020-05-14T13:31:00Z"/>
            </w:rPr>
          </w:rPrChange>
        </w:rPr>
      </w:pPr>
      <w:del w:id="3705" w:author="Arthur Parmentier" w:date="2020-05-14T13:31:00Z">
        <w:r w:rsidRPr="007C437A" w:rsidDel="007776CB">
          <w:rPr>
            <w:rPrChange w:id="3706" w:author="Arthur Parmentier" w:date="2020-06-07T15:27:00Z">
              <w:rPr/>
            </w:rPrChange>
          </w:rPr>
          <w:delText>Creation of a sign</w:delText>
        </w:r>
      </w:del>
    </w:p>
    <w:p w:rsidR="008833B3" w:rsidRPr="007C437A" w:rsidDel="007776CB" w:rsidRDefault="008833B3" w:rsidP="00E6654A">
      <w:pPr>
        <w:rPr>
          <w:del w:id="3707" w:author="Arthur Parmentier" w:date="2020-05-14T13:31:00Z"/>
          <w:rPrChange w:id="3708" w:author="Arthur Parmentier" w:date="2020-06-07T15:27:00Z">
            <w:rPr>
              <w:del w:id="3709" w:author="Arthur Parmentier" w:date="2020-05-14T13:31:00Z"/>
            </w:rPr>
          </w:rPrChange>
        </w:rPr>
      </w:pPr>
      <w:del w:id="3710" w:author="Arthur Parmentier" w:date="2020-05-14T13:31:00Z">
        <w:r w:rsidRPr="007C437A" w:rsidDel="007776CB">
          <w:rPr>
            <w:rPrChange w:id="3711" w:author="Arthur Parmentier" w:date="2020-06-07T15:27:00Z">
              <w:rPr/>
            </w:rPrChange>
          </w:rPr>
          <w:delText>… Describe here more about the process of creating a sign (examples, general rules…)</w:delText>
        </w:r>
      </w:del>
    </w:p>
    <w:p w:rsidR="008833B3" w:rsidRPr="007C437A" w:rsidDel="007776CB" w:rsidRDefault="008833B3" w:rsidP="00E6654A">
      <w:pPr>
        <w:pStyle w:val="Titre4"/>
        <w:rPr>
          <w:del w:id="3712" w:author="Arthur Parmentier" w:date="2020-05-14T13:31:00Z"/>
          <w:rPrChange w:id="3713" w:author="Arthur Parmentier" w:date="2020-06-07T15:27:00Z">
            <w:rPr>
              <w:del w:id="3714" w:author="Arthur Parmentier" w:date="2020-05-14T13:31:00Z"/>
            </w:rPr>
          </w:rPrChange>
        </w:rPr>
      </w:pPr>
      <w:del w:id="3715" w:author="Arthur Parmentier" w:date="2020-05-14T13:31:00Z">
        <w:r w:rsidRPr="007C437A" w:rsidDel="007776CB">
          <w:rPr>
            <w:rPrChange w:id="3716" w:author="Arthur Parmentier" w:date="2020-06-07T15:27:00Z">
              <w:rPr/>
            </w:rPrChange>
          </w:rPr>
          <w:delText>Creation of a potentiometer</w:delText>
        </w:r>
      </w:del>
    </w:p>
    <w:p w:rsidR="002A0CF5" w:rsidRPr="007C437A" w:rsidDel="007776CB" w:rsidRDefault="002A0CF5" w:rsidP="00E6654A">
      <w:pPr>
        <w:rPr>
          <w:del w:id="3717" w:author="Arthur Parmentier" w:date="2020-05-14T13:31:00Z"/>
          <w:rPrChange w:id="3718" w:author="Arthur Parmentier" w:date="2020-06-07T15:27:00Z">
            <w:rPr>
              <w:del w:id="3719" w:author="Arthur Parmentier" w:date="2020-05-14T13:31:00Z"/>
            </w:rPr>
          </w:rPrChange>
        </w:rPr>
      </w:pPr>
      <w:del w:id="3720" w:author="Arthur Parmentier" w:date="2020-05-14T13:31:00Z">
        <w:r w:rsidRPr="007C437A" w:rsidDel="007776CB">
          <w:rPr>
            <w:rPrChange w:id="3721" w:author="Arthur Parmentier" w:date="2020-06-07T15:27:00Z">
              <w:rPr/>
            </w:rPrChange>
          </w:rPr>
          <w:delText>Volume, tempo…</w:delText>
        </w:r>
      </w:del>
    </w:p>
    <w:p w:rsidR="00B5754F" w:rsidRPr="007C437A" w:rsidDel="007776CB" w:rsidRDefault="00B5754F" w:rsidP="00E6654A">
      <w:pPr>
        <w:pStyle w:val="Titre4"/>
        <w:rPr>
          <w:del w:id="3722" w:author="Arthur Parmentier" w:date="2020-05-14T13:31:00Z"/>
          <w:rPrChange w:id="3723" w:author="Arthur Parmentier" w:date="2020-06-07T15:27:00Z">
            <w:rPr>
              <w:del w:id="3724" w:author="Arthur Parmentier" w:date="2020-05-14T13:31:00Z"/>
            </w:rPr>
          </w:rPrChange>
        </w:rPr>
      </w:pPr>
      <w:del w:id="3725" w:author="Arthur Parmentier" w:date="2020-05-14T13:31:00Z">
        <w:r w:rsidRPr="007C437A" w:rsidDel="007776CB">
          <w:rPr>
            <w:rPrChange w:id="3726" w:author="Arthur Parmentier" w:date="2020-06-07T15:27:00Z">
              <w:rPr/>
            </w:rPrChange>
          </w:rPr>
          <w:delText>Creation of a “pointer” (as identifier)</w:delText>
        </w:r>
      </w:del>
    </w:p>
    <w:p w:rsidR="007A5BBA" w:rsidRPr="007C437A" w:rsidDel="007776CB" w:rsidRDefault="007A5BBA" w:rsidP="00E6654A">
      <w:pPr>
        <w:rPr>
          <w:del w:id="3727" w:author="Arthur Parmentier" w:date="2020-05-14T13:31:00Z"/>
          <w:rPrChange w:id="3728" w:author="Arthur Parmentier" w:date="2020-06-07T15:27:00Z">
            <w:rPr>
              <w:del w:id="3729" w:author="Arthur Parmentier" w:date="2020-05-14T13:31:00Z"/>
            </w:rPr>
          </w:rPrChange>
        </w:rPr>
      </w:pPr>
      <w:del w:id="3730" w:author="Arthur Parmentier" w:date="2020-05-14T13:31:00Z">
        <w:r w:rsidRPr="007C437A" w:rsidDel="007776CB">
          <w:rPr>
            <w:rPrChange w:id="3731" w:author="Arthur Parmentier" w:date="2020-06-07T15:27:00Z">
              <w:rPr/>
            </w:rPrChange>
          </w:rPr>
          <w:delText>PTP, scanning</w:delText>
        </w:r>
      </w:del>
    </w:p>
    <w:p w:rsidR="000E4DCD" w:rsidRPr="007C437A" w:rsidDel="007776CB" w:rsidRDefault="000E4DCD" w:rsidP="00E6654A">
      <w:pPr>
        <w:pStyle w:val="Titre4"/>
        <w:rPr>
          <w:del w:id="3732" w:author="Arthur Parmentier" w:date="2020-05-14T13:31:00Z"/>
          <w:rPrChange w:id="3733" w:author="Arthur Parmentier" w:date="2020-06-07T15:27:00Z">
            <w:rPr>
              <w:del w:id="3734" w:author="Arthur Parmentier" w:date="2020-05-14T13:31:00Z"/>
            </w:rPr>
          </w:rPrChange>
        </w:rPr>
      </w:pPr>
      <w:del w:id="3735" w:author="Arthur Parmentier" w:date="2020-05-14T13:31:00Z">
        <w:r w:rsidRPr="007C437A" w:rsidDel="007776CB">
          <w:rPr>
            <w:rPrChange w:id="3736" w:author="Arthur Parmentier" w:date="2020-06-07T15:27:00Z">
              <w:rPr/>
            </w:rPrChange>
          </w:rPr>
          <w:delText xml:space="preserve">Creation of </w:delText>
        </w:r>
        <w:r w:rsidR="00B07984" w:rsidRPr="007C437A" w:rsidDel="007776CB">
          <w:rPr>
            <w:rPrChange w:id="3737" w:author="Arthur Parmentier" w:date="2020-06-07T15:27:00Z">
              <w:rPr/>
            </w:rPrChange>
          </w:rPr>
          <w:delText xml:space="preserve">a </w:delText>
        </w:r>
        <w:r w:rsidRPr="007C437A" w:rsidDel="007776CB">
          <w:rPr>
            <w:rPrChange w:id="3738" w:author="Arthur Parmentier" w:date="2020-06-07T15:27:00Z">
              <w:rPr/>
            </w:rPrChange>
          </w:rPr>
          <w:delText>gesture (!= sign,</w:delText>
        </w:r>
        <w:r w:rsidR="00A37827" w:rsidRPr="007C437A" w:rsidDel="007776CB">
          <w:rPr>
            <w:rPrChange w:id="3739" w:author="Arthur Parmentier" w:date="2020-06-07T15:27:00Z">
              <w:rPr/>
            </w:rPrChange>
          </w:rPr>
          <w:delText xml:space="preserve"> ==</w:delText>
        </w:r>
        <w:r w:rsidRPr="007C437A" w:rsidDel="007776CB">
          <w:rPr>
            <w:rPrChange w:id="3740" w:author="Arthur Parmentier" w:date="2020-06-07T15:27:00Z">
              <w:rPr/>
            </w:rPrChange>
          </w:rPr>
          <w:delText xml:space="preserve"> mere evocations of ideas through cultural representation)</w:delText>
        </w:r>
      </w:del>
    </w:p>
    <w:p w:rsidR="000E48D1" w:rsidRPr="007C437A" w:rsidRDefault="000E48D1" w:rsidP="00E6654A">
      <w:pPr>
        <w:rPr>
          <w:rPrChange w:id="3741" w:author="Arthur Parmentier" w:date="2020-06-07T15:27:00Z">
            <w:rPr/>
          </w:rPrChange>
        </w:rPr>
      </w:pPr>
      <w:del w:id="3742" w:author="Arthur Parmentier" w:date="2020-05-14T13:31:00Z">
        <w:r w:rsidRPr="007C437A" w:rsidDel="007776CB">
          <w:rPr>
            <w:rPrChange w:id="3743" w:author="Arthur Parmentier" w:date="2020-06-07T15:27:00Z">
              <w:rPr/>
            </w:rPrChange>
          </w:rPr>
          <w:delText>Shapeline example is the most relevant one.</w:delText>
        </w:r>
        <w:r w:rsidR="005E047F" w:rsidRPr="007C437A" w:rsidDel="007776CB">
          <w:rPr>
            <w:rPrChange w:id="3744" w:author="Arthur Parmentier" w:date="2020-06-07T15:27:00Z">
              <w:rPr/>
            </w:rPrChange>
          </w:rPr>
          <w:delText xml:space="preserve">  =&gt; using suggestive gestures that are interpreted by performers thanks to their cultural equipment/knowledge.</w:delText>
        </w:r>
      </w:del>
    </w:p>
    <w:p w:rsidR="00DE3F01" w:rsidRPr="007C437A" w:rsidRDefault="005E6896" w:rsidP="00E6654A">
      <w:pPr>
        <w:pStyle w:val="Titre2"/>
        <w:rPr>
          <w:ins w:id="3745" w:author="Arthur Parmentier" w:date="2020-06-05T16:28:00Z"/>
          <w:rPrChange w:id="3746" w:author="Arthur Parmentier" w:date="2020-06-07T15:27:00Z">
            <w:rPr>
              <w:ins w:id="3747" w:author="Arthur Parmentier" w:date="2020-06-05T16:28:00Z"/>
            </w:rPr>
          </w:rPrChange>
        </w:rPr>
      </w:pPr>
      <w:bookmarkStart w:id="3748" w:name="_Toc40025938"/>
      <w:bookmarkStart w:id="3749" w:name="_Toc42259082"/>
      <w:ins w:id="3750" w:author="Arthur Parmentier" w:date="2020-06-06T20:39:00Z">
        <w:r w:rsidRPr="007C437A">
          <w:rPr>
            <w:rPrChange w:id="3751" w:author="Arthur Parmentier" w:date="2020-06-07T15:27:00Z">
              <w:rPr/>
            </w:rPrChange>
          </w:rPr>
          <w:t>High level structures in the language: the SP grammar</w:t>
        </w:r>
      </w:ins>
      <w:del w:id="3752" w:author="Arthur Parmentier" w:date="2020-06-06T20:39:00Z">
        <w:r w:rsidR="00BE04C2" w:rsidRPr="007C437A" w:rsidDel="005E6896">
          <w:rPr>
            <w:rPrChange w:id="3753" w:author="Arthur Parmentier" w:date="2020-06-07T15:27:00Z">
              <w:rPr/>
            </w:rPrChange>
          </w:rPr>
          <w:delText>Structur</w:delText>
        </w:r>
      </w:del>
      <w:del w:id="3754" w:author="Arthur Parmentier" w:date="2020-06-06T20:38:00Z">
        <w:r w:rsidR="00C16C06" w:rsidRPr="007C437A" w:rsidDel="00397A02">
          <w:rPr>
            <w:rPrChange w:id="3755" w:author="Arthur Parmentier" w:date="2020-06-07T15:27:00Z">
              <w:rPr/>
            </w:rPrChange>
          </w:rPr>
          <w:delText>al</w:delText>
        </w:r>
      </w:del>
      <w:del w:id="3756" w:author="Arthur Parmentier" w:date="2020-06-06T20:39:00Z">
        <w:r w:rsidR="00C16C06" w:rsidRPr="007C437A" w:rsidDel="005E6896">
          <w:rPr>
            <w:rPrChange w:id="3757" w:author="Arthur Parmentier" w:date="2020-06-07T15:27:00Z">
              <w:rPr/>
            </w:rPrChange>
          </w:rPr>
          <w:delText xml:space="preserve"> concepts</w:delText>
        </w:r>
      </w:del>
      <w:del w:id="3758" w:author="Arthur Parmentier" w:date="2020-06-06T20:38:00Z">
        <w:r w:rsidR="00C16C06" w:rsidRPr="007C437A" w:rsidDel="00397A02">
          <w:rPr>
            <w:rPrChange w:id="3759" w:author="Arthur Parmentier" w:date="2020-06-07T15:27:00Z">
              <w:rPr/>
            </w:rPrChange>
          </w:rPr>
          <w:delText xml:space="preserve"> (the grammar</w:delText>
        </w:r>
        <w:r w:rsidR="00915B3A" w:rsidRPr="007C437A" w:rsidDel="00397A02">
          <w:rPr>
            <w:rPrChange w:id="3760" w:author="Arthur Parmentier" w:date="2020-06-07T15:27:00Z">
              <w:rPr/>
            </w:rPrChange>
          </w:rPr>
          <w:delText xml:space="preserve"> of the language</w:delText>
        </w:r>
      </w:del>
      <w:del w:id="3761" w:author="Arthur Parmentier" w:date="2020-06-05T16:27:00Z">
        <w:r w:rsidR="00FC7B7A" w:rsidRPr="007C437A" w:rsidDel="00E814B3">
          <w:rPr>
            <w:rPrChange w:id="3762" w:author="Arthur Parmentier" w:date="2020-06-07T15:27:00Z">
              <w:rPr/>
            </w:rPrChange>
          </w:rPr>
          <w:delText>, that results in its language</w:delText>
        </w:r>
        <w:r w:rsidR="00C16C06" w:rsidRPr="007C437A" w:rsidDel="00E814B3">
          <w:rPr>
            <w:rPrChange w:id="3763" w:author="Arthur Parmentier" w:date="2020-06-07T15:27:00Z">
              <w:rPr/>
            </w:rPrChange>
          </w:rPr>
          <w:delText>)</w:delText>
        </w:r>
      </w:del>
      <w:bookmarkEnd w:id="3748"/>
      <w:bookmarkEnd w:id="3749"/>
    </w:p>
    <w:p w:rsidR="00E814B3" w:rsidRPr="007C437A" w:rsidRDefault="00E814B3" w:rsidP="00E814B3">
      <w:pPr>
        <w:rPr>
          <w:ins w:id="3764" w:author="Arthur Parmentier" w:date="2020-06-05T16:28:00Z"/>
          <w:rPrChange w:id="3765" w:author="Arthur Parmentier" w:date="2020-06-07T15:27:00Z">
            <w:rPr>
              <w:ins w:id="3766" w:author="Arthur Parmentier" w:date="2020-06-05T16:28:00Z"/>
            </w:rPr>
          </w:rPrChange>
        </w:rPr>
      </w:pPr>
      <w:ins w:id="3767" w:author="Arthur Parmentier" w:date="2020-06-05T16:28:00Z">
        <w:r w:rsidRPr="007C437A">
          <w:rPr>
            <w:rPrChange w:id="3768" w:author="Arthur Parmentier" w:date="2020-06-07T15:27:00Z">
              <w:rPr/>
            </w:rPrChange>
          </w:rPr>
          <w:t xml:space="preserve">Like </w:t>
        </w:r>
      </w:ins>
      <w:ins w:id="3769" w:author="Arthur Parmentier" w:date="2020-06-05T16:29:00Z">
        <w:r w:rsidRPr="007C437A">
          <w:rPr>
            <w:rPrChange w:id="3770" w:author="Arthur Parmentier" w:date="2020-06-07T15:27:00Z">
              <w:rPr/>
            </w:rPrChange>
          </w:rPr>
          <w:t>other languages</w:t>
        </w:r>
      </w:ins>
      <w:ins w:id="3771" w:author="Arthur Parmentier" w:date="2020-06-06T18:49:00Z">
        <w:r w:rsidR="00C76B94" w:rsidRPr="007C437A">
          <w:rPr>
            <w:rPrChange w:id="3772" w:author="Arthur Parmentier" w:date="2020-06-07T15:27:00Z">
              <w:rPr/>
            </w:rPrChange>
          </w:rPr>
          <w:t xml:space="preserve">, </w:t>
        </w:r>
      </w:ins>
      <w:ins w:id="3773" w:author="Arthur Parmentier" w:date="2020-06-05T16:29:00Z">
        <w:r w:rsidRPr="007C437A">
          <w:rPr>
            <w:rPrChange w:id="3774" w:author="Arthur Parmentier" w:date="2020-06-07T15:27:00Z">
              <w:rPr/>
            </w:rPrChange>
          </w:rPr>
          <w:t xml:space="preserve">SP has evolved </w:t>
        </w:r>
      </w:ins>
      <w:ins w:id="3775" w:author="Arthur Parmentier" w:date="2020-06-06T18:50:00Z">
        <w:r w:rsidR="00C76B94" w:rsidRPr="007C437A">
          <w:rPr>
            <w:rPrChange w:id="3776" w:author="Arthur Parmentier" w:date="2020-06-07T15:27:00Z">
              <w:rPr/>
            </w:rPrChange>
          </w:rPr>
          <w:t>with</w:t>
        </w:r>
      </w:ins>
      <w:ins w:id="3777" w:author="Arthur Parmentier" w:date="2020-06-05T16:29:00Z">
        <w:r w:rsidRPr="007C437A">
          <w:rPr>
            <w:rPrChange w:id="3778" w:author="Arthur Parmentier" w:date="2020-06-07T15:27:00Z">
              <w:rPr/>
            </w:rPrChange>
          </w:rPr>
          <w:t xml:space="preserve"> complex structures</w:t>
        </w:r>
      </w:ins>
      <w:ins w:id="3779" w:author="Arthur Parmentier" w:date="2020-06-05T16:30:00Z">
        <w:r w:rsidRPr="007C437A">
          <w:rPr>
            <w:rPrChange w:id="3780" w:author="Arthur Parmentier" w:date="2020-06-07T15:27:00Z">
              <w:rPr/>
            </w:rPrChange>
          </w:rPr>
          <w:t xml:space="preserve"> and rules that allow to form sentences, i.e. </w:t>
        </w:r>
      </w:ins>
      <w:ins w:id="3781" w:author="Arthur Parmentier" w:date="2020-06-06T18:50:00Z">
        <w:r w:rsidR="00E30346" w:rsidRPr="007C437A">
          <w:rPr>
            <w:rPrChange w:id="3782" w:author="Arthur Parmentier" w:date="2020-06-07T15:27:00Z">
              <w:rPr/>
            </w:rPrChange>
          </w:rPr>
          <w:t xml:space="preserve">to form </w:t>
        </w:r>
      </w:ins>
      <w:ins w:id="3783" w:author="Arthur Parmentier" w:date="2020-06-05T16:30:00Z">
        <w:r w:rsidRPr="007C437A">
          <w:rPr>
            <w:rPrChange w:id="3784" w:author="Arthur Parmentier" w:date="2020-06-07T15:27:00Z">
              <w:rPr/>
            </w:rPrChange>
          </w:rPr>
          <w:t>meaning at a higher level that the signs themselves. Those structures are what define the grammar</w:t>
        </w:r>
      </w:ins>
      <w:ins w:id="3785" w:author="Arthur Parmentier" w:date="2020-06-05T16:31:00Z">
        <w:r w:rsidRPr="007C437A">
          <w:rPr>
            <w:rPrChange w:id="3786" w:author="Arthur Parmentier" w:date="2020-06-07T15:27:00Z">
              <w:rPr/>
            </w:rPrChange>
          </w:rPr>
          <w:t xml:space="preserve"> of SP</w:t>
        </w:r>
      </w:ins>
      <w:ins w:id="3787" w:author="Arthur Parmentier" w:date="2020-06-06T18:50:00Z">
        <w:r w:rsidR="00C928AB" w:rsidRPr="007C437A">
          <w:rPr>
            <w:rPrChange w:id="3788" w:author="Arthur Parmentier" w:date="2020-06-07T15:27:00Z">
              <w:rPr/>
            </w:rPrChange>
          </w:rPr>
          <w:t>, which</w:t>
        </w:r>
      </w:ins>
      <w:ins w:id="3789" w:author="Arthur Parmentier" w:date="2020-06-05T16:31:00Z">
        <w:r w:rsidRPr="007C437A">
          <w:rPr>
            <w:rPrChange w:id="3790" w:author="Arthur Parmentier" w:date="2020-06-07T15:27:00Z">
              <w:rPr/>
            </w:rPrChange>
          </w:rPr>
          <w:t xml:space="preserve"> allow</w:t>
        </w:r>
      </w:ins>
      <w:ins w:id="3791" w:author="Arthur Parmentier" w:date="2020-06-06T18:51:00Z">
        <w:r w:rsidR="0045073A" w:rsidRPr="007C437A">
          <w:rPr>
            <w:rPrChange w:id="3792" w:author="Arthur Parmentier" w:date="2020-06-07T15:27:00Z">
              <w:rPr/>
            </w:rPrChange>
          </w:rPr>
          <w:t xml:space="preserve"> soundpainters</w:t>
        </w:r>
      </w:ins>
      <w:ins w:id="3793" w:author="Arthur Parmentier" w:date="2020-06-05T16:31:00Z">
        <w:r w:rsidRPr="007C437A">
          <w:rPr>
            <w:rPrChange w:id="3794" w:author="Arthur Parmentier" w:date="2020-06-07T15:27:00Z">
              <w:rPr/>
            </w:rPrChange>
          </w:rPr>
          <w:t xml:space="preserve"> to communicate by creating temporal sequences of </w:t>
        </w:r>
      </w:ins>
      <w:ins w:id="3795" w:author="Arthur Parmentier" w:date="2020-06-05T16:35:00Z">
        <w:r w:rsidRPr="007C437A">
          <w:rPr>
            <w:rPrChange w:id="3796" w:author="Arthur Parmentier" w:date="2020-06-07T15:27:00Z">
              <w:rPr/>
            </w:rPrChange>
          </w:rPr>
          <w:t>signs or</w:t>
        </w:r>
      </w:ins>
      <w:ins w:id="3797" w:author="Arthur Parmentier" w:date="2020-06-05T16:34:00Z">
        <w:r w:rsidRPr="007C437A">
          <w:rPr>
            <w:rPrChange w:id="3798" w:author="Arthur Parmentier" w:date="2020-06-07T15:27:00Z">
              <w:rPr/>
            </w:rPrChange>
          </w:rPr>
          <w:t xml:space="preserve"> combining several signs together.</w:t>
        </w:r>
      </w:ins>
    </w:p>
    <w:p w:rsidR="00E814B3" w:rsidRPr="007C437A" w:rsidRDefault="00E814B3" w:rsidP="00E814B3">
      <w:pPr>
        <w:rPr>
          <w:ins w:id="3799" w:author="Arthur Parmentier" w:date="2020-06-05T16:35:00Z"/>
          <w:rPrChange w:id="3800" w:author="Arthur Parmentier" w:date="2020-06-07T15:27:00Z">
            <w:rPr>
              <w:ins w:id="3801" w:author="Arthur Parmentier" w:date="2020-06-05T16:35:00Z"/>
            </w:rPr>
          </w:rPrChange>
        </w:rPr>
      </w:pPr>
      <w:ins w:id="3802" w:author="Arthur Parmentier" w:date="2020-06-05T16:35:00Z">
        <w:r w:rsidRPr="007C437A">
          <w:rPr>
            <w:rPrChange w:id="3803" w:author="Arthur Parmentier" w:date="2020-06-07T15:27:00Z">
              <w:rPr/>
            </w:rPrChange>
          </w:rPr>
          <w:t>At the linguistic level, grammar can be split in two parts: morphology and syntax.</w:t>
        </w:r>
      </w:ins>
    </w:p>
    <w:p w:rsidR="00E814B3" w:rsidRPr="007C437A" w:rsidRDefault="00E814B3">
      <w:pPr>
        <w:pStyle w:val="Titre3"/>
        <w:rPr>
          <w:ins w:id="3804" w:author="Arthur Parmentier" w:date="2020-06-05T16:36:00Z"/>
          <w:rPrChange w:id="3805" w:author="Arthur Parmentier" w:date="2020-06-07T15:27:00Z">
            <w:rPr>
              <w:ins w:id="3806" w:author="Arthur Parmentier" w:date="2020-06-05T16:36:00Z"/>
            </w:rPr>
          </w:rPrChange>
        </w:rPr>
        <w:pPrChange w:id="3807" w:author="Arthur Parmentier" w:date="2020-06-06T20:39:00Z">
          <w:pPr>
            <w:pStyle w:val="Titre4"/>
          </w:pPr>
        </w:pPrChange>
      </w:pPr>
      <w:ins w:id="3808" w:author="Arthur Parmentier" w:date="2020-06-05T16:36:00Z">
        <w:r w:rsidRPr="007C437A">
          <w:rPr>
            <w:rPrChange w:id="3809" w:author="Arthur Parmentier" w:date="2020-06-07T15:27:00Z">
              <w:rPr/>
            </w:rPrChange>
          </w:rPr>
          <w:t xml:space="preserve">Morphology </w:t>
        </w:r>
      </w:ins>
      <w:ins w:id="3810" w:author="Arthur Parmentier" w:date="2020-06-05T16:39:00Z">
        <w:r w:rsidR="00501832" w:rsidRPr="007C437A">
          <w:rPr>
            <w:rPrChange w:id="3811" w:author="Arthur Parmentier" w:date="2020-06-07T15:27:00Z">
              <w:rPr/>
            </w:rPrChange>
          </w:rPr>
          <w:t>in</w:t>
        </w:r>
      </w:ins>
      <w:ins w:id="3812" w:author="Arthur Parmentier" w:date="2020-06-05T16:36:00Z">
        <w:r w:rsidRPr="007C437A">
          <w:rPr>
            <w:rPrChange w:id="3813" w:author="Arthur Parmentier" w:date="2020-06-07T15:27:00Z">
              <w:rPr/>
            </w:rPrChange>
          </w:rPr>
          <w:t xml:space="preserve"> SP</w:t>
        </w:r>
      </w:ins>
    </w:p>
    <w:p w:rsidR="00E814B3" w:rsidRPr="007C437A" w:rsidRDefault="00501832" w:rsidP="00E814B3">
      <w:pPr>
        <w:rPr>
          <w:ins w:id="3814" w:author="Arthur Parmentier" w:date="2020-06-05T16:39:00Z"/>
          <w:rPrChange w:id="3815" w:author="Arthur Parmentier" w:date="2020-06-07T15:27:00Z">
            <w:rPr>
              <w:ins w:id="3816" w:author="Arthur Parmentier" w:date="2020-06-05T16:39:00Z"/>
            </w:rPr>
          </w:rPrChange>
        </w:rPr>
      </w:pPr>
      <w:ins w:id="3817" w:author="Arthur Parmentier" w:date="2020-06-05T16:38:00Z">
        <w:r w:rsidRPr="007C437A">
          <w:rPr>
            <w:rPrChange w:id="3818" w:author="Arthur Parmentier" w:date="2020-06-07T15:27:00Z">
              <w:rPr/>
            </w:rPrChange>
          </w:rPr>
          <w:t>As defined in written and oral languages, m</w:t>
        </w:r>
      </w:ins>
      <w:ins w:id="3819" w:author="Arthur Parmentier" w:date="2020-06-05T16:37:00Z">
        <w:r w:rsidR="00E814B3" w:rsidRPr="007C437A">
          <w:rPr>
            <w:rPrChange w:id="3820" w:author="Arthur Parmentier" w:date="2020-06-07T15:27:00Z">
              <w:rPr/>
            </w:rPrChange>
          </w:rPr>
          <w:t xml:space="preserve">orphology has to do with the </w:t>
        </w:r>
        <w:r w:rsidR="00E814B3" w:rsidRPr="007C437A">
          <w:rPr>
            <w:rStyle w:val="lev"/>
            <w:b w:val="0"/>
            <w:bCs w:val="0"/>
            <w:rPrChange w:id="3821" w:author="Arthur Parmentier" w:date="2020-06-07T15:27:00Z">
              <w:rPr>
                <w:rStyle w:val="lev"/>
              </w:rPr>
            </w:rPrChange>
          </w:rPr>
          <w:t>internal</w:t>
        </w:r>
        <w:r w:rsidR="00E814B3" w:rsidRPr="007C437A">
          <w:rPr>
            <w:rPrChange w:id="3822" w:author="Arthur Parmentier" w:date="2020-06-07T15:27:00Z">
              <w:rPr/>
            </w:rPrChange>
          </w:rPr>
          <w:t xml:space="preserve"> economy of words. </w:t>
        </w:r>
      </w:ins>
      <w:ins w:id="3823" w:author="Arthur Parmentier" w:date="2020-06-05T16:38:00Z">
        <w:r w:rsidRPr="007C437A">
          <w:rPr>
            <w:rPrChange w:id="3824" w:author="Arthur Parmentier" w:date="2020-06-07T15:27:00Z">
              <w:rPr/>
            </w:rPrChange>
          </w:rPr>
          <w:t>In English, a</w:t>
        </w:r>
      </w:ins>
      <w:ins w:id="3825" w:author="Arthur Parmentier" w:date="2020-06-05T16:37:00Z">
        <w:r w:rsidR="00E814B3" w:rsidRPr="007C437A">
          <w:rPr>
            <w:rPrChange w:id="3826" w:author="Arthur Parmentier" w:date="2020-06-07T15:27:00Z">
              <w:rPr/>
            </w:rPrChange>
          </w:rPr>
          <w:t xml:space="preserve"> word like </w:t>
        </w:r>
        <w:r w:rsidR="00E814B3" w:rsidRPr="007C437A">
          <w:rPr>
            <w:rStyle w:val="Accentuation"/>
            <w:rPrChange w:id="3827" w:author="Arthur Parmentier" w:date="2020-06-07T15:27:00Z">
              <w:rPr>
                <w:rStyle w:val="Accentuation"/>
              </w:rPr>
            </w:rPrChange>
          </w:rPr>
          <w:t>bookkeepers</w:t>
        </w:r>
        <w:r w:rsidR="00E814B3" w:rsidRPr="007C437A">
          <w:rPr>
            <w:rPrChange w:id="3828" w:author="Arthur Parmentier" w:date="2020-06-07T15:27:00Z">
              <w:rPr/>
            </w:rPrChange>
          </w:rPr>
          <w:t xml:space="preserve"> has four morphemes (</w:t>
        </w:r>
        <w:r w:rsidR="00E814B3" w:rsidRPr="007C437A">
          <w:rPr>
            <w:rStyle w:val="Accentuation"/>
            <w:rPrChange w:id="3829" w:author="Arthur Parmentier" w:date="2020-06-07T15:27:00Z">
              <w:rPr>
                <w:rStyle w:val="Accentuation"/>
              </w:rPr>
            </w:rPrChange>
          </w:rPr>
          <w:t>book, keep, -er, -s</w:t>
        </w:r>
        <w:r w:rsidR="00E814B3" w:rsidRPr="007C437A">
          <w:rPr>
            <w:rPrChange w:id="3830" w:author="Arthur Parmentier" w:date="2020-06-07T15:27:00Z">
              <w:rPr/>
            </w:rPrChange>
          </w:rPr>
          <w:t>) and is put together with morphology</w:t>
        </w:r>
      </w:ins>
      <w:ins w:id="3831" w:author="Arthur Parmentier" w:date="2020-06-05T16:38:00Z">
        <w:r w:rsidRPr="007C437A">
          <w:rPr>
            <w:rPrChange w:id="3832" w:author="Arthur Parmentier" w:date="2020-06-07T15:27:00Z">
              <w:rPr/>
            </w:rPrChange>
          </w:rPr>
          <w:t>.</w:t>
        </w:r>
      </w:ins>
    </w:p>
    <w:p w:rsidR="00C30769" w:rsidRPr="007C437A" w:rsidRDefault="00501832" w:rsidP="00E814B3">
      <w:pPr>
        <w:rPr>
          <w:ins w:id="3833" w:author="Arthur Parmentier" w:date="2020-06-06T18:57:00Z"/>
          <w:rPrChange w:id="3834" w:author="Arthur Parmentier" w:date="2020-06-07T15:27:00Z">
            <w:rPr>
              <w:ins w:id="3835" w:author="Arthur Parmentier" w:date="2020-06-06T18:57:00Z"/>
            </w:rPr>
          </w:rPrChange>
        </w:rPr>
      </w:pPr>
      <w:ins w:id="3836" w:author="Arthur Parmentier" w:date="2020-06-05T16:39:00Z">
        <w:r w:rsidRPr="007C437A">
          <w:rPr>
            <w:rPrChange w:id="3837" w:author="Arthur Parmentier" w:date="2020-06-07T15:27:00Z">
              <w:rPr/>
            </w:rPrChange>
          </w:rPr>
          <w:t xml:space="preserve">In </w:t>
        </w:r>
      </w:ins>
      <w:ins w:id="3838" w:author="Arthur Parmentier" w:date="2020-06-05T16:40:00Z">
        <w:r w:rsidRPr="007C437A">
          <w:rPr>
            <w:rPrChange w:id="3839" w:author="Arthur Parmentier" w:date="2020-06-07T15:27:00Z">
              <w:rPr/>
            </w:rPrChange>
          </w:rPr>
          <w:t>sign languages in general, there are a variety of morphological</w:t>
        </w:r>
      </w:ins>
      <w:ins w:id="3840" w:author="Arthur Parmentier" w:date="2020-06-05T16:42:00Z">
        <w:r w:rsidRPr="007C437A">
          <w:rPr>
            <w:rPrChange w:id="3841" w:author="Arthur Parmentier" w:date="2020-06-07T15:27:00Z">
              <w:rPr/>
            </w:rPrChange>
          </w:rPr>
          <w:t xml:space="preserve"> systems and rules</w:t>
        </w:r>
      </w:ins>
      <w:ins w:id="3842" w:author="Arthur Parmentier" w:date="2020-06-05T16:54:00Z">
        <w:r w:rsidR="007C61CD" w:rsidRPr="007C437A">
          <w:rPr>
            <w:rStyle w:val="Appelnotedebasdep"/>
            <w:rPrChange w:id="3843" w:author="Arthur Parmentier" w:date="2020-06-07T15:27:00Z">
              <w:rPr>
                <w:rStyle w:val="Appelnotedebasdep"/>
              </w:rPr>
            </w:rPrChange>
          </w:rPr>
          <w:footnoteReference w:id="20"/>
        </w:r>
      </w:ins>
      <w:ins w:id="3847" w:author="Arthur Parmentier" w:date="2020-06-06T18:52:00Z">
        <w:r w:rsidR="00476F68" w:rsidRPr="007C437A">
          <w:rPr>
            <w:rPrChange w:id="3848" w:author="Arthur Parmentier" w:date="2020-06-07T15:27:00Z">
              <w:rPr/>
            </w:rPrChange>
          </w:rPr>
          <w:t xml:space="preserve"> that </w:t>
        </w:r>
      </w:ins>
      <w:ins w:id="3849" w:author="Arthur Parmentier" w:date="2020-06-06T18:55:00Z">
        <w:r w:rsidR="00F701F6" w:rsidRPr="007C437A">
          <w:rPr>
            <w:rPrChange w:id="3850" w:author="Arthur Parmentier" w:date="2020-06-07T15:27:00Z">
              <w:rPr/>
            </w:rPrChange>
          </w:rPr>
          <w:t>assemble basic signs (the equivalent or morphemes) in more complex</w:t>
        </w:r>
      </w:ins>
      <w:ins w:id="3851" w:author="Arthur Parmentier" w:date="2020-06-06T18:56:00Z">
        <w:r w:rsidR="00F701F6" w:rsidRPr="007C437A">
          <w:rPr>
            <w:rPrChange w:id="3852" w:author="Arthur Parmentier" w:date="2020-06-07T15:27:00Z">
              <w:rPr/>
            </w:rPrChange>
          </w:rPr>
          <w:t xml:space="preserve"> ones (the equivalent of the words)</w:t>
        </w:r>
      </w:ins>
      <w:ins w:id="3853" w:author="Arthur Parmentier" w:date="2020-06-05T16:42:00Z">
        <w:r w:rsidRPr="007C437A">
          <w:rPr>
            <w:rPrChange w:id="3854" w:author="Arthur Parmentier" w:date="2020-06-07T15:27:00Z">
              <w:rPr/>
            </w:rPrChange>
          </w:rPr>
          <w:t xml:space="preserve">. </w:t>
        </w:r>
      </w:ins>
      <w:ins w:id="3855" w:author="Arthur Parmentier" w:date="2020-06-05T16:43:00Z">
        <w:r w:rsidRPr="007C437A">
          <w:rPr>
            <w:rPrChange w:id="3856" w:author="Arthur Parmentier" w:date="2020-06-07T15:27:00Z">
              <w:rPr/>
            </w:rPrChange>
          </w:rPr>
          <w:t xml:space="preserve">Consider for instance the sign for “falling” in </w:t>
        </w:r>
      </w:ins>
      <w:ins w:id="3857" w:author="Arthur Parmentier" w:date="2020-06-05T16:44:00Z">
        <w:r w:rsidRPr="007C437A">
          <w:rPr>
            <w:rPrChange w:id="3858" w:author="Arthur Parmentier" w:date="2020-06-07T15:27:00Z">
              <w:rPr/>
            </w:rPrChange>
          </w:rPr>
          <w:t>French sign language</w:t>
        </w:r>
        <w:r w:rsidRPr="007C437A">
          <w:rPr>
            <w:rStyle w:val="Appelnotedebasdep"/>
            <w:rPrChange w:id="3859" w:author="Arthur Parmentier" w:date="2020-06-07T15:27:00Z">
              <w:rPr>
                <w:rStyle w:val="Appelnotedebasdep"/>
              </w:rPr>
            </w:rPrChange>
          </w:rPr>
          <w:footnoteReference w:id="21"/>
        </w:r>
        <w:r w:rsidRPr="007C437A">
          <w:rPr>
            <w:rPrChange w:id="3862" w:author="Arthur Parmentier" w:date="2020-06-07T15:27:00Z">
              <w:rPr/>
            </w:rPrChange>
          </w:rPr>
          <w:t>:</w:t>
        </w:r>
        <w:r w:rsidR="00585D0B" w:rsidRPr="007C437A">
          <w:rPr>
            <w:rPrChange w:id="3863" w:author="Arthur Parmentier" w:date="2020-06-07T15:27:00Z">
              <w:rPr/>
            </w:rPrChange>
          </w:rPr>
          <w:t xml:space="preserve"> starting </w:t>
        </w:r>
      </w:ins>
      <w:ins w:id="3864" w:author="Arthur Parmentier" w:date="2020-06-05T16:45:00Z">
        <w:r w:rsidR="00585D0B" w:rsidRPr="007C437A">
          <w:rPr>
            <w:rPrChange w:id="3865" w:author="Arthur Parmentier" w:date="2020-06-07T15:27:00Z">
              <w:rPr/>
            </w:rPrChange>
          </w:rPr>
          <w:t xml:space="preserve">from the icon of a person with one hand and the icon of the ground with the other hand, the movement of both hands represents the </w:t>
        </w:r>
      </w:ins>
      <w:ins w:id="3866" w:author="Arthur Parmentier" w:date="2020-06-05T16:46:00Z">
        <w:r w:rsidR="00585D0B" w:rsidRPr="007C437A">
          <w:rPr>
            <w:rPrChange w:id="3867" w:author="Arthur Parmentier" w:date="2020-06-07T15:27:00Z">
              <w:rPr/>
            </w:rPrChange>
          </w:rPr>
          <w:t xml:space="preserve">movement that a person would have when falling on the ground. We can interpret this sign as a morphological construction </w:t>
        </w:r>
      </w:ins>
      <w:ins w:id="3868" w:author="Arthur Parmentier" w:date="2020-06-05T16:50:00Z">
        <w:r w:rsidR="007C61CD" w:rsidRPr="007C437A">
          <w:rPr>
            <w:rPrChange w:id="3869" w:author="Arthur Parmentier" w:date="2020-06-07T15:27:00Z">
              <w:rPr/>
            </w:rPrChange>
          </w:rPr>
          <w:t>from the morphemes “</w:t>
        </w:r>
      </w:ins>
      <w:ins w:id="3870" w:author="Arthur Parmentier" w:date="2020-06-05T16:51:00Z">
        <w:r w:rsidR="007C61CD" w:rsidRPr="007C437A">
          <w:rPr>
            <w:rPrChange w:id="3871" w:author="Arthur Parmentier" w:date="2020-06-07T15:27:00Z">
              <w:rPr/>
            </w:rPrChange>
          </w:rPr>
          <w:t>agent</w:t>
        </w:r>
      </w:ins>
      <w:ins w:id="3872" w:author="Arthur Parmentier" w:date="2020-06-05T16:50:00Z">
        <w:r w:rsidR="007C61CD" w:rsidRPr="007C437A">
          <w:rPr>
            <w:rPrChange w:id="3873" w:author="Arthur Parmentier" w:date="2020-06-07T15:27:00Z">
              <w:rPr/>
            </w:rPrChange>
          </w:rPr>
          <w:t>”</w:t>
        </w:r>
      </w:ins>
      <w:ins w:id="3874" w:author="Arthur Parmentier" w:date="2020-06-05T16:51:00Z">
        <w:r w:rsidR="007C61CD" w:rsidRPr="007C437A">
          <w:rPr>
            <w:rPrChange w:id="3875" w:author="Arthur Parmentier" w:date="2020-06-07T15:27:00Z">
              <w:rPr/>
            </w:rPrChange>
          </w:rPr>
          <w:t xml:space="preserve"> (person)</w:t>
        </w:r>
      </w:ins>
      <w:ins w:id="3876" w:author="Arthur Parmentier" w:date="2020-06-05T16:50:00Z">
        <w:r w:rsidR="007C61CD" w:rsidRPr="007C437A">
          <w:rPr>
            <w:rPrChange w:id="3877" w:author="Arthur Parmentier" w:date="2020-06-07T15:27:00Z">
              <w:rPr/>
            </w:rPrChange>
          </w:rPr>
          <w:t xml:space="preserve"> and “ground”.</w:t>
        </w:r>
      </w:ins>
      <w:ins w:id="3878" w:author="Arthur Parmentier" w:date="2020-06-05T16:51:00Z">
        <w:r w:rsidR="007C61CD" w:rsidRPr="007C437A">
          <w:rPr>
            <w:rPrChange w:id="3879" w:author="Arthur Parmentier" w:date="2020-06-07T15:27:00Z">
              <w:rPr/>
            </w:rPrChange>
          </w:rPr>
          <w:t xml:space="preserve"> Because of the relatively young age of several sign language, there morpho</w:t>
        </w:r>
      </w:ins>
      <w:ins w:id="3880" w:author="Arthur Parmentier" w:date="2020-06-05T16:52:00Z">
        <w:r w:rsidR="007C61CD" w:rsidRPr="007C437A">
          <w:rPr>
            <w:rPrChange w:id="3881" w:author="Arthur Parmentier" w:date="2020-06-07T15:27:00Z">
              <w:rPr/>
            </w:rPrChange>
          </w:rPr>
          <w:t>logy is not always clear</w:t>
        </w:r>
      </w:ins>
      <w:ins w:id="3882" w:author="Arthur Parmentier" w:date="2020-06-05T16:53:00Z">
        <w:r w:rsidR="007C61CD" w:rsidRPr="007C437A">
          <w:rPr>
            <w:rPrChange w:id="3883" w:author="Arthur Parmentier" w:date="2020-06-07T15:27:00Z">
              <w:rPr/>
            </w:rPrChange>
          </w:rPr>
          <w:t xml:space="preserve"> and shared among all speakers of the language.</w:t>
        </w:r>
        <w:r w:rsidR="007C61CD" w:rsidRPr="007C437A">
          <w:rPr>
            <w:rStyle w:val="Appelnotedebasdep"/>
            <w:rPrChange w:id="3884" w:author="Arthur Parmentier" w:date="2020-06-07T15:27:00Z">
              <w:rPr>
                <w:rStyle w:val="Appelnotedebasdep"/>
              </w:rPr>
            </w:rPrChange>
          </w:rPr>
          <w:footnoteReference w:id="22"/>
        </w:r>
      </w:ins>
    </w:p>
    <w:p w:rsidR="007D784E" w:rsidRPr="007C437A" w:rsidRDefault="00C30769" w:rsidP="00E814B3">
      <w:pPr>
        <w:rPr>
          <w:ins w:id="3890" w:author="Arthur Parmentier" w:date="2020-06-05T17:03:00Z"/>
          <w:rPrChange w:id="3891" w:author="Arthur Parmentier" w:date="2020-06-07T15:27:00Z">
            <w:rPr>
              <w:ins w:id="3892" w:author="Arthur Parmentier" w:date="2020-06-05T17:03:00Z"/>
            </w:rPr>
          </w:rPrChange>
        </w:rPr>
      </w:pPr>
      <w:ins w:id="3893" w:author="Arthur Parmentier" w:date="2020-06-06T18:57:00Z">
        <w:r w:rsidRPr="007C437A">
          <w:rPr>
            <w:rPrChange w:id="3894" w:author="Arthur Parmentier" w:date="2020-06-07T15:27:00Z">
              <w:rPr/>
            </w:rPrChange>
          </w:rPr>
          <w:t>I</w:t>
        </w:r>
      </w:ins>
      <w:ins w:id="3895" w:author="Arthur Parmentier" w:date="2020-06-05T16:55:00Z">
        <w:r w:rsidR="007D784E" w:rsidRPr="007C437A">
          <w:rPr>
            <w:rPrChange w:id="3896" w:author="Arthur Parmentier" w:date="2020-06-07T15:27:00Z">
              <w:rPr/>
            </w:rPrChange>
          </w:rPr>
          <w:t xml:space="preserve">n SP, </w:t>
        </w:r>
      </w:ins>
      <w:ins w:id="3897" w:author="Arthur Parmentier" w:date="2020-06-06T18:57:00Z">
        <w:r w:rsidRPr="007C437A">
          <w:rPr>
            <w:rPrChange w:id="3898" w:author="Arthur Parmentier" w:date="2020-06-07T15:27:00Z">
              <w:rPr/>
            </w:rPrChange>
          </w:rPr>
          <w:t>we can also observe</w:t>
        </w:r>
      </w:ins>
      <w:ins w:id="3899" w:author="Arthur Parmentier" w:date="2020-06-05T16:55:00Z">
        <w:r w:rsidR="007D784E" w:rsidRPr="007C437A">
          <w:rPr>
            <w:rPrChange w:id="3900" w:author="Arthur Parmentier" w:date="2020-06-07T15:27:00Z">
              <w:rPr/>
            </w:rPrChange>
          </w:rPr>
          <w:t xml:space="preserve"> several morphological constructions that </w:t>
        </w:r>
      </w:ins>
      <w:ins w:id="3901" w:author="Arthur Parmentier" w:date="2020-06-06T18:58:00Z">
        <w:r w:rsidRPr="007C437A">
          <w:rPr>
            <w:rPrChange w:id="3902" w:author="Arthur Parmentier" w:date="2020-06-07T15:27:00Z">
              <w:rPr/>
            </w:rPrChange>
          </w:rPr>
          <w:t>historically explain particular formations of new signs</w:t>
        </w:r>
      </w:ins>
      <w:ins w:id="3903" w:author="Arthur Parmentier" w:date="2020-06-05T16:56:00Z">
        <w:r w:rsidR="007D784E" w:rsidRPr="007C437A">
          <w:rPr>
            <w:rPrChange w:id="3904" w:author="Arthur Parmentier" w:date="2020-06-07T15:27:00Z">
              <w:rPr/>
            </w:rPrChange>
          </w:rPr>
          <w:t xml:space="preserve">. </w:t>
        </w:r>
      </w:ins>
      <w:ins w:id="3905" w:author="Arthur Parmentier" w:date="2020-06-05T17:00:00Z">
        <w:r w:rsidR="00B6139A" w:rsidRPr="007C437A">
          <w:rPr>
            <w:rPrChange w:id="3906" w:author="Arthur Parmentier" w:date="2020-06-07T15:27:00Z">
              <w:rPr/>
            </w:rPrChange>
          </w:rPr>
          <w:t>A controverted example in the SP community is the “chan</w:t>
        </w:r>
      </w:ins>
      <w:ins w:id="3907" w:author="Arthur Parmentier" w:date="2020-06-05T17:01:00Z">
        <w:r w:rsidR="00B6139A" w:rsidRPr="007C437A">
          <w:rPr>
            <w:rPrChange w:id="3908" w:author="Arthur Parmentier" w:date="2020-06-07T15:27:00Z">
              <w:rPr/>
            </w:rPrChange>
          </w:rPr>
          <w:t xml:space="preserve">ge now” sign that </w:t>
        </w:r>
      </w:ins>
      <w:ins w:id="3909" w:author="Arthur Parmentier" w:date="2020-06-05T17:02:00Z">
        <w:r w:rsidR="00B6139A" w:rsidRPr="007C437A">
          <w:rPr>
            <w:rPrChange w:id="3910" w:author="Arthur Parmentier" w:date="2020-06-07T15:27:00Z">
              <w:rPr/>
            </w:rPrChange>
          </w:rPr>
          <w:t>is</w:t>
        </w:r>
      </w:ins>
      <w:ins w:id="3911" w:author="Arthur Parmentier" w:date="2020-06-05T17:01:00Z">
        <w:r w:rsidR="00B6139A" w:rsidRPr="007C437A">
          <w:rPr>
            <w:rPrChange w:id="3912" w:author="Arthur Parmentier" w:date="2020-06-07T15:27:00Z">
              <w:rPr/>
            </w:rPrChange>
          </w:rPr>
          <w:t xml:space="preserve"> a morphological construction from the </w:t>
        </w:r>
      </w:ins>
      <w:ins w:id="3913" w:author="Arthur Parmentier" w:date="2020-06-06T19:00:00Z">
        <w:r w:rsidR="00B44471" w:rsidRPr="007C437A">
          <w:rPr>
            <w:rPrChange w:id="3914" w:author="Arthur Parmentier" w:date="2020-06-07T15:27:00Z">
              <w:rPr/>
            </w:rPrChange>
          </w:rPr>
          <w:t>morpheme</w:t>
        </w:r>
      </w:ins>
      <w:ins w:id="3915" w:author="Arthur Parmentier" w:date="2020-06-05T17:01:00Z">
        <w:r w:rsidR="00B6139A" w:rsidRPr="007C437A">
          <w:rPr>
            <w:rPrChange w:id="3916" w:author="Arthur Parmentier" w:date="2020-06-07T15:27:00Z">
              <w:rPr/>
            </w:rPrChange>
          </w:rPr>
          <w:t xml:space="preserve"> “</w:t>
        </w:r>
      </w:ins>
      <w:ins w:id="3917" w:author="Arthur Parmentier" w:date="2020-06-05T17:02:00Z">
        <w:r w:rsidR="00B6139A" w:rsidRPr="007C437A">
          <w:rPr>
            <w:rPrChange w:id="3918" w:author="Arthur Parmentier" w:date="2020-06-07T15:27:00Z">
              <w:rPr/>
            </w:rPrChange>
          </w:rPr>
          <w:t>change” and the</w:t>
        </w:r>
      </w:ins>
      <w:ins w:id="3919" w:author="Arthur Parmentier" w:date="2020-06-06T19:00:00Z">
        <w:r w:rsidR="00B44471" w:rsidRPr="007C437A">
          <w:rPr>
            <w:rPrChange w:id="3920" w:author="Arthur Parmentier" w:date="2020-06-07T15:27:00Z">
              <w:rPr/>
            </w:rPrChange>
          </w:rPr>
          <w:t xml:space="preserve"> morpheme</w:t>
        </w:r>
      </w:ins>
      <w:ins w:id="3921" w:author="Arthur Parmentier" w:date="2020-06-05T17:02:00Z">
        <w:r w:rsidR="00B6139A" w:rsidRPr="007C437A">
          <w:rPr>
            <w:rPrChange w:id="3922" w:author="Arthur Parmentier" w:date="2020-06-07T15:27:00Z">
              <w:rPr/>
            </w:rPrChange>
          </w:rPr>
          <w:t xml:space="preserve"> “hit”, borrowing the hand pose from the first and the movement of the hand from the latter one, creating a </w:t>
        </w:r>
      </w:ins>
      <w:ins w:id="3923" w:author="Arthur Parmentier" w:date="2020-06-05T17:03:00Z">
        <w:r w:rsidR="00B6139A" w:rsidRPr="007C437A">
          <w:rPr>
            <w:rPrChange w:id="3924" w:author="Arthur Parmentier" w:date="2020-06-07T15:27:00Z">
              <w:rPr/>
            </w:rPrChange>
          </w:rPr>
          <w:t xml:space="preserve">new sign </w:t>
        </w:r>
      </w:ins>
      <w:ins w:id="3925" w:author="Arthur Parmentier" w:date="2020-06-06T19:00:00Z">
        <w:r w:rsidR="00B44471" w:rsidRPr="007C437A">
          <w:rPr>
            <w:rPrChange w:id="3926" w:author="Arthur Parmentier" w:date="2020-06-07T15:27:00Z">
              <w:rPr/>
            </w:rPrChange>
          </w:rPr>
          <w:t>that could be named</w:t>
        </w:r>
      </w:ins>
      <w:ins w:id="3927" w:author="Arthur Parmentier" w:date="2020-06-05T17:03:00Z">
        <w:r w:rsidR="00B6139A" w:rsidRPr="007C437A">
          <w:rPr>
            <w:rPrChange w:id="3928" w:author="Arthur Parmentier" w:date="2020-06-07T15:27:00Z">
              <w:rPr/>
            </w:rPrChange>
          </w:rPr>
          <w:t xml:space="preserve"> “change now” (or “change hit”).</w:t>
        </w:r>
      </w:ins>
      <w:ins w:id="3929" w:author="Arthur Parmentier" w:date="2020-06-06T19:01:00Z">
        <w:r w:rsidR="00A83B49" w:rsidRPr="007C437A">
          <w:rPr>
            <w:rPrChange w:id="3930" w:author="Arthur Parmentier" w:date="2020-06-07T15:27:00Z">
              <w:rPr/>
            </w:rPrChange>
          </w:rPr>
          <w:t xml:space="preserve"> It is also possible to think of the sign “glissando” as an extension of the morpheme “long tone” to</w:t>
        </w:r>
      </w:ins>
      <w:ins w:id="3931" w:author="Arthur Parmentier" w:date="2020-06-06T19:02:00Z">
        <w:r w:rsidR="00A83B49" w:rsidRPr="007C437A">
          <w:rPr>
            <w:rPrChange w:id="3932" w:author="Arthur Parmentier" w:date="2020-06-07T15:27:00Z">
              <w:rPr/>
            </w:rPrChange>
          </w:rPr>
          <w:t xml:space="preserve"> the “imaginary ladder” that represents the mapping of pitches in the Y axis of the body (height).</w:t>
        </w:r>
      </w:ins>
    </w:p>
    <w:p w:rsidR="00FE0C03" w:rsidRPr="007C437A" w:rsidRDefault="00B6139A">
      <w:pPr>
        <w:rPr>
          <w:ins w:id="3933" w:author="Arthur Parmentier" w:date="2020-06-05T16:36:00Z"/>
          <w:rPrChange w:id="3934" w:author="Arthur Parmentier" w:date="2020-06-07T15:27:00Z">
            <w:rPr>
              <w:ins w:id="3935" w:author="Arthur Parmentier" w:date="2020-06-05T16:36:00Z"/>
            </w:rPr>
          </w:rPrChange>
        </w:rPr>
        <w:pPrChange w:id="3936" w:author="Arthur Parmentier" w:date="2020-06-05T16:36:00Z">
          <w:pPr>
            <w:pStyle w:val="Titre4"/>
          </w:pPr>
        </w:pPrChange>
      </w:pPr>
      <w:ins w:id="3937" w:author="Arthur Parmentier" w:date="2020-06-05T17:03:00Z">
        <w:r w:rsidRPr="007C437A">
          <w:rPr>
            <w:rPrChange w:id="3938" w:author="Arthur Parmentier" w:date="2020-06-07T15:27:00Z">
              <w:rPr/>
            </w:rPrChange>
          </w:rPr>
          <w:t>These examples are raised</w:t>
        </w:r>
      </w:ins>
      <w:ins w:id="3939" w:author="Arthur Parmentier" w:date="2020-06-06T19:03:00Z">
        <w:r w:rsidR="00201997" w:rsidRPr="007C437A">
          <w:rPr>
            <w:rPrChange w:id="3940" w:author="Arthur Parmentier" w:date="2020-06-07T15:27:00Z">
              <w:rPr/>
            </w:rPrChange>
          </w:rPr>
          <w:t xml:space="preserve"> in this report</w:t>
        </w:r>
      </w:ins>
      <w:ins w:id="3941" w:author="Arthur Parmentier" w:date="2020-06-05T17:03:00Z">
        <w:r w:rsidRPr="007C437A">
          <w:rPr>
            <w:rPrChange w:id="3942" w:author="Arthur Parmentier" w:date="2020-06-07T15:27:00Z">
              <w:rPr/>
            </w:rPrChange>
          </w:rPr>
          <w:t xml:space="preserve"> </w:t>
        </w:r>
      </w:ins>
      <w:ins w:id="3943" w:author="Arthur Parmentier" w:date="2020-06-05T17:04:00Z">
        <w:r w:rsidRPr="007C437A">
          <w:rPr>
            <w:rPrChange w:id="3944" w:author="Arthur Parmentier" w:date="2020-06-07T15:27:00Z">
              <w:rPr/>
            </w:rPrChange>
          </w:rPr>
          <w:t>to point out the role of morphology in the grammar of SP. A deep study from linguists should be made to explore further its mechanisms.</w:t>
        </w:r>
      </w:ins>
    </w:p>
    <w:p w:rsidR="00E814B3" w:rsidRPr="007C437A" w:rsidRDefault="00E814B3">
      <w:pPr>
        <w:pStyle w:val="Titre3"/>
        <w:rPr>
          <w:ins w:id="3945" w:author="Arthur Parmentier" w:date="2020-06-05T18:58:00Z"/>
          <w:rPrChange w:id="3946" w:author="Arthur Parmentier" w:date="2020-06-07T15:27:00Z">
            <w:rPr>
              <w:ins w:id="3947" w:author="Arthur Parmentier" w:date="2020-06-05T18:58:00Z"/>
            </w:rPr>
          </w:rPrChange>
        </w:rPr>
        <w:pPrChange w:id="3948" w:author="Arthur Parmentier" w:date="2020-06-06T20:39:00Z">
          <w:pPr>
            <w:pStyle w:val="Titre4"/>
          </w:pPr>
        </w:pPrChange>
      </w:pPr>
      <w:ins w:id="3949" w:author="Arthur Parmentier" w:date="2020-06-05T16:36:00Z">
        <w:r w:rsidRPr="007C437A">
          <w:rPr>
            <w:rPrChange w:id="3950" w:author="Arthur Parmentier" w:date="2020-06-07T15:27:00Z">
              <w:rPr/>
            </w:rPrChange>
          </w:rPr>
          <w:lastRenderedPageBreak/>
          <w:t xml:space="preserve">Syntax </w:t>
        </w:r>
      </w:ins>
      <w:ins w:id="3951" w:author="Arthur Parmentier" w:date="2020-06-05T16:39:00Z">
        <w:r w:rsidR="00501832" w:rsidRPr="007C437A">
          <w:rPr>
            <w:rPrChange w:id="3952" w:author="Arthur Parmentier" w:date="2020-06-07T15:27:00Z">
              <w:rPr/>
            </w:rPrChange>
          </w:rPr>
          <w:t>in</w:t>
        </w:r>
      </w:ins>
      <w:ins w:id="3953" w:author="Arthur Parmentier" w:date="2020-06-05T16:36:00Z">
        <w:r w:rsidRPr="007C437A">
          <w:rPr>
            <w:rPrChange w:id="3954" w:author="Arthur Parmentier" w:date="2020-06-07T15:27:00Z">
              <w:rPr/>
            </w:rPrChange>
          </w:rPr>
          <w:t xml:space="preserve"> SP</w:t>
        </w:r>
      </w:ins>
    </w:p>
    <w:p w:rsidR="00EB42AE" w:rsidRPr="007C437A" w:rsidRDefault="00EB42AE">
      <w:pPr>
        <w:pStyle w:val="Titre4"/>
        <w:rPr>
          <w:ins w:id="3955" w:author="Arthur Parmentier" w:date="2020-06-05T16:35:00Z"/>
          <w:rPrChange w:id="3956" w:author="Arthur Parmentier" w:date="2020-06-07T15:27:00Z">
            <w:rPr>
              <w:ins w:id="3957" w:author="Arthur Parmentier" w:date="2020-06-05T16:35:00Z"/>
            </w:rPr>
          </w:rPrChange>
        </w:rPr>
        <w:pPrChange w:id="3958" w:author="Arthur Parmentier" w:date="2020-06-06T20:39:00Z">
          <w:pPr/>
        </w:pPrChange>
      </w:pPr>
      <w:ins w:id="3959" w:author="Arthur Parmentier" w:date="2020-06-05T18:58:00Z">
        <w:r w:rsidRPr="007C437A">
          <w:rPr>
            <w:rPrChange w:id="3960" w:author="Arthur Parmentier" w:date="2020-06-07T15:27:00Z">
              <w:rPr/>
            </w:rPrChange>
          </w:rPr>
          <w:t>The way SP syntax is usually</w:t>
        </w:r>
      </w:ins>
      <w:ins w:id="3961" w:author="Arthur Parmentier" w:date="2020-06-06T19:03:00Z">
        <w:r w:rsidR="007D41A1" w:rsidRPr="007C437A">
          <w:rPr>
            <w:rPrChange w:id="3962" w:author="Arthur Parmentier" w:date="2020-06-07T15:27:00Z">
              <w:rPr/>
            </w:rPrChange>
          </w:rPr>
          <w:t xml:space="preserve"> (historically?)</w:t>
        </w:r>
      </w:ins>
      <w:ins w:id="3963" w:author="Arthur Parmentier" w:date="2020-06-05T18:58:00Z">
        <w:r w:rsidRPr="007C437A">
          <w:rPr>
            <w:rPrChange w:id="3964" w:author="Arthur Parmentier" w:date="2020-06-07T15:27:00Z">
              <w:rPr/>
            </w:rPrChange>
          </w:rPr>
          <w:t xml:space="preserve"> presented</w:t>
        </w:r>
      </w:ins>
    </w:p>
    <w:p w:rsidR="00E814B3" w:rsidRPr="007C437A" w:rsidRDefault="00B40A17" w:rsidP="00E814B3">
      <w:pPr>
        <w:rPr>
          <w:ins w:id="3965" w:author="Arthur Parmentier" w:date="2020-06-05T17:09:00Z"/>
          <w:rPrChange w:id="3966" w:author="Arthur Parmentier" w:date="2020-06-07T15:27:00Z">
            <w:rPr>
              <w:ins w:id="3967" w:author="Arthur Parmentier" w:date="2020-06-05T17:09:00Z"/>
            </w:rPr>
          </w:rPrChange>
        </w:rPr>
      </w:pPr>
      <w:ins w:id="3968" w:author="Arthur Parmentier" w:date="2020-06-06T19:04:00Z">
        <w:r w:rsidRPr="007C437A">
          <w:rPr>
            <w:rPrChange w:id="3969" w:author="Arthur Parmentier" w:date="2020-06-07T15:27:00Z">
              <w:rPr/>
            </w:rPrChange>
          </w:rPr>
          <w:t>In addition</w:t>
        </w:r>
      </w:ins>
      <w:ins w:id="3970" w:author="Arthur Parmentier" w:date="2020-06-05T17:07:00Z">
        <w:r w:rsidR="00F941D4" w:rsidRPr="007C437A">
          <w:rPr>
            <w:rPrChange w:id="3971" w:author="Arthur Parmentier" w:date="2020-06-07T15:27:00Z">
              <w:rPr/>
            </w:rPrChange>
          </w:rPr>
          <w:t xml:space="preserve"> to morphology, syntax is </w:t>
        </w:r>
      </w:ins>
      <w:ins w:id="3972" w:author="Arthur Parmentier" w:date="2020-06-06T19:04:00Z">
        <w:r w:rsidR="00F2032B" w:rsidRPr="007C437A">
          <w:rPr>
            <w:rPrChange w:id="3973" w:author="Arthur Parmentier" w:date="2020-06-07T15:27:00Z">
              <w:rPr/>
            </w:rPrChange>
          </w:rPr>
          <w:t>the second</w:t>
        </w:r>
      </w:ins>
      <w:ins w:id="3974" w:author="Arthur Parmentier" w:date="2020-06-05T17:08:00Z">
        <w:r w:rsidR="00F941D4" w:rsidRPr="007C437A">
          <w:rPr>
            <w:rPrChange w:id="3975" w:author="Arthur Parmentier" w:date="2020-06-07T15:27:00Z">
              <w:rPr/>
            </w:rPrChange>
          </w:rPr>
          <w:t xml:space="preserve"> important part of the grammar that defines</w:t>
        </w:r>
        <w:r w:rsidR="00FE0C03" w:rsidRPr="007C437A">
          <w:rPr>
            <w:rPrChange w:id="3976" w:author="Arthur Parmentier" w:date="2020-06-07T15:27:00Z">
              <w:rPr/>
            </w:rPrChange>
          </w:rPr>
          <w:t xml:space="preserve"> how the different signs can be temporally laid out to form sentences.</w:t>
        </w:r>
      </w:ins>
    </w:p>
    <w:p w:rsidR="00FE0C03" w:rsidRPr="007C437A" w:rsidRDefault="00FE0C03" w:rsidP="00E814B3">
      <w:pPr>
        <w:rPr>
          <w:ins w:id="3977" w:author="Arthur Parmentier" w:date="2020-06-05T16:28:00Z"/>
          <w:rPrChange w:id="3978" w:author="Arthur Parmentier" w:date="2020-06-07T15:27:00Z">
            <w:rPr>
              <w:ins w:id="3979" w:author="Arthur Parmentier" w:date="2020-06-05T16:28:00Z"/>
            </w:rPr>
          </w:rPrChange>
        </w:rPr>
      </w:pPr>
      <w:ins w:id="3980" w:author="Arthur Parmentier" w:date="2020-06-05T17:09:00Z">
        <w:r w:rsidRPr="007C437A">
          <w:rPr>
            <w:rPrChange w:id="3981" w:author="Arthur Parmentier" w:date="2020-06-07T15:27:00Z">
              <w:rPr/>
            </w:rPrChange>
          </w:rPr>
          <w:t>Historically, syntax in SP started to be discu</w:t>
        </w:r>
      </w:ins>
      <w:ins w:id="3982" w:author="Arthur Parmentier" w:date="2020-06-05T17:10:00Z">
        <w:r w:rsidRPr="007C437A">
          <w:rPr>
            <w:rPrChange w:id="3983" w:author="Arthur Parmentier" w:date="2020-06-07T15:27:00Z">
              <w:rPr/>
            </w:rPrChange>
          </w:rPr>
          <w:t>ssed in the 90’s, long after its basic rules were already internalized and used by Walter himself and the other few soundpainters that had learned the langu</w:t>
        </w:r>
      </w:ins>
      <w:ins w:id="3984" w:author="Arthur Parmentier" w:date="2020-06-05T17:11:00Z">
        <w:r w:rsidRPr="007C437A">
          <w:rPr>
            <w:rPrChange w:id="3985" w:author="Arthur Parmentier" w:date="2020-06-07T15:27:00Z">
              <w:rPr/>
            </w:rPrChange>
          </w:rPr>
          <w:t>age</w:t>
        </w:r>
      </w:ins>
      <w:ins w:id="3986" w:author="Arthur Parmentier" w:date="2020-06-06T17:05:00Z">
        <w:r w:rsidR="003724FD" w:rsidRPr="007C437A">
          <w:rPr>
            <w:rPrChange w:id="3987" w:author="Arthur Parmentier" w:date="2020-06-07T15:27:00Z">
              <w:rPr/>
            </w:rPrChange>
          </w:rPr>
          <w:t>: “It wasn’t until 1997 during a Soundpainting residence in Woodstock, NY that I and Soundpainter Sarah Weaver formalized the syntax.”</w:t>
        </w:r>
        <w:r w:rsidR="003724FD" w:rsidRPr="007C437A">
          <w:rPr>
            <w:rStyle w:val="Appelnotedebasdep"/>
            <w:rPrChange w:id="3988" w:author="Arthur Parmentier" w:date="2020-06-07T15:27:00Z">
              <w:rPr>
                <w:rStyle w:val="Appelnotedebasdep"/>
              </w:rPr>
            </w:rPrChange>
          </w:rPr>
          <w:footnoteReference w:id="23"/>
        </w:r>
      </w:ins>
    </w:p>
    <w:p w:rsidR="00FE0C03" w:rsidRPr="007C437A" w:rsidRDefault="00FE0C03" w:rsidP="00FE0C03">
      <w:pPr>
        <w:rPr>
          <w:ins w:id="3991" w:author="Arthur Parmentier" w:date="2020-06-05T17:15:00Z"/>
          <w:rPrChange w:id="3992" w:author="Arthur Parmentier" w:date="2020-06-07T15:27:00Z">
            <w:rPr>
              <w:ins w:id="3993" w:author="Arthur Parmentier" w:date="2020-06-05T17:15:00Z"/>
            </w:rPr>
          </w:rPrChange>
        </w:rPr>
      </w:pPr>
      <w:ins w:id="3994" w:author="Arthur Parmentier" w:date="2020-06-05T17:12:00Z">
        <w:r w:rsidRPr="007C437A">
          <w:rPr>
            <w:rPrChange w:id="3995" w:author="Arthur Parmentier" w:date="2020-06-07T15:27:00Z">
              <w:rPr/>
            </w:rPrChange>
          </w:rPr>
          <w:t>In his SP workbook</w:t>
        </w:r>
      </w:ins>
      <w:ins w:id="3996" w:author="Arthur Parmentier" w:date="2020-06-05T17:13:00Z">
        <w:r w:rsidRPr="007C437A">
          <w:rPr>
            <w:rPrChange w:id="3997" w:author="Arthur Parmentier" w:date="2020-06-07T15:27:00Z">
              <w:rPr/>
            </w:rPrChange>
          </w:rPr>
          <w:t xml:space="preserve"> 2</w:t>
        </w:r>
      </w:ins>
      <w:ins w:id="3998" w:author="Arthur Parmentier" w:date="2020-06-05T17:14:00Z">
        <w:r w:rsidRPr="007C437A">
          <w:rPr>
            <w:rPrChange w:id="3999" w:author="Arthur Parmentier" w:date="2020-06-07T15:27:00Z">
              <w:rPr/>
            </w:rPrChange>
          </w:rPr>
          <w:t xml:space="preserve"> as well as on his website</w:t>
        </w:r>
        <w:r w:rsidRPr="007C437A">
          <w:rPr>
            <w:rStyle w:val="Appelnotedebasdep"/>
            <w:rPrChange w:id="4000" w:author="Arthur Parmentier" w:date="2020-06-07T15:27:00Z">
              <w:rPr>
                <w:rStyle w:val="Appelnotedebasdep"/>
              </w:rPr>
            </w:rPrChange>
          </w:rPr>
          <w:footnoteReference w:id="24"/>
        </w:r>
      </w:ins>
      <w:ins w:id="4003" w:author="Arthur Parmentier" w:date="2020-06-05T17:12:00Z">
        <w:r w:rsidRPr="007C437A">
          <w:rPr>
            <w:rPrChange w:id="4004" w:author="Arthur Parmentier" w:date="2020-06-07T15:27:00Z">
              <w:rPr/>
            </w:rPrChange>
          </w:rPr>
          <w:t>, Walter</w:t>
        </w:r>
      </w:ins>
      <w:ins w:id="4005" w:author="Arthur Parmentier" w:date="2020-06-05T17:13:00Z">
        <w:r w:rsidRPr="007C437A">
          <w:rPr>
            <w:rPrChange w:id="4006" w:author="Arthur Parmentier" w:date="2020-06-07T15:27:00Z">
              <w:rPr/>
            </w:rPrChange>
          </w:rPr>
          <w:t xml:space="preserve"> presents the “structure of SP” in the following terms:</w:t>
        </w:r>
      </w:ins>
      <w:ins w:id="4007" w:author="Arthur Parmentier" w:date="2020-06-05T17:15:00Z">
        <w:r w:rsidRPr="007C437A">
          <w:rPr>
            <w:rPrChange w:id="4008" w:author="Arthur Parmentier" w:date="2020-06-07T15:27:00Z">
              <w:rPr/>
            </w:rPrChange>
          </w:rPr>
          <w:t xml:space="preserve"> </w:t>
        </w:r>
      </w:ins>
    </w:p>
    <w:p w:rsidR="00FE0C03" w:rsidRPr="007C437A" w:rsidRDefault="00FE0C03">
      <w:pPr>
        <w:pStyle w:val="Citation"/>
        <w:rPr>
          <w:ins w:id="4009" w:author="Arthur Parmentier" w:date="2020-06-05T17:15:00Z"/>
          <w:rPrChange w:id="4010" w:author="Arthur Parmentier" w:date="2020-06-07T15:27:00Z">
            <w:rPr>
              <w:ins w:id="4011" w:author="Arthur Parmentier" w:date="2020-06-05T17:15:00Z"/>
            </w:rPr>
          </w:rPrChange>
        </w:rPr>
        <w:pPrChange w:id="4012" w:author="Arthur Parmentier" w:date="2020-06-05T17:15:00Z">
          <w:pPr/>
        </w:pPrChange>
      </w:pPr>
      <w:ins w:id="4013" w:author="Arthur Parmentier" w:date="2020-06-05T17:15:00Z">
        <w:r w:rsidRPr="007C437A">
          <w:rPr>
            <w:rPrChange w:id="4014" w:author="Arthur Parmentier" w:date="2020-06-07T15:27:00Z">
              <w:rPr/>
            </w:rPrChange>
          </w:rPr>
          <w:t>“The Soundpainting gestures are grouped in two basic categories: Sculpting gestures and Function signals.</w:t>
        </w:r>
      </w:ins>
    </w:p>
    <w:p w:rsidR="00FE0C03" w:rsidRPr="007C437A" w:rsidRDefault="00FE0C03">
      <w:pPr>
        <w:pStyle w:val="Citation"/>
        <w:rPr>
          <w:ins w:id="4015" w:author="Arthur Parmentier" w:date="2020-06-05T17:15:00Z"/>
          <w:rPrChange w:id="4016" w:author="Arthur Parmentier" w:date="2020-06-07T15:27:00Z">
            <w:rPr>
              <w:ins w:id="4017" w:author="Arthur Parmentier" w:date="2020-06-05T17:15:00Z"/>
            </w:rPr>
          </w:rPrChange>
        </w:rPr>
        <w:pPrChange w:id="4018" w:author="Arthur Parmentier" w:date="2020-06-05T17:15:00Z">
          <w:pPr/>
        </w:pPrChange>
      </w:pPr>
      <w:ins w:id="4019" w:author="Arthur Parmentier" w:date="2020-06-05T17:15:00Z">
        <w:r w:rsidRPr="007C437A">
          <w:rPr>
            <w:rPrChange w:id="4020" w:author="Arthur Parmentier" w:date="2020-06-07T15:27:00Z">
              <w:rPr/>
            </w:rPrChange>
          </w:rPr>
          <w:t>Sculpting gestures indicate What type of material and How it is to be performed and Function signals indicate Who performs and When to begin performing. Who, What, How, and When comprise the Soundpainting syntax. Note: The How gestures are not always employed. The Soundpainter often signs a phrase leaving out a How gesture. For example: Whole Group, Long Tone, Play. If you sign your phrase without a How gesture, then it is the performers choice in deciding the dynamics and quality of the material.</w:t>
        </w:r>
      </w:ins>
    </w:p>
    <w:p w:rsidR="00FE0C03" w:rsidRPr="007C437A" w:rsidRDefault="00FE0C03">
      <w:pPr>
        <w:pStyle w:val="Citation"/>
        <w:rPr>
          <w:ins w:id="4021" w:author="Arthur Parmentier" w:date="2020-06-05T17:15:00Z"/>
          <w:rPrChange w:id="4022" w:author="Arthur Parmentier" w:date="2020-06-07T15:27:00Z">
            <w:rPr>
              <w:ins w:id="4023" w:author="Arthur Parmentier" w:date="2020-06-05T17:15:00Z"/>
            </w:rPr>
          </w:rPrChange>
        </w:rPr>
        <w:pPrChange w:id="4024" w:author="Arthur Parmentier" w:date="2020-06-05T17:15:00Z">
          <w:pPr/>
        </w:pPrChange>
      </w:pPr>
      <w:ins w:id="4025" w:author="Arthur Parmentier" w:date="2020-06-05T17:15:00Z">
        <w:r w:rsidRPr="007C437A">
          <w:rPr>
            <w:rPrChange w:id="4026" w:author="Arthur Parmentier" w:date="2020-06-07T15:27:00Z">
              <w:rPr/>
            </w:rPrChange>
          </w:rPr>
          <w:t>The Soundpainting syntax Who, What, How, When and the two basic categories Sculpting Gestures and Function Signals are further broken down into six subcategories: Identifiers, Content, Modifiers, Go gestures, Modes, and Palettes.</w:t>
        </w:r>
      </w:ins>
    </w:p>
    <w:p w:rsidR="00FE0C03" w:rsidRPr="007C437A" w:rsidRDefault="00FE0C03">
      <w:pPr>
        <w:pStyle w:val="Citation"/>
        <w:rPr>
          <w:ins w:id="4027" w:author="Arthur Parmentier" w:date="2020-06-05T17:15:00Z"/>
          <w:rPrChange w:id="4028" w:author="Arthur Parmentier" w:date="2020-06-07T15:27:00Z">
            <w:rPr>
              <w:ins w:id="4029" w:author="Arthur Parmentier" w:date="2020-06-05T17:15:00Z"/>
            </w:rPr>
          </w:rPrChange>
        </w:rPr>
        <w:pPrChange w:id="4030" w:author="Arthur Parmentier" w:date="2020-06-05T17:15:00Z">
          <w:pPr/>
        </w:pPrChange>
      </w:pPr>
      <w:ins w:id="4031" w:author="Arthur Parmentier" w:date="2020-06-05T17:15:00Z">
        <w:r w:rsidRPr="007C437A">
          <w:rPr>
            <w:rPrChange w:id="4032" w:author="Arthur Parmentier" w:date="2020-06-07T15:27:00Z">
              <w:rPr/>
            </w:rPrChange>
          </w:rPr>
          <w:t>1 – Identifiers are in the Function category and are Who gestures such as Whole Group, Woodwinds, Brass, Group 1, Rest of the Group, etc.</w:t>
        </w:r>
      </w:ins>
    </w:p>
    <w:p w:rsidR="00FE0C03" w:rsidRPr="007C437A" w:rsidRDefault="00FE0C03">
      <w:pPr>
        <w:pStyle w:val="Citation"/>
        <w:rPr>
          <w:ins w:id="4033" w:author="Arthur Parmentier" w:date="2020-06-05T17:15:00Z"/>
          <w:rPrChange w:id="4034" w:author="Arthur Parmentier" w:date="2020-06-07T15:27:00Z">
            <w:rPr>
              <w:ins w:id="4035" w:author="Arthur Parmentier" w:date="2020-06-05T17:15:00Z"/>
            </w:rPr>
          </w:rPrChange>
        </w:rPr>
        <w:pPrChange w:id="4036" w:author="Arthur Parmentier" w:date="2020-06-05T17:15:00Z">
          <w:pPr/>
        </w:pPrChange>
      </w:pPr>
      <w:ins w:id="4037" w:author="Arthur Parmentier" w:date="2020-06-05T17:15:00Z">
        <w:r w:rsidRPr="007C437A">
          <w:rPr>
            <w:rPrChange w:id="4038" w:author="Arthur Parmentier" w:date="2020-06-07T15:27:00Z">
              <w:rPr/>
            </w:rPrChange>
          </w:rPr>
          <w:t>2 – Content gestures are in the Sculpting category and identify What type of material is to be performed such as Pointillism, Minimalism, Long Tone, Play Can’t Play etc.</w:t>
        </w:r>
      </w:ins>
    </w:p>
    <w:p w:rsidR="00FE0C03" w:rsidRPr="007C437A" w:rsidRDefault="00FE0C03">
      <w:pPr>
        <w:pStyle w:val="Citation"/>
        <w:rPr>
          <w:ins w:id="4039" w:author="Arthur Parmentier" w:date="2020-06-05T17:15:00Z"/>
          <w:rPrChange w:id="4040" w:author="Arthur Parmentier" w:date="2020-06-07T15:27:00Z">
            <w:rPr>
              <w:ins w:id="4041" w:author="Arthur Parmentier" w:date="2020-06-05T17:15:00Z"/>
            </w:rPr>
          </w:rPrChange>
        </w:rPr>
        <w:pPrChange w:id="4042" w:author="Arthur Parmentier" w:date="2020-06-05T17:15:00Z">
          <w:pPr/>
        </w:pPrChange>
      </w:pPr>
      <w:ins w:id="4043" w:author="Arthur Parmentier" w:date="2020-06-05T17:15:00Z">
        <w:r w:rsidRPr="007C437A">
          <w:rPr>
            <w:rPrChange w:id="4044" w:author="Arthur Parmentier" w:date="2020-06-07T15:27:00Z">
              <w:rPr/>
            </w:rPrChange>
          </w:rPr>
          <w:t>3 – Modifiers are in the Sculpting category and are How gestures such as Volume Fader and Tempo Fader.</w:t>
        </w:r>
      </w:ins>
    </w:p>
    <w:p w:rsidR="00FE0C03" w:rsidRPr="007C437A" w:rsidRDefault="00FE0C03">
      <w:pPr>
        <w:pStyle w:val="Citation"/>
        <w:rPr>
          <w:ins w:id="4045" w:author="Arthur Parmentier" w:date="2020-06-05T17:15:00Z"/>
          <w:rPrChange w:id="4046" w:author="Arthur Parmentier" w:date="2020-06-07T15:27:00Z">
            <w:rPr>
              <w:ins w:id="4047" w:author="Arthur Parmentier" w:date="2020-06-05T17:15:00Z"/>
            </w:rPr>
          </w:rPrChange>
        </w:rPr>
        <w:pPrChange w:id="4048" w:author="Arthur Parmentier" w:date="2020-06-05T17:15:00Z">
          <w:pPr/>
        </w:pPrChange>
      </w:pPr>
      <w:ins w:id="4049" w:author="Arthur Parmentier" w:date="2020-06-05T17:15:00Z">
        <w:r w:rsidRPr="007C437A">
          <w:rPr>
            <w:rPrChange w:id="4050" w:author="Arthur Parmentier" w:date="2020-06-07T15:27:00Z">
              <w:rPr/>
            </w:rPrChange>
          </w:rPr>
          <w:t>4 – Go gestures are in the Function category and indicate When to enter or exit the composition and in some cases when to exit Content such as Snapshot or Launch Mode.</w:t>
        </w:r>
      </w:ins>
    </w:p>
    <w:p w:rsidR="00FE0C03" w:rsidRPr="007C437A" w:rsidRDefault="00FE0C03">
      <w:pPr>
        <w:pStyle w:val="Citation"/>
        <w:rPr>
          <w:ins w:id="4051" w:author="Arthur Parmentier" w:date="2020-06-05T17:15:00Z"/>
          <w:rPrChange w:id="4052" w:author="Arthur Parmentier" w:date="2020-06-07T15:27:00Z">
            <w:rPr>
              <w:ins w:id="4053" w:author="Arthur Parmentier" w:date="2020-06-05T17:15:00Z"/>
            </w:rPr>
          </w:rPrChange>
        </w:rPr>
        <w:pPrChange w:id="4054" w:author="Arthur Parmentier" w:date="2020-06-05T17:15:00Z">
          <w:pPr/>
        </w:pPrChange>
      </w:pPr>
      <w:ins w:id="4055" w:author="Arthur Parmentier" w:date="2020-06-05T17:15:00Z">
        <w:r w:rsidRPr="007C437A">
          <w:rPr>
            <w:rPrChange w:id="4056" w:author="Arthur Parmentier" w:date="2020-06-07T15:27:00Z">
              <w:rPr/>
            </w:rPrChange>
          </w:rPr>
          <w:lastRenderedPageBreak/>
          <w:t>5 – Modes are in the Sculpting category and are Content gestures embodying specific performance parameters. Scanning, Point to Point, and Launch Mode are several examples of Modes.</w:t>
        </w:r>
      </w:ins>
    </w:p>
    <w:p w:rsidR="00FE0C03" w:rsidRPr="007C437A" w:rsidRDefault="00FE0C03">
      <w:pPr>
        <w:pStyle w:val="Citation"/>
        <w:rPr>
          <w:ins w:id="4057" w:author="Arthur Parmentier" w:date="2020-06-05T17:13:00Z"/>
          <w:rPrChange w:id="4058" w:author="Arthur Parmentier" w:date="2020-06-07T15:27:00Z">
            <w:rPr>
              <w:ins w:id="4059" w:author="Arthur Parmentier" w:date="2020-06-05T17:13:00Z"/>
            </w:rPr>
          </w:rPrChange>
        </w:rPr>
        <w:pPrChange w:id="4060" w:author="Arthur Parmentier" w:date="2020-06-05T17:15:00Z">
          <w:pPr/>
        </w:pPrChange>
      </w:pPr>
      <w:ins w:id="4061" w:author="Arthur Parmentier" w:date="2020-06-05T17:15:00Z">
        <w:r w:rsidRPr="007C437A">
          <w:rPr>
            <w:rPrChange w:id="4062" w:author="Arthur Parmentier" w:date="2020-06-07T15:27:00Z">
              <w:rPr/>
            </w:rPrChange>
          </w:rPr>
          <w:t>6 – Palettes are in the Sculpting category and are primarily Content gestures identifying composed and/or rehearsed material”</w:t>
        </w:r>
      </w:ins>
    </w:p>
    <w:p w:rsidR="00E814B3" w:rsidRPr="007C437A" w:rsidRDefault="00FE0C03" w:rsidP="00E814B3">
      <w:pPr>
        <w:rPr>
          <w:ins w:id="4063" w:author="Arthur Parmentier" w:date="2020-06-05T17:23:00Z"/>
          <w:rPrChange w:id="4064" w:author="Arthur Parmentier" w:date="2020-06-07T15:27:00Z">
            <w:rPr>
              <w:ins w:id="4065" w:author="Arthur Parmentier" w:date="2020-06-05T17:23:00Z"/>
            </w:rPr>
          </w:rPrChange>
        </w:rPr>
      </w:pPr>
      <w:ins w:id="4066" w:author="Arthur Parmentier" w:date="2020-06-05T17:12:00Z">
        <w:r w:rsidRPr="007C437A">
          <w:rPr>
            <w:rPrChange w:id="4067" w:author="Arthur Parmentier" w:date="2020-06-07T15:27:00Z">
              <w:rPr/>
            </w:rPrChange>
          </w:rPr>
          <w:t xml:space="preserve"> </w:t>
        </w:r>
      </w:ins>
      <w:ins w:id="4068" w:author="Arthur Parmentier" w:date="2020-06-05T17:20:00Z">
        <w:r w:rsidR="00BF0C35" w:rsidRPr="007C437A">
          <w:rPr>
            <w:rPrChange w:id="4069" w:author="Arthur Parmentier" w:date="2020-06-07T15:27:00Z">
              <w:rPr/>
            </w:rPrChange>
          </w:rPr>
          <w:t xml:space="preserve">We can see that </w:t>
        </w:r>
      </w:ins>
      <w:ins w:id="4070" w:author="Arthur Parmentier" w:date="2020-06-06T19:05:00Z">
        <w:r w:rsidR="0069782B" w:rsidRPr="007C437A">
          <w:rPr>
            <w:rPrChange w:id="4071" w:author="Arthur Parmentier" w:date="2020-06-07T15:27:00Z">
              <w:rPr/>
            </w:rPrChange>
          </w:rPr>
          <w:t>by the term “structure”, Thompson refers to</w:t>
        </w:r>
      </w:ins>
      <w:ins w:id="4072" w:author="Arthur Parmentier" w:date="2020-06-05T17:20:00Z">
        <w:r w:rsidR="00BF0C35" w:rsidRPr="007C437A">
          <w:rPr>
            <w:rPrChange w:id="4073" w:author="Arthur Parmentier" w:date="2020-06-07T15:27:00Z">
              <w:rPr/>
            </w:rPrChange>
          </w:rPr>
          <w:t xml:space="preserve"> the syntax of SP (and perhaps the term “structure” could be refined in that sense; we have seen previously that there</w:t>
        </w:r>
      </w:ins>
      <w:ins w:id="4074" w:author="Arthur Parmentier" w:date="2020-06-05T17:21:00Z">
        <w:r w:rsidR="00BF0C35" w:rsidRPr="007C437A">
          <w:rPr>
            <w:rPrChange w:id="4075" w:author="Arthur Parmentier" w:date="2020-06-07T15:27:00Z">
              <w:rPr/>
            </w:rPrChange>
          </w:rPr>
          <w:t xml:space="preserve"> are other important structures in SP). It is also in those terms that SP is presented during the workshops that I have experienced.</w:t>
        </w:r>
      </w:ins>
      <w:ins w:id="4076" w:author="Arthur Parmentier" w:date="2020-06-05T17:23:00Z">
        <w:r w:rsidR="00BF0C35" w:rsidRPr="007C437A">
          <w:rPr>
            <w:rPrChange w:id="4077" w:author="Arthur Parmentier" w:date="2020-06-07T15:27:00Z">
              <w:rPr/>
            </w:rPrChange>
          </w:rPr>
          <w:t xml:space="preserve"> Before going further, let’s make some initial remarks on this introduction to the SP syntax:</w:t>
        </w:r>
      </w:ins>
    </w:p>
    <w:p w:rsidR="00BF0C35" w:rsidRPr="007C437A" w:rsidRDefault="00BF0C35" w:rsidP="00BF0C35">
      <w:pPr>
        <w:pStyle w:val="Paragraphedeliste"/>
        <w:numPr>
          <w:ilvl w:val="0"/>
          <w:numId w:val="11"/>
        </w:numPr>
        <w:rPr>
          <w:ins w:id="4078" w:author="Arthur Parmentier" w:date="2020-06-05T17:27:00Z"/>
          <w:rPrChange w:id="4079" w:author="Arthur Parmentier" w:date="2020-06-07T15:27:00Z">
            <w:rPr>
              <w:ins w:id="4080" w:author="Arthur Parmentier" w:date="2020-06-05T17:27:00Z"/>
            </w:rPr>
          </w:rPrChange>
        </w:rPr>
      </w:pPr>
      <w:ins w:id="4081" w:author="Arthur Parmentier" w:date="2020-06-05T17:25:00Z">
        <w:r w:rsidRPr="007C437A">
          <w:rPr>
            <w:rPrChange w:id="4082" w:author="Arthur Parmentier" w:date="2020-06-07T15:27:00Z">
              <w:rPr/>
            </w:rPrChange>
          </w:rPr>
          <w:t xml:space="preserve">Walter describes a hierarchy of categories: the two </w:t>
        </w:r>
      </w:ins>
      <w:ins w:id="4083" w:author="Arthur Parmentier" w:date="2020-06-05T17:26:00Z">
        <w:r w:rsidRPr="007C437A">
          <w:rPr>
            <w:rPrChange w:id="4084" w:author="Arthur Parmentier" w:date="2020-06-07T15:27:00Z">
              <w:rPr/>
            </w:rPrChange>
          </w:rPr>
          <w:t>initially categories “sculpting gestures” and “function signals” are broken into the Who, What, How, When, Modes and Palettes sub-categories.</w:t>
        </w:r>
      </w:ins>
    </w:p>
    <w:p w:rsidR="00BF0C35" w:rsidRPr="007C437A" w:rsidRDefault="00BF0C35" w:rsidP="00BF0C35">
      <w:pPr>
        <w:pStyle w:val="Paragraphedeliste"/>
        <w:numPr>
          <w:ilvl w:val="0"/>
          <w:numId w:val="11"/>
        </w:numPr>
        <w:rPr>
          <w:ins w:id="4085" w:author="Arthur Parmentier" w:date="2020-06-05T17:34:00Z"/>
          <w:rPrChange w:id="4086" w:author="Arthur Parmentier" w:date="2020-06-07T15:27:00Z">
            <w:rPr>
              <w:ins w:id="4087" w:author="Arthur Parmentier" w:date="2020-06-05T17:34:00Z"/>
            </w:rPr>
          </w:rPrChange>
        </w:rPr>
      </w:pPr>
      <w:ins w:id="4088" w:author="Arthur Parmentier" w:date="2020-06-05T17:27:00Z">
        <w:r w:rsidRPr="007C437A">
          <w:rPr>
            <w:rPrChange w:id="4089" w:author="Arthur Parmentier" w:date="2020-06-07T15:27:00Z">
              <w:rPr/>
            </w:rPrChange>
          </w:rPr>
          <w:t>The ordering at which the signs are sequenced in time is at the level of the sub-categories (Who, What, How, When – the ordering when using</w:t>
        </w:r>
      </w:ins>
      <w:ins w:id="4090" w:author="Arthur Parmentier" w:date="2020-06-05T17:28:00Z">
        <w:r w:rsidRPr="007C437A">
          <w:rPr>
            <w:rPrChange w:id="4091" w:author="Arthur Parmentier" w:date="2020-06-07T15:27:00Z">
              <w:rPr/>
            </w:rPrChange>
          </w:rPr>
          <w:t xml:space="preserve"> Modes or Palettes is not mentioned) but is independent of the meta-categories “Sculpting gestures” and “function signals”. </w:t>
        </w:r>
      </w:ins>
      <w:ins w:id="4092" w:author="Arthur Parmentier" w:date="2020-06-05T17:35:00Z">
        <w:r w:rsidR="00573D3D" w:rsidRPr="007C437A">
          <w:rPr>
            <w:rPrChange w:id="4093" w:author="Arthur Parmentier" w:date="2020-06-07T15:27:00Z">
              <w:rPr/>
            </w:rPrChange>
          </w:rPr>
          <w:t>Consequently</w:t>
        </w:r>
      </w:ins>
      <w:ins w:id="4094" w:author="Arthur Parmentier" w:date="2020-06-05T17:29:00Z">
        <w:r w:rsidRPr="007C437A">
          <w:rPr>
            <w:rPrChange w:id="4095" w:author="Arthur Parmentier" w:date="2020-06-07T15:27:00Z">
              <w:rPr/>
            </w:rPrChange>
          </w:rPr>
          <w:t xml:space="preserve">, these meta-categories are not syntax </w:t>
        </w:r>
      </w:ins>
      <w:ins w:id="4096" w:author="Arthur Parmentier" w:date="2020-06-05T17:30:00Z">
        <w:r w:rsidR="00573D3D" w:rsidRPr="007C437A">
          <w:rPr>
            <w:rPrChange w:id="4097" w:author="Arthur Parmentier" w:date="2020-06-07T15:27:00Z">
              <w:rPr/>
            </w:rPrChange>
          </w:rPr>
          <w:t>categorizes</w:t>
        </w:r>
      </w:ins>
      <w:ins w:id="4098" w:author="Arthur Parmentier" w:date="2020-06-05T17:29:00Z">
        <w:r w:rsidR="00573D3D" w:rsidRPr="007C437A">
          <w:rPr>
            <w:rPrChange w:id="4099" w:author="Arthur Parmentier" w:date="2020-06-07T15:27:00Z">
              <w:rPr/>
            </w:rPrChange>
          </w:rPr>
          <w:t xml:space="preserve"> but </w:t>
        </w:r>
      </w:ins>
      <w:ins w:id="4100" w:author="Arthur Parmentier" w:date="2020-06-05T17:34:00Z">
        <w:r w:rsidR="00573D3D" w:rsidRPr="007C437A">
          <w:rPr>
            <w:rPrChange w:id="4101" w:author="Arthur Parmentier" w:date="2020-06-07T15:27:00Z">
              <w:rPr/>
            </w:rPrChange>
          </w:rPr>
          <w:t xml:space="preserve">my interpretation is that they </w:t>
        </w:r>
      </w:ins>
      <w:ins w:id="4102" w:author="Arthur Parmentier" w:date="2020-06-05T17:29:00Z">
        <w:r w:rsidR="00573D3D" w:rsidRPr="007C437A">
          <w:rPr>
            <w:rPrChange w:id="4103" w:author="Arthur Parmentier" w:date="2020-06-07T15:27:00Z">
              <w:rPr/>
            </w:rPrChange>
          </w:rPr>
          <w:t xml:space="preserve">rather </w:t>
        </w:r>
      </w:ins>
      <w:ins w:id="4104" w:author="Arthur Parmentier" w:date="2020-06-05T17:34:00Z">
        <w:r w:rsidR="00573D3D" w:rsidRPr="007C437A">
          <w:rPr>
            <w:rPrChange w:id="4105" w:author="Arthur Parmentier" w:date="2020-06-07T15:27:00Z">
              <w:rPr/>
            </w:rPrChange>
          </w:rPr>
          <w:t>represent</w:t>
        </w:r>
      </w:ins>
      <w:ins w:id="4106" w:author="Arthur Parmentier" w:date="2020-06-05T17:30:00Z">
        <w:r w:rsidR="00573D3D" w:rsidRPr="007C437A">
          <w:rPr>
            <w:rPrChange w:id="4107" w:author="Arthur Parmentier" w:date="2020-06-07T15:27:00Z">
              <w:rPr/>
            </w:rPrChange>
          </w:rPr>
          <w:t xml:space="preserve"> Walter’s interpretation of their </w:t>
        </w:r>
      </w:ins>
      <w:ins w:id="4108" w:author="Arthur Parmentier" w:date="2020-06-06T19:09:00Z">
        <w:r w:rsidR="005D20E2" w:rsidRPr="007C437A">
          <w:rPr>
            <w:rPrChange w:id="4109" w:author="Arthur Parmentier" w:date="2020-06-07T15:27:00Z">
              <w:rPr/>
            </w:rPrChange>
          </w:rPr>
          <w:t>role</w:t>
        </w:r>
      </w:ins>
      <w:ins w:id="4110" w:author="Arthur Parmentier" w:date="2020-06-05T17:30:00Z">
        <w:r w:rsidR="00573D3D" w:rsidRPr="007C437A">
          <w:rPr>
            <w:rPrChange w:id="4111" w:author="Arthur Parmentier" w:date="2020-06-07T15:27:00Z">
              <w:rPr/>
            </w:rPrChange>
          </w:rPr>
          <w:t xml:space="preserve"> in the sentence</w:t>
        </w:r>
      </w:ins>
      <w:ins w:id="4112" w:author="Arthur Parmentier" w:date="2020-06-06T19:10:00Z">
        <w:r w:rsidR="005D20E2" w:rsidRPr="007C437A">
          <w:rPr>
            <w:rPrChange w:id="4113" w:author="Arthur Parmentier" w:date="2020-06-07T15:27:00Z">
              <w:rPr/>
            </w:rPrChange>
          </w:rPr>
          <w:t>, from the point of view of the composer rather than the linguist</w:t>
        </w:r>
      </w:ins>
      <w:ins w:id="4114" w:author="Arthur Parmentier" w:date="2020-06-05T17:30:00Z">
        <w:r w:rsidR="00573D3D" w:rsidRPr="007C437A">
          <w:rPr>
            <w:rPrChange w:id="4115" w:author="Arthur Parmentier" w:date="2020-06-07T15:27:00Z">
              <w:rPr/>
            </w:rPrChange>
          </w:rPr>
          <w:t>.</w:t>
        </w:r>
      </w:ins>
    </w:p>
    <w:p w:rsidR="00573D3D" w:rsidRPr="007C437A" w:rsidRDefault="00573D3D" w:rsidP="00BF0C35">
      <w:pPr>
        <w:pStyle w:val="Paragraphedeliste"/>
        <w:numPr>
          <w:ilvl w:val="0"/>
          <w:numId w:val="11"/>
        </w:numPr>
        <w:rPr>
          <w:ins w:id="4116" w:author="Arthur Parmentier" w:date="2020-06-05T17:38:00Z"/>
          <w:rPrChange w:id="4117" w:author="Arthur Parmentier" w:date="2020-06-07T15:27:00Z">
            <w:rPr>
              <w:ins w:id="4118" w:author="Arthur Parmentier" w:date="2020-06-05T17:38:00Z"/>
            </w:rPr>
          </w:rPrChange>
        </w:rPr>
      </w:pPr>
      <w:ins w:id="4119" w:author="Arthur Parmentier" w:date="2020-06-05T17:35:00Z">
        <w:r w:rsidRPr="007C437A">
          <w:rPr>
            <w:rPrChange w:id="4120" w:author="Arthur Parmentier" w:date="2020-06-07T15:27:00Z">
              <w:rPr/>
            </w:rPrChange>
          </w:rPr>
          <w:t>There are some ambiguities with the “Pa</w:t>
        </w:r>
      </w:ins>
      <w:ins w:id="4121" w:author="Arthur Parmentier" w:date="2020-06-05T17:36:00Z">
        <w:r w:rsidRPr="007C437A">
          <w:rPr>
            <w:rPrChange w:id="4122" w:author="Arthur Parmentier" w:date="2020-06-07T15:27:00Z">
              <w:rPr/>
            </w:rPrChange>
          </w:rPr>
          <w:t>lettes” category, that is said to also contain signs o</w:t>
        </w:r>
      </w:ins>
      <w:ins w:id="4123" w:author="Arthur Parmentier" w:date="2020-06-05T17:37:00Z">
        <w:r w:rsidRPr="007C437A">
          <w:rPr>
            <w:rPrChange w:id="4124" w:author="Arthur Parmentier" w:date="2020-06-07T15:27:00Z">
              <w:rPr/>
            </w:rPrChange>
          </w:rPr>
          <w:t xml:space="preserve">f </w:t>
        </w:r>
      </w:ins>
      <w:ins w:id="4125" w:author="Arthur Parmentier" w:date="2020-06-05T17:36:00Z">
        <w:r w:rsidRPr="007C437A">
          <w:rPr>
            <w:rPrChange w:id="4126" w:author="Arthur Parmentier" w:date="2020-06-07T15:27:00Z">
              <w:rPr/>
            </w:rPrChange>
          </w:rPr>
          <w:t>the category “Content”, although this division is at the same level.</w:t>
        </w:r>
      </w:ins>
      <w:ins w:id="4127" w:author="Arthur Parmentier" w:date="2020-06-05T17:37:00Z">
        <w:r w:rsidRPr="007C437A">
          <w:rPr>
            <w:rPrChange w:id="4128" w:author="Arthur Parmentier" w:date="2020-06-07T15:27:00Z">
              <w:rPr/>
            </w:rPrChange>
          </w:rPr>
          <w:t xml:space="preserve"> My interpretation is that “Palettes” is not a syntax cate</w:t>
        </w:r>
      </w:ins>
      <w:ins w:id="4129" w:author="Arthur Parmentier" w:date="2020-06-05T17:38:00Z">
        <w:r w:rsidRPr="007C437A">
          <w:rPr>
            <w:rPrChange w:id="4130" w:author="Arthur Parmentier" w:date="2020-06-07T15:27:00Z">
              <w:rPr/>
            </w:rPrChange>
          </w:rPr>
          <w:t>gory either, but rather a specific type of Contents.</w:t>
        </w:r>
      </w:ins>
    </w:p>
    <w:p w:rsidR="00573D3D" w:rsidRPr="007C437A" w:rsidRDefault="00573D3D" w:rsidP="00BF0C35">
      <w:pPr>
        <w:pStyle w:val="Paragraphedeliste"/>
        <w:numPr>
          <w:ilvl w:val="0"/>
          <w:numId w:val="11"/>
        </w:numPr>
        <w:rPr>
          <w:ins w:id="4131" w:author="Arthur Parmentier" w:date="2020-06-05T17:45:00Z"/>
          <w:rPrChange w:id="4132" w:author="Arthur Parmentier" w:date="2020-06-07T15:27:00Z">
            <w:rPr>
              <w:ins w:id="4133" w:author="Arthur Parmentier" w:date="2020-06-05T17:45:00Z"/>
            </w:rPr>
          </w:rPrChange>
        </w:rPr>
      </w:pPr>
      <w:ins w:id="4134" w:author="Arthur Parmentier" w:date="2020-06-05T17:39:00Z">
        <w:r w:rsidRPr="007C437A">
          <w:rPr>
            <w:rPrChange w:id="4135" w:author="Arthur Parmentier" w:date="2020-06-07T15:27:00Z">
              <w:rPr/>
            </w:rPrChange>
          </w:rPr>
          <w:t xml:space="preserve">The same remark with “Modes” </w:t>
        </w:r>
      </w:ins>
      <w:ins w:id="4136" w:author="Arthur Parmentier" w:date="2020-06-05T17:40:00Z">
        <w:r w:rsidRPr="007C437A">
          <w:rPr>
            <w:rPrChange w:id="4137" w:author="Arthur Parmentier" w:date="2020-06-07T15:27:00Z">
              <w:rPr/>
            </w:rPrChange>
          </w:rPr>
          <w:t xml:space="preserve">lead to the </w:t>
        </w:r>
        <w:r w:rsidR="005441BE" w:rsidRPr="007C437A">
          <w:rPr>
            <w:rPrChange w:id="4138" w:author="Arthur Parmentier" w:date="2020-06-07T15:27:00Z">
              <w:rPr/>
            </w:rPrChange>
          </w:rPr>
          <w:t xml:space="preserve">naïve conclusion that they also are </w:t>
        </w:r>
      </w:ins>
      <w:ins w:id="4139" w:author="Arthur Parmentier" w:date="2020-06-06T19:10:00Z">
        <w:r w:rsidR="002778E1" w:rsidRPr="007C437A">
          <w:rPr>
            <w:rPrChange w:id="4140" w:author="Arthur Parmentier" w:date="2020-06-07T15:27:00Z">
              <w:rPr/>
            </w:rPrChange>
          </w:rPr>
          <w:t>specific</w:t>
        </w:r>
      </w:ins>
      <w:ins w:id="4141" w:author="Arthur Parmentier" w:date="2020-06-05T17:41:00Z">
        <w:r w:rsidR="005441BE" w:rsidRPr="007C437A">
          <w:rPr>
            <w:rPrChange w:id="4142" w:author="Arthur Parmentier" w:date="2020-06-07T15:27:00Z">
              <w:rPr/>
            </w:rPrChange>
          </w:rPr>
          <w:t xml:space="preserve"> types</w:t>
        </w:r>
      </w:ins>
      <w:ins w:id="4143" w:author="Arthur Parmentier" w:date="2020-06-05T17:40:00Z">
        <w:r w:rsidR="005441BE" w:rsidRPr="007C437A">
          <w:rPr>
            <w:rPrChange w:id="4144" w:author="Arthur Parmentier" w:date="2020-06-07T15:27:00Z">
              <w:rPr/>
            </w:rPrChange>
          </w:rPr>
          <w:t xml:space="preserve"> of </w:t>
        </w:r>
      </w:ins>
      <w:ins w:id="4145" w:author="Arthur Parmentier" w:date="2020-06-05T17:41:00Z">
        <w:r w:rsidR="005441BE" w:rsidRPr="007C437A">
          <w:rPr>
            <w:rPrChange w:id="4146" w:author="Arthur Parmentier" w:date="2020-06-07T15:27:00Z">
              <w:rPr/>
            </w:rPrChange>
          </w:rPr>
          <w:t xml:space="preserve">Content gestures. However, when using Modes signs, </w:t>
        </w:r>
      </w:ins>
      <w:ins w:id="4147" w:author="Arthur Parmentier" w:date="2020-06-05T17:42:00Z">
        <w:r w:rsidR="005441BE" w:rsidRPr="007C437A">
          <w:rPr>
            <w:rPrChange w:id="4148" w:author="Arthur Parmentier" w:date="2020-06-07T15:27:00Z">
              <w:rPr/>
            </w:rPrChange>
          </w:rPr>
          <w:t>When signs are be omitted at the end of the sequence, whereas they are necessary for all (other</w:t>
        </w:r>
      </w:ins>
      <w:ins w:id="4149" w:author="Arthur Parmentier" w:date="2020-06-05T17:43:00Z">
        <w:r w:rsidR="005441BE" w:rsidRPr="007C437A">
          <w:rPr>
            <w:rPrChange w:id="4150" w:author="Arthur Parmentier" w:date="2020-06-07T15:27:00Z">
              <w:rPr/>
            </w:rPrChange>
          </w:rPr>
          <w:t xml:space="preserve">) </w:t>
        </w:r>
      </w:ins>
      <w:ins w:id="4151" w:author="Arthur Parmentier" w:date="2020-06-05T17:42:00Z">
        <w:r w:rsidR="005441BE" w:rsidRPr="007C437A">
          <w:rPr>
            <w:rPrChange w:id="4152" w:author="Arthur Parmentier" w:date="2020-06-07T15:27:00Z">
              <w:rPr/>
            </w:rPrChange>
          </w:rPr>
          <w:t>Content gestures</w:t>
        </w:r>
      </w:ins>
      <w:ins w:id="4153" w:author="Arthur Parmentier" w:date="2020-06-05T17:43:00Z">
        <w:r w:rsidR="005441BE" w:rsidRPr="007C437A">
          <w:rPr>
            <w:rPrChange w:id="4154" w:author="Arthur Parmentier" w:date="2020-06-07T15:27:00Z">
              <w:rPr/>
            </w:rPrChange>
          </w:rPr>
          <w:t xml:space="preserve">. </w:t>
        </w:r>
      </w:ins>
      <w:ins w:id="4155" w:author="Arthur Parmentier" w:date="2020-06-06T19:10:00Z">
        <w:r w:rsidR="00DD6F1F" w:rsidRPr="007C437A">
          <w:rPr>
            <w:rPrChange w:id="4156" w:author="Arthur Parmentier" w:date="2020-06-07T15:27:00Z">
              <w:rPr/>
            </w:rPrChange>
          </w:rPr>
          <w:br/>
          <w:t>We will</w:t>
        </w:r>
      </w:ins>
      <w:ins w:id="4157" w:author="Arthur Parmentier" w:date="2020-06-06T19:11:00Z">
        <w:r w:rsidR="00DD6F1F" w:rsidRPr="007C437A">
          <w:rPr>
            <w:rPrChange w:id="4158" w:author="Arthur Parmentier" w:date="2020-06-07T15:27:00Z">
              <w:rPr/>
            </w:rPrChange>
          </w:rPr>
          <w:t xml:space="preserve"> discuss later my</w:t>
        </w:r>
      </w:ins>
      <w:ins w:id="4159" w:author="Arthur Parmentier" w:date="2020-06-05T17:44:00Z">
        <w:r w:rsidR="005441BE" w:rsidRPr="007C437A">
          <w:rPr>
            <w:rPrChange w:id="4160" w:author="Arthur Parmentier" w:date="2020-06-07T15:27:00Z">
              <w:rPr/>
            </w:rPrChange>
          </w:rPr>
          <w:t xml:space="preserve"> interpretation of Modes as additional syntaxes from within t</w:t>
        </w:r>
      </w:ins>
      <w:ins w:id="4161" w:author="Arthur Parmentier" w:date="2020-06-05T17:45:00Z">
        <w:r w:rsidR="005441BE" w:rsidRPr="007C437A">
          <w:rPr>
            <w:rPrChange w:id="4162" w:author="Arthur Parmentier" w:date="2020-06-07T15:27:00Z">
              <w:rPr/>
            </w:rPrChange>
          </w:rPr>
          <w:t>he SP languages, therefore very different from Contents at the syntax level.</w:t>
        </w:r>
      </w:ins>
    </w:p>
    <w:p w:rsidR="005441BE" w:rsidRPr="007C437A" w:rsidRDefault="005441BE">
      <w:pPr>
        <w:rPr>
          <w:ins w:id="4163" w:author="Arthur Parmentier" w:date="2020-06-05T17:23:00Z"/>
          <w:rPrChange w:id="4164" w:author="Arthur Parmentier" w:date="2020-06-07T15:27:00Z">
            <w:rPr>
              <w:ins w:id="4165" w:author="Arthur Parmentier" w:date="2020-06-05T17:23:00Z"/>
            </w:rPr>
          </w:rPrChange>
        </w:rPr>
      </w:pPr>
      <w:ins w:id="4166" w:author="Arthur Parmentier" w:date="2020-06-05T17:46:00Z">
        <w:r w:rsidRPr="007C437A">
          <w:rPr>
            <w:rPrChange w:id="4167" w:author="Arthur Parmentier" w:date="2020-06-07T15:27:00Z">
              <w:rPr/>
            </w:rPrChange>
          </w:rPr>
          <w:t xml:space="preserve">The “Who, What, How, When” categories can be seen as the </w:t>
        </w:r>
      </w:ins>
      <w:ins w:id="4168" w:author="Arthur Parmentier" w:date="2020-06-05T17:47:00Z">
        <w:r w:rsidRPr="007C437A">
          <w:rPr>
            <w:rPrChange w:id="4169" w:author="Arthur Parmentier" w:date="2020-06-07T15:27:00Z">
              <w:rPr/>
            </w:rPrChange>
          </w:rPr>
          <w:t>analogies</w:t>
        </w:r>
      </w:ins>
      <w:ins w:id="4170" w:author="Arthur Parmentier" w:date="2020-06-05T17:46:00Z">
        <w:r w:rsidRPr="007C437A">
          <w:rPr>
            <w:rPrChange w:id="4171" w:author="Arthur Parmentier" w:date="2020-06-07T15:27:00Z">
              <w:rPr/>
            </w:rPrChange>
          </w:rPr>
          <w:t xml:space="preserve"> of </w:t>
        </w:r>
      </w:ins>
      <w:ins w:id="4172" w:author="Arthur Parmentier" w:date="2020-06-05T17:47:00Z">
        <w:r w:rsidRPr="007C437A">
          <w:rPr>
            <w:rPrChange w:id="4173" w:author="Arthur Parmentier" w:date="2020-06-07T15:27:00Z">
              <w:rPr/>
            </w:rPrChange>
          </w:rPr>
          <w:t>pronouns</w:t>
        </w:r>
      </w:ins>
      <w:ins w:id="4174" w:author="Arthur Parmentier" w:date="2020-06-05T17:46:00Z">
        <w:r w:rsidRPr="007C437A">
          <w:rPr>
            <w:rPrChange w:id="4175" w:author="Arthur Parmentier" w:date="2020-06-07T15:27:00Z">
              <w:rPr/>
            </w:rPrChange>
          </w:rPr>
          <w:t>, verbs, noun</w:t>
        </w:r>
      </w:ins>
      <w:ins w:id="4176" w:author="Arthur Parmentier" w:date="2020-06-05T17:47:00Z">
        <w:r w:rsidRPr="007C437A">
          <w:rPr>
            <w:rPrChange w:id="4177" w:author="Arthur Parmentier" w:date="2020-06-07T15:27:00Z">
              <w:rPr/>
            </w:rPrChange>
          </w:rPr>
          <w:t xml:space="preserve">s and other </w:t>
        </w:r>
      </w:ins>
      <w:ins w:id="4178" w:author="Arthur Parmentier" w:date="2020-06-05T19:22:00Z">
        <w:r w:rsidR="000E299B" w:rsidRPr="007C437A">
          <w:rPr>
            <w:rPrChange w:id="4179" w:author="Arthur Parmentier" w:date="2020-06-07T15:27:00Z">
              <w:rPr/>
            </w:rPrChange>
          </w:rPr>
          <w:t>syntactic</w:t>
        </w:r>
      </w:ins>
      <w:ins w:id="4180" w:author="Arthur Parmentier" w:date="2020-06-05T17:47:00Z">
        <w:r w:rsidRPr="007C437A">
          <w:rPr>
            <w:rPrChange w:id="4181" w:author="Arthur Parmentier" w:date="2020-06-07T15:27:00Z">
              <w:rPr/>
            </w:rPrChange>
          </w:rPr>
          <w:t xml:space="preserve"> elements in written or oral languages we are familiar with.</w:t>
        </w:r>
      </w:ins>
    </w:p>
    <w:p w:rsidR="00BF0C35" w:rsidRPr="007C437A" w:rsidRDefault="00CC430C" w:rsidP="00E814B3">
      <w:pPr>
        <w:rPr>
          <w:ins w:id="4182" w:author="Arthur Parmentier" w:date="2020-06-05T18:02:00Z"/>
          <w:rPrChange w:id="4183" w:author="Arthur Parmentier" w:date="2020-06-07T15:27:00Z">
            <w:rPr>
              <w:ins w:id="4184" w:author="Arthur Parmentier" w:date="2020-06-05T18:02:00Z"/>
            </w:rPr>
          </w:rPrChange>
        </w:rPr>
      </w:pPr>
      <w:ins w:id="4185" w:author="Arthur Parmentier" w:date="2020-06-05T18:02:00Z">
        <w:r w:rsidRPr="007C437A">
          <w:rPr>
            <w:rPrChange w:id="4186" w:author="Arthur Parmentier" w:date="2020-06-07T15:27:00Z">
              <w:rPr/>
            </w:rPrChange>
          </w:rPr>
          <w:t>It is in these categories that they are also shown in Walter’s SP workbooks</w:t>
        </w:r>
      </w:ins>
      <w:ins w:id="4187" w:author="Arthur Parmentier" w:date="2020-06-06T19:11:00Z">
        <w:r w:rsidR="00DD6F1F" w:rsidRPr="007C437A">
          <w:rPr>
            <w:rPrChange w:id="4188" w:author="Arthur Parmentier" w:date="2020-06-07T15:27:00Z">
              <w:rPr/>
            </w:rPrChange>
          </w:rPr>
          <w:t xml:space="preserve"> 1 and 2</w:t>
        </w:r>
      </w:ins>
      <w:ins w:id="4189" w:author="Arthur Parmentier" w:date="2020-06-05T18:02:00Z">
        <w:r w:rsidRPr="007C437A">
          <w:rPr>
            <w:rPrChange w:id="4190" w:author="Arthur Parmentier" w:date="2020-06-07T15:27:00Z">
              <w:rPr/>
            </w:rPrChange>
          </w:rPr>
          <w:t>.</w:t>
        </w:r>
      </w:ins>
    </w:p>
    <w:p w:rsidR="00CC430C" w:rsidRPr="007C437A" w:rsidRDefault="00CC430C" w:rsidP="00E814B3">
      <w:pPr>
        <w:rPr>
          <w:ins w:id="4191" w:author="Arthur Parmentier" w:date="2020-06-05T17:23:00Z"/>
          <w:rPrChange w:id="4192" w:author="Arthur Parmentier" w:date="2020-06-07T15:27:00Z">
            <w:rPr>
              <w:ins w:id="4193" w:author="Arthur Parmentier" w:date="2020-06-05T17:23:00Z"/>
            </w:rPr>
          </w:rPrChange>
        </w:rPr>
      </w:pPr>
      <w:ins w:id="4194" w:author="Arthur Parmentier" w:date="2020-06-05T18:04:00Z">
        <w:r w:rsidRPr="007C437A">
          <w:rPr>
            <w:rPrChange w:id="4195" w:author="Arthur Parmentier" w:date="2020-06-07T15:27:00Z">
              <w:rPr>
                <w:noProof/>
              </w:rPr>
            </w:rPrChange>
          </w:rPr>
          <w:drawing>
            <wp:inline distT="0" distB="0" distL="0" distR="0">
              <wp:extent cx="6188710" cy="1395730"/>
              <wp:effectExtent l="0" t="0" r="254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lossary_of_gestures.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395730"/>
                      </a:xfrm>
                      <a:prstGeom prst="rect">
                        <a:avLst/>
                      </a:prstGeom>
                    </pic:spPr>
                  </pic:pic>
                </a:graphicData>
              </a:graphic>
            </wp:inline>
          </w:drawing>
        </w:r>
      </w:ins>
    </w:p>
    <w:p w:rsidR="00BF0C35" w:rsidRPr="007C437A" w:rsidRDefault="00CC430C" w:rsidP="00E814B3">
      <w:pPr>
        <w:rPr>
          <w:ins w:id="4196" w:author="Arthur Parmentier" w:date="2020-06-05T17:23:00Z"/>
          <w:rPrChange w:id="4197" w:author="Arthur Parmentier" w:date="2020-06-07T15:27:00Z">
            <w:rPr>
              <w:ins w:id="4198" w:author="Arthur Parmentier" w:date="2020-06-05T17:23:00Z"/>
            </w:rPr>
          </w:rPrChange>
        </w:rPr>
      </w:pPr>
      <w:ins w:id="4199" w:author="Arthur Parmentier" w:date="2020-06-05T18:07:00Z">
        <w:r w:rsidRPr="007C437A">
          <w:rPr>
            <w:rPrChange w:id="4200" w:author="Arthur Parmentier" w:date="2020-06-07T15:27:00Z">
              <w:rPr>
                <w:noProof/>
              </w:rPr>
            </w:rPrChange>
          </w:rPr>
          <w:lastRenderedPageBreak/>
          <w:drawing>
            <wp:inline distT="0" distB="0" distL="0" distR="0">
              <wp:extent cx="2086266" cy="733527"/>
              <wp:effectExtent l="0" t="0" r="9525" b="9525"/>
              <wp:docPr id="21" name="Image 21"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eak.PNG"/>
                      <pic:cNvPicPr/>
                    </pic:nvPicPr>
                    <pic:blipFill>
                      <a:blip r:embed="rId10">
                        <a:extLst>
                          <a:ext uri="{28A0092B-C50C-407E-A947-70E740481C1C}">
                            <a14:useLocalDpi xmlns:a14="http://schemas.microsoft.com/office/drawing/2010/main" val="0"/>
                          </a:ext>
                        </a:extLst>
                      </a:blip>
                      <a:stretch>
                        <a:fillRect/>
                      </a:stretch>
                    </pic:blipFill>
                    <pic:spPr>
                      <a:xfrm>
                        <a:off x="0" y="0"/>
                        <a:ext cx="2086266" cy="733527"/>
                      </a:xfrm>
                      <a:prstGeom prst="rect">
                        <a:avLst/>
                      </a:prstGeom>
                    </pic:spPr>
                  </pic:pic>
                </a:graphicData>
              </a:graphic>
            </wp:inline>
          </w:drawing>
        </w:r>
        <w:r w:rsidRPr="007C437A">
          <w:rPr>
            <w:rPrChange w:id="4201" w:author="Arthur Parmentier" w:date="2020-06-07T15:27:00Z">
              <w:rPr>
                <w:noProof/>
              </w:rPr>
            </w:rPrChange>
          </w:rPr>
          <w:drawing>
            <wp:inline distT="0" distB="0" distL="0" distR="0">
              <wp:extent cx="1714739" cy="857370"/>
              <wp:effectExtent l="0" t="0" r="0" b="0"/>
              <wp:docPr id="22" name="Image 22"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ng_tone.PNG"/>
                      <pic:cNvPicPr/>
                    </pic:nvPicPr>
                    <pic:blipFill>
                      <a:blip r:embed="rId11">
                        <a:extLst>
                          <a:ext uri="{28A0092B-C50C-407E-A947-70E740481C1C}">
                            <a14:useLocalDpi xmlns:a14="http://schemas.microsoft.com/office/drawing/2010/main" val="0"/>
                          </a:ext>
                        </a:extLst>
                      </a:blip>
                      <a:stretch>
                        <a:fillRect/>
                      </a:stretch>
                    </pic:blipFill>
                    <pic:spPr>
                      <a:xfrm>
                        <a:off x="0" y="0"/>
                        <a:ext cx="1714739" cy="857370"/>
                      </a:xfrm>
                      <a:prstGeom prst="rect">
                        <a:avLst/>
                      </a:prstGeom>
                    </pic:spPr>
                  </pic:pic>
                </a:graphicData>
              </a:graphic>
            </wp:inline>
          </w:drawing>
        </w:r>
        <w:r w:rsidRPr="007C437A">
          <w:rPr>
            <w:rPrChange w:id="4202" w:author="Arthur Parmentier" w:date="2020-06-07T15:27:00Z">
              <w:rPr>
                <w:noProof/>
              </w:rPr>
            </w:rPrChange>
          </w:rPr>
          <w:drawing>
            <wp:inline distT="0" distB="0" distL="0" distR="0">
              <wp:extent cx="1971950" cy="647790"/>
              <wp:effectExtent l="0" t="0" r="9525" b="0"/>
              <wp:docPr id="23" name="Image 23"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rPrChange w:id="4203" w:author="Arthur Parmentier" w:date="2020-06-07T15:27:00Z">
              <w:rPr>
                <w:noProof/>
              </w:rPr>
            </w:rPrChange>
          </w:rPr>
          <w:drawing>
            <wp:inline distT="0" distB="0" distL="0" distR="0">
              <wp:extent cx="1743318" cy="895475"/>
              <wp:effectExtent l="0" t="0" r="9525" b="0"/>
              <wp:docPr id="24" name="Image 24"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g.PNG"/>
                      <pic:cNvPicPr/>
                    </pic:nvPicPr>
                    <pic:blipFill>
                      <a:blip r:embed="rId13">
                        <a:extLst>
                          <a:ext uri="{28A0092B-C50C-407E-A947-70E740481C1C}">
                            <a14:useLocalDpi xmlns:a14="http://schemas.microsoft.com/office/drawing/2010/main" val="0"/>
                          </a:ext>
                        </a:extLst>
                      </a:blip>
                      <a:stretch>
                        <a:fillRect/>
                      </a:stretch>
                    </pic:blipFill>
                    <pic:spPr>
                      <a:xfrm>
                        <a:off x="0" y="0"/>
                        <a:ext cx="1743318" cy="895475"/>
                      </a:xfrm>
                      <a:prstGeom prst="rect">
                        <a:avLst/>
                      </a:prstGeom>
                    </pic:spPr>
                  </pic:pic>
                </a:graphicData>
              </a:graphic>
            </wp:inline>
          </w:drawing>
        </w:r>
        <w:r w:rsidRPr="007C437A">
          <w:rPr>
            <w:rPrChange w:id="4204" w:author="Arthur Parmentier" w:date="2020-06-07T15:27:00Z">
              <w:rPr>
                <w:noProof/>
              </w:rPr>
            </w:rPrChange>
          </w:rPr>
          <w:drawing>
            <wp:inline distT="0" distB="0" distL="0" distR="0">
              <wp:extent cx="2010056" cy="800212"/>
              <wp:effectExtent l="0" t="0" r="9525" b="0"/>
              <wp:docPr id="25" name="Image 25"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BF0C35" w:rsidRPr="007C437A" w:rsidRDefault="00C04C33" w:rsidP="00E814B3">
      <w:pPr>
        <w:rPr>
          <w:ins w:id="4205" w:author="Arthur Parmentier" w:date="2020-06-05T18:14:00Z"/>
          <w:rPrChange w:id="4206" w:author="Arthur Parmentier" w:date="2020-06-07T15:27:00Z">
            <w:rPr>
              <w:ins w:id="4207" w:author="Arthur Parmentier" w:date="2020-06-05T18:14:00Z"/>
            </w:rPr>
          </w:rPrChange>
        </w:rPr>
      </w:pPr>
      <w:ins w:id="4208" w:author="Arthur Parmentier" w:date="2020-06-05T18:12:00Z">
        <w:r w:rsidRPr="007C437A">
          <w:rPr>
            <w:rPrChange w:id="4209" w:author="Arthur Parmentier" w:date="2020-06-07T15:27:00Z">
              <w:rPr/>
            </w:rPrChange>
          </w:rPr>
          <w:t>Although</w:t>
        </w:r>
      </w:ins>
      <w:ins w:id="4210" w:author="Arthur Parmentier" w:date="2020-06-05T18:09:00Z">
        <w:r w:rsidR="00CC430C" w:rsidRPr="007C437A">
          <w:rPr>
            <w:rPrChange w:id="4211" w:author="Arthur Parmentier" w:date="2020-06-07T15:27:00Z">
              <w:rPr/>
            </w:rPrChange>
          </w:rPr>
          <w:t xml:space="preserve"> in the WB1, the signs are only classified by “syntax”</w:t>
        </w:r>
      </w:ins>
      <w:ins w:id="4212" w:author="Arthur Parmentier" w:date="2020-06-05T18:10:00Z">
        <w:r w:rsidR="00CC430C" w:rsidRPr="007C437A">
          <w:rPr>
            <w:rPrChange w:id="4213" w:author="Arthur Parmentier" w:date="2020-06-07T15:27:00Z">
              <w:rPr/>
            </w:rPrChange>
          </w:rPr>
          <w:t xml:space="preserve"> (Who, What, How, When)</w:t>
        </w:r>
      </w:ins>
      <w:ins w:id="4214" w:author="Arthur Parmentier" w:date="2020-06-05T18:09:00Z">
        <w:r w:rsidR="00CC430C" w:rsidRPr="007C437A">
          <w:rPr>
            <w:rPrChange w:id="4215" w:author="Arthur Parmentier" w:date="2020-06-07T15:27:00Z">
              <w:rPr/>
            </w:rPrChange>
          </w:rPr>
          <w:t xml:space="preserve"> and “category” (function signals </w:t>
        </w:r>
      </w:ins>
      <w:ins w:id="4216" w:author="Arthur Parmentier" w:date="2020-06-05T18:10:00Z">
        <w:r w:rsidR="00CC430C" w:rsidRPr="007C437A">
          <w:rPr>
            <w:rPrChange w:id="4217" w:author="Arthur Parmentier" w:date="2020-06-07T15:27:00Z">
              <w:rPr/>
            </w:rPrChange>
          </w:rPr>
          <w:t>or sculpting gestures), in WB2</w:t>
        </w:r>
      </w:ins>
      <w:ins w:id="4218" w:author="Arthur Parmentier" w:date="2020-06-05T18:11:00Z">
        <w:r w:rsidR="00CC430C" w:rsidRPr="007C437A">
          <w:rPr>
            <w:rPrChange w:id="4219" w:author="Arthur Parmentier" w:date="2020-06-07T15:27:00Z">
              <w:rPr/>
            </w:rPrChange>
          </w:rPr>
          <w:t xml:space="preserve"> the “subcategories” are introduced.</w:t>
        </w:r>
      </w:ins>
      <w:ins w:id="4220" w:author="Arthur Parmentier" w:date="2020-06-05T18:12:00Z">
        <w:r w:rsidRPr="007C437A">
          <w:rPr>
            <w:rPrChange w:id="4221" w:author="Arthur Parmentier" w:date="2020-06-07T15:27:00Z">
              <w:rPr/>
            </w:rPrChange>
          </w:rPr>
          <w:t xml:space="preserve"> From the reading of the “structure of Soundpainting” and our initial remarks, we could conclude that there is an exact </w:t>
        </w:r>
      </w:ins>
      <w:ins w:id="4222" w:author="Arthur Parmentier" w:date="2020-06-05T18:13:00Z">
        <w:r w:rsidRPr="007C437A">
          <w:rPr>
            <w:rPrChange w:id="4223" w:author="Arthur Parmentier" w:date="2020-06-07T15:27:00Z">
              <w:rPr/>
            </w:rPrChange>
          </w:rPr>
          <w:t xml:space="preserve">mapping between the syntax categories Who, What, How, When and the “Identifier, Content, Modifier, Go gesture” classification. However, we observer examples </w:t>
        </w:r>
      </w:ins>
      <w:ins w:id="4224" w:author="Arthur Parmentier" w:date="2020-06-05T18:14:00Z">
        <w:r w:rsidRPr="007C437A">
          <w:rPr>
            <w:rPrChange w:id="4225" w:author="Arthur Parmentier" w:date="2020-06-07T15:27:00Z">
              <w:rPr/>
            </w:rPrChange>
          </w:rPr>
          <w:t xml:space="preserve">in the WB2 that contradicts this </w:t>
        </w:r>
      </w:ins>
      <w:ins w:id="4226" w:author="Arthur Parmentier" w:date="2020-06-06T19:13:00Z">
        <w:r w:rsidR="00257B38" w:rsidRPr="007C437A">
          <w:rPr>
            <w:rPrChange w:id="4227" w:author="Arthur Parmentier" w:date="2020-06-07T15:27:00Z">
              <w:rPr/>
            </w:rPrChange>
          </w:rPr>
          <w:t>hypothesis</w:t>
        </w:r>
      </w:ins>
      <w:ins w:id="4228" w:author="Arthur Parmentier" w:date="2020-06-05T18:14:00Z">
        <w:r w:rsidRPr="007C437A">
          <w:rPr>
            <w:rPrChange w:id="4229" w:author="Arthur Parmentier" w:date="2020-06-07T15:27:00Z">
              <w:rPr/>
            </w:rPrChange>
          </w:rPr>
          <w:t>.</w:t>
        </w:r>
      </w:ins>
    </w:p>
    <w:p w:rsidR="00C04C33" w:rsidRPr="007C437A" w:rsidRDefault="00C04C33" w:rsidP="00E814B3">
      <w:pPr>
        <w:rPr>
          <w:ins w:id="4230" w:author="Arthur Parmentier" w:date="2020-06-05T18:08:00Z"/>
          <w:rPrChange w:id="4231" w:author="Arthur Parmentier" w:date="2020-06-07T15:27:00Z">
            <w:rPr>
              <w:ins w:id="4232" w:author="Arthur Parmentier" w:date="2020-06-05T18:08:00Z"/>
            </w:rPr>
          </w:rPrChange>
        </w:rPr>
      </w:pPr>
      <w:ins w:id="4233" w:author="Arthur Parmentier" w:date="2020-06-05T18:15:00Z">
        <w:r w:rsidRPr="007C437A">
          <w:rPr>
            <w:rPrChange w:id="4234" w:author="Arthur Parmentier" w:date="2020-06-07T15:27:00Z">
              <w:rPr>
                <w:noProof/>
              </w:rPr>
            </w:rPrChange>
          </w:rPr>
          <w:drawing>
            <wp:inline distT="0" distB="0" distL="0" distR="0">
              <wp:extent cx="2029108" cy="724001"/>
              <wp:effectExtent l="0" t="0" r="9525" b="0"/>
              <wp:docPr id="26" name="Image 2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cent.PNG"/>
                      <pic:cNvPicPr/>
                    </pic:nvPicPr>
                    <pic:blipFill>
                      <a:blip r:embed="rId15">
                        <a:extLst>
                          <a:ext uri="{28A0092B-C50C-407E-A947-70E740481C1C}">
                            <a14:useLocalDpi xmlns:a14="http://schemas.microsoft.com/office/drawing/2010/main" val="0"/>
                          </a:ext>
                        </a:extLst>
                      </a:blip>
                      <a:stretch>
                        <a:fillRect/>
                      </a:stretch>
                    </pic:blipFill>
                    <pic:spPr>
                      <a:xfrm>
                        <a:off x="0" y="0"/>
                        <a:ext cx="2029108" cy="724001"/>
                      </a:xfrm>
                      <a:prstGeom prst="rect">
                        <a:avLst/>
                      </a:prstGeom>
                    </pic:spPr>
                  </pic:pic>
                </a:graphicData>
              </a:graphic>
            </wp:inline>
          </w:drawing>
        </w:r>
        <w:r w:rsidRPr="007C437A">
          <w:rPr>
            <w:rPrChange w:id="4235" w:author="Arthur Parmentier" w:date="2020-06-07T15:27:00Z">
              <w:rPr>
                <w:noProof/>
              </w:rPr>
            </w:rPrChange>
          </w:rPr>
          <w:drawing>
            <wp:inline distT="0" distB="0" distL="0" distR="0">
              <wp:extent cx="1991003" cy="704948"/>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rPrChange w:id="4236" w:author="Arthur Parmentier" w:date="2020-06-07T15:27:00Z">
              <w:rPr>
                <w:noProof/>
              </w:rPr>
            </w:rPrChange>
          </w:rPr>
          <w:drawing>
            <wp:inline distT="0" distB="0" distL="0" distR="0">
              <wp:extent cx="2010056" cy="781159"/>
              <wp:effectExtent l="0" t="0" r="9525" b="0"/>
              <wp:docPr id="28" name="Image 28"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thout.PNG"/>
                      <pic:cNvPicPr/>
                    </pic:nvPicPr>
                    <pic:blipFill>
                      <a:blip r:embed="rId17">
                        <a:extLst>
                          <a:ext uri="{28A0092B-C50C-407E-A947-70E740481C1C}">
                            <a14:useLocalDpi xmlns:a14="http://schemas.microsoft.com/office/drawing/2010/main" val="0"/>
                          </a:ext>
                        </a:extLst>
                      </a:blip>
                      <a:stretch>
                        <a:fillRect/>
                      </a:stretch>
                    </pic:blipFill>
                    <pic:spPr>
                      <a:xfrm>
                        <a:off x="0" y="0"/>
                        <a:ext cx="2010056" cy="781159"/>
                      </a:xfrm>
                      <a:prstGeom prst="rect">
                        <a:avLst/>
                      </a:prstGeom>
                    </pic:spPr>
                  </pic:pic>
                </a:graphicData>
              </a:graphic>
            </wp:inline>
          </w:drawing>
        </w:r>
        <w:r w:rsidRPr="007C437A">
          <w:rPr>
            <w:rPrChange w:id="4237" w:author="Arthur Parmentier" w:date="2020-06-07T15:27:00Z">
              <w:rPr>
                <w:noProof/>
              </w:rPr>
            </w:rPrChange>
          </w:rPr>
          <w:drawing>
            <wp:inline distT="0" distB="0" distL="0" distR="0">
              <wp:extent cx="1971950" cy="1152686"/>
              <wp:effectExtent l="0" t="0" r="9525" b="9525"/>
              <wp:docPr id="29" name="Image 29"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rganic_dev.PNG"/>
                      <pic:cNvPicPr/>
                    </pic:nvPicPr>
                    <pic:blipFill>
                      <a:blip r:embed="rId18">
                        <a:extLst>
                          <a:ext uri="{28A0092B-C50C-407E-A947-70E740481C1C}">
                            <a14:useLocalDpi xmlns:a14="http://schemas.microsoft.com/office/drawing/2010/main" val="0"/>
                          </a:ext>
                        </a:extLst>
                      </a:blip>
                      <a:stretch>
                        <a:fillRect/>
                      </a:stretch>
                    </pic:blipFill>
                    <pic:spPr>
                      <a:xfrm>
                        <a:off x="0" y="0"/>
                        <a:ext cx="1971950" cy="1152686"/>
                      </a:xfrm>
                      <a:prstGeom prst="rect">
                        <a:avLst/>
                      </a:prstGeom>
                    </pic:spPr>
                  </pic:pic>
                </a:graphicData>
              </a:graphic>
            </wp:inline>
          </w:drawing>
        </w:r>
      </w:ins>
    </w:p>
    <w:p w:rsidR="00CC430C" w:rsidRPr="007C437A" w:rsidRDefault="00C04C33" w:rsidP="00E814B3">
      <w:pPr>
        <w:rPr>
          <w:ins w:id="4238" w:author="Arthur Parmentier" w:date="2020-06-05T18:19:00Z"/>
          <w:rPrChange w:id="4239" w:author="Arthur Parmentier" w:date="2020-06-07T15:27:00Z">
            <w:rPr>
              <w:ins w:id="4240" w:author="Arthur Parmentier" w:date="2020-06-05T18:19:00Z"/>
            </w:rPr>
          </w:rPrChange>
        </w:rPr>
      </w:pPr>
      <w:ins w:id="4241" w:author="Arthur Parmentier" w:date="2020-06-05T18:16:00Z">
        <w:r w:rsidRPr="007C437A">
          <w:rPr>
            <w:rPrChange w:id="4242" w:author="Arthur Parmentier" w:date="2020-06-07T15:27:00Z">
              <w:rPr/>
            </w:rPrChange>
          </w:rPr>
          <w:t>In those examples, additional syntax categories are mentioned in parenthesis and we observe signs of the c</w:t>
        </w:r>
      </w:ins>
      <w:ins w:id="4243" w:author="Arthur Parmentier" w:date="2020-06-05T18:17:00Z">
        <w:r w:rsidRPr="007C437A">
          <w:rPr>
            <w:rPrChange w:id="4244" w:author="Arthur Parmentier" w:date="2020-06-07T15:27:00Z">
              <w:rPr/>
            </w:rPrChange>
          </w:rPr>
          <w:t>ategory “Content” that are classified as part of the “How” syntax class, or “Modifiers” that are part of the “What” and possibly the “</w:t>
        </w:r>
      </w:ins>
      <w:ins w:id="4245" w:author="Arthur Parmentier" w:date="2020-06-05T18:18:00Z">
        <w:r w:rsidRPr="007C437A">
          <w:rPr>
            <w:rPrChange w:id="4246" w:author="Arthur Parmentier" w:date="2020-06-07T15:27:00Z">
              <w:rPr/>
            </w:rPrChange>
          </w:rPr>
          <w:t>Who” category. Similarly, other signs are indicated as sharing the syntax categories What and How, What and Who… and</w:t>
        </w:r>
      </w:ins>
      <w:ins w:id="4247" w:author="Arthur Parmentier" w:date="2020-06-05T18:19:00Z">
        <w:r w:rsidRPr="007C437A">
          <w:rPr>
            <w:rPrChange w:id="4248" w:author="Arthur Parmentier" w:date="2020-06-07T15:27:00Z">
              <w:rPr/>
            </w:rPrChange>
          </w:rPr>
          <w:t xml:space="preserve"> some Modifiers are said to be in the syntax class “When”. How is it possible?</w:t>
        </w:r>
      </w:ins>
    </w:p>
    <w:p w:rsidR="00752860" w:rsidRPr="007C437A" w:rsidRDefault="00C04C33" w:rsidP="00E814B3">
      <w:pPr>
        <w:rPr>
          <w:ins w:id="4249" w:author="Arthur Parmentier" w:date="2020-06-05T18:22:00Z"/>
          <w:rPrChange w:id="4250" w:author="Arthur Parmentier" w:date="2020-06-07T15:27:00Z">
            <w:rPr>
              <w:ins w:id="4251" w:author="Arthur Parmentier" w:date="2020-06-05T18:22:00Z"/>
            </w:rPr>
          </w:rPrChange>
        </w:rPr>
      </w:pPr>
      <w:ins w:id="4252" w:author="Arthur Parmentier" w:date="2020-06-05T18:19:00Z">
        <w:r w:rsidRPr="007C437A">
          <w:rPr>
            <w:rPrChange w:id="4253" w:author="Arthur Parmentier" w:date="2020-06-07T15:27:00Z">
              <w:rPr/>
            </w:rPrChange>
          </w:rPr>
          <w:t xml:space="preserve">I suggest </w:t>
        </w:r>
      </w:ins>
      <w:ins w:id="4254" w:author="Arthur Parmentier" w:date="2020-06-05T18:22:00Z">
        <w:r w:rsidR="00752860" w:rsidRPr="007C437A">
          <w:rPr>
            <w:rPrChange w:id="4255" w:author="Arthur Parmentier" w:date="2020-06-07T15:27:00Z">
              <w:rPr/>
            </w:rPrChange>
          </w:rPr>
          <w:t>several answers to that question:</w:t>
        </w:r>
      </w:ins>
    </w:p>
    <w:p w:rsidR="00C04C33" w:rsidRPr="007C437A" w:rsidRDefault="00752860" w:rsidP="00752860">
      <w:pPr>
        <w:pStyle w:val="Paragraphedeliste"/>
        <w:numPr>
          <w:ilvl w:val="0"/>
          <w:numId w:val="11"/>
        </w:numPr>
        <w:rPr>
          <w:ins w:id="4256" w:author="Arthur Parmentier" w:date="2020-06-05T18:23:00Z"/>
          <w:rPrChange w:id="4257" w:author="Arthur Parmentier" w:date="2020-06-07T15:27:00Z">
            <w:rPr>
              <w:ins w:id="4258" w:author="Arthur Parmentier" w:date="2020-06-05T18:23:00Z"/>
            </w:rPr>
          </w:rPrChange>
        </w:rPr>
      </w:pPr>
      <w:ins w:id="4259" w:author="Arthur Parmentier" w:date="2020-06-05T18:22:00Z">
        <w:r w:rsidRPr="007C437A">
          <w:rPr>
            <w:rPrChange w:id="4260" w:author="Arthur Parmentier" w:date="2020-06-07T15:27:00Z">
              <w:rPr/>
            </w:rPrChange>
          </w:rPr>
          <w:t>First, I think that</w:t>
        </w:r>
      </w:ins>
      <w:ins w:id="4261" w:author="Arthur Parmentier" w:date="2020-06-05T18:19:00Z">
        <w:r w:rsidR="00C04C33" w:rsidRPr="007C437A">
          <w:rPr>
            <w:rPrChange w:id="4262" w:author="Arthur Parmentier" w:date="2020-06-07T15:27:00Z">
              <w:rPr/>
            </w:rPrChange>
          </w:rPr>
          <w:t xml:space="preserve"> there </w:t>
        </w:r>
      </w:ins>
      <w:ins w:id="4263" w:author="Arthur Parmentier" w:date="2020-06-05T18:20:00Z">
        <w:r w:rsidR="00C04C33" w:rsidRPr="007C437A">
          <w:rPr>
            <w:rPrChange w:id="4264" w:author="Arthur Parmentier" w:date="2020-06-07T15:27:00Z">
              <w:rPr/>
            </w:rPrChange>
          </w:rPr>
          <w:t>is a confusion between the syntax categories that determines the possible positions of the sign in the sentence</w:t>
        </w:r>
      </w:ins>
      <w:ins w:id="4265" w:author="Arthur Parmentier" w:date="2020-06-05T18:21:00Z">
        <w:r w:rsidR="00C04C33" w:rsidRPr="007C437A">
          <w:rPr>
            <w:rPrChange w:id="4266" w:author="Arthur Parmentier" w:date="2020-06-07T15:27:00Z">
              <w:rPr/>
            </w:rPrChange>
          </w:rPr>
          <w:t xml:space="preserve"> </w:t>
        </w:r>
      </w:ins>
      <w:ins w:id="4267" w:author="Arthur Parmentier" w:date="2020-06-05T18:20:00Z">
        <w:r w:rsidR="00C04C33" w:rsidRPr="007C437A">
          <w:rPr>
            <w:rPrChange w:id="4268" w:author="Arthur Parmentier" w:date="2020-06-07T15:27:00Z">
              <w:rPr/>
            </w:rPrChange>
          </w:rPr>
          <w:t>with the “function” of these signs in more artistic or abstract terms</w:t>
        </w:r>
      </w:ins>
      <w:ins w:id="4269" w:author="Arthur Parmentier" w:date="2020-06-05T18:21:00Z">
        <w:r w:rsidR="00C04C33" w:rsidRPr="007C437A">
          <w:rPr>
            <w:rPrChange w:id="4270" w:author="Arthur Parmentier" w:date="2020-06-07T15:27:00Z">
              <w:rPr/>
            </w:rPrChange>
          </w:rPr>
          <w:t xml:space="preserve">. </w:t>
        </w:r>
      </w:ins>
      <w:ins w:id="4271" w:author="Arthur Parmentier" w:date="2020-06-05T18:22:00Z">
        <w:r w:rsidR="00C04C33" w:rsidRPr="007C437A">
          <w:rPr>
            <w:rPrChange w:id="4272" w:author="Arthur Parmentier" w:date="2020-06-07T15:27:00Z">
              <w:rPr/>
            </w:rPrChange>
          </w:rPr>
          <w:t>While t</w:t>
        </w:r>
        <w:r w:rsidRPr="007C437A">
          <w:rPr>
            <w:rPrChange w:id="4273" w:author="Arthur Parmentier" w:date="2020-06-07T15:27:00Z">
              <w:rPr/>
            </w:rPrChange>
          </w:rPr>
          <w:t>he term “Content” clearly is an answer to “What” shou</w:t>
        </w:r>
      </w:ins>
      <w:ins w:id="4274" w:author="Arthur Parmentier" w:date="2020-06-05T18:23:00Z">
        <w:r w:rsidRPr="007C437A">
          <w:rPr>
            <w:rPrChange w:id="4275" w:author="Arthur Parmentier" w:date="2020-06-07T15:27:00Z">
              <w:rPr/>
            </w:rPrChange>
          </w:rPr>
          <w:t>ld be played and a Modifier is relevant to How something should be performed, there separation at both the syntax level and artistic interpretation level brings ambiguity in their use.</w:t>
        </w:r>
      </w:ins>
    </w:p>
    <w:p w:rsidR="00752860" w:rsidRPr="007C437A" w:rsidRDefault="00752860" w:rsidP="00752860">
      <w:pPr>
        <w:pStyle w:val="Paragraphedeliste"/>
        <w:numPr>
          <w:ilvl w:val="0"/>
          <w:numId w:val="11"/>
        </w:numPr>
        <w:rPr>
          <w:ins w:id="4276" w:author="Arthur Parmentier" w:date="2020-06-05T18:25:00Z"/>
          <w:rPrChange w:id="4277" w:author="Arthur Parmentier" w:date="2020-06-07T15:27:00Z">
            <w:rPr>
              <w:ins w:id="4278" w:author="Arthur Parmentier" w:date="2020-06-05T18:25:00Z"/>
            </w:rPr>
          </w:rPrChange>
        </w:rPr>
      </w:pPr>
      <w:ins w:id="4279" w:author="Arthur Parmentier" w:date="2020-06-05T18:23:00Z">
        <w:r w:rsidRPr="007C437A">
          <w:rPr>
            <w:rPrChange w:id="4280" w:author="Arthur Parmentier" w:date="2020-06-07T15:27:00Z">
              <w:rPr/>
            </w:rPrChange>
          </w:rPr>
          <w:t>T</w:t>
        </w:r>
      </w:ins>
      <w:ins w:id="4281" w:author="Arthur Parmentier" w:date="2020-06-05T18:24:00Z">
        <w:r w:rsidRPr="007C437A">
          <w:rPr>
            <w:rPrChange w:id="4282" w:author="Arthur Parmentier" w:date="2020-06-07T15:27:00Z">
              <w:rPr/>
            </w:rPrChange>
          </w:rPr>
          <w:t>hen, I think that this hierarchy of categories has been designed to explain further complexity in the syntax itself, without studying it mechanisms properly</w:t>
        </w:r>
      </w:ins>
      <w:ins w:id="4283" w:author="Arthur Parmentier" w:date="2020-06-05T18:25:00Z">
        <w:r w:rsidRPr="007C437A">
          <w:rPr>
            <w:rPrChange w:id="4284" w:author="Arthur Parmentier" w:date="2020-06-07T15:27:00Z">
              <w:rPr/>
            </w:rPrChange>
          </w:rPr>
          <w:t xml:space="preserve"> to derive the relevant syntax categories in SP.</w:t>
        </w:r>
      </w:ins>
      <w:ins w:id="4285" w:author="Arthur Parmentier" w:date="2020-06-05T18:26:00Z">
        <w:r w:rsidR="00C87BEA" w:rsidRPr="007C437A">
          <w:rPr>
            <w:rPrChange w:id="4286" w:author="Arthur Parmentier" w:date="2020-06-07T15:27:00Z">
              <w:rPr/>
            </w:rPrChange>
          </w:rPr>
          <w:t xml:space="preserve"> In other words, I think that the syntax of SP is much more complex than</w:t>
        </w:r>
      </w:ins>
      <w:ins w:id="4287" w:author="Arthur Parmentier" w:date="2020-06-05T18:27:00Z">
        <w:r w:rsidR="00C87BEA" w:rsidRPr="007C437A">
          <w:rPr>
            <w:rPrChange w:id="4288" w:author="Arthur Parmentier" w:date="2020-06-07T15:27:00Z">
              <w:rPr/>
            </w:rPrChange>
          </w:rPr>
          <w:t xml:space="preserve"> the </w:t>
        </w:r>
        <w:r w:rsidR="00C87BEA" w:rsidRPr="007C437A">
          <w:rPr>
            <w:rPrChange w:id="4289" w:author="Arthur Parmentier" w:date="2020-06-07T15:27:00Z">
              <w:rPr/>
            </w:rPrChange>
          </w:rPr>
          <w:lastRenderedPageBreak/>
          <w:t>“Who, What, How, When” structure and that a finer study would lead to relevant categories to think about</w:t>
        </w:r>
      </w:ins>
      <w:ins w:id="4290" w:author="Arthur Parmentier" w:date="2020-06-05T18:28:00Z">
        <w:r w:rsidR="00C87BEA" w:rsidRPr="007C437A">
          <w:rPr>
            <w:rPrChange w:id="4291" w:author="Arthur Parmentier" w:date="2020-06-07T15:27:00Z">
              <w:rPr/>
            </w:rPrChange>
          </w:rPr>
          <w:t xml:space="preserve"> the signs in terms of their position in the sequence.</w:t>
        </w:r>
      </w:ins>
    </w:p>
    <w:p w:rsidR="00752860" w:rsidRPr="007C437A" w:rsidRDefault="00C87BEA" w:rsidP="00752860">
      <w:pPr>
        <w:pStyle w:val="Paragraphedeliste"/>
        <w:numPr>
          <w:ilvl w:val="0"/>
          <w:numId w:val="11"/>
        </w:numPr>
        <w:rPr>
          <w:ins w:id="4292" w:author="Arthur Parmentier" w:date="2020-06-06T18:04:00Z"/>
          <w:rPrChange w:id="4293" w:author="Arthur Parmentier" w:date="2020-06-07T15:27:00Z">
            <w:rPr>
              <w:ins w:id="4294" w:author="Arthur Parmentier" w:date="2020-06-06T18:04:00Z"/>
            </w:rPr>
          </w:rPrChange>
        </w:rPr>
      </w:pPr>
      <w:ins w:id="4295" w:author="Arthur Parmentier" w:date="2020-06-05T18:29:00Z">
        <w:r w:rsidRPr="007C437A">
          <w:rPr>
            <w:rPrChange w:id="4296" w:author="Arthur Parmentier" w:date="2020-06-07T15:27:00Z">
              <w:rPr/>
            </w:rPrChange>
          </w:rPr>
          <w:t>Finally, I think that this description suffers from the high speed at which the language has evolved from basic elements of syntax to very complex uses and rul</w:t>
        </w:r>
      </w:ins>
      <w:ins w:id="4297" w:author="Arthur Parmentier" w:date="2020-06-05T18:30:00Z">
        <w:r w:rsidRPr="007C437A">
          <w:rPr>
            <w:rPrChange w:id="4298" w:author="Arthur Parmentier" w:date="2020-06-07T15:27:00Z">
              <w:rPr/>
            </w:rPrChange>
          </w:rPr>
          <w:t>es. This description might have been proposed at a time at which it made sense to think in those terms, while SP has</w:t>
        </w:r>
      </w:ins>
      <w:ins w:id="4299" w:author="Arthur Parmentier" w:date="2020-06-05T18:31:00Z">
        <w:r w:rsidRPr="007C437A">
          <w:rPr>
            <w:rPrChange w:id="4300" w:author="Arthur Parmentier" w:date="2020-06-07T15:27:00Z">
              <w:rPr/>
            </w:rPrChange>
          </w:rPr>
          <w:t xml:space="preserve"> evolved to other structures in the meantime.</w:t>
        </w:r>
      </w:ins>
    </w:p>
    <w:p w:rsidR="00C51F09" w:rsidRPr="007C437A" w:rsidRDefault="00C51F09">
      <w:pPr>
        <w:rPr>
          <w:ins w:id="4301" w:author="Arthur Parmentier" w:date="2020-06-05T18:31:00Z"/>
          <w:rPrChange w:id="4302" w:author="Arthur Parmentier" w:date="2020-06-07T15:27:00Z">
            <w:rPr>
              <w:ins w:id="4303" w:author="Arthur Parmentier" w:date="2020-06-05T18:31:00Z"/>
            </w:rPr>
          </w:rPrChange>
        </w:rPr>
        <w:pPrChange w:id="4304" w:author="Arthur Parmentier" w:date="2020-06-06T18:04:00Z">
          <w:pPr>
            <w:pStyle w:val="Paragraphedeliste"/>
            <w:numPr>
              <w:numId w:val="11"/>
            </w:numPr>
            <w:ind w:hanging="360"/>
          </w:pPr>
        </w:pPrChange>
      </w:pPr>
      <w:ins w:id="4305" w:author="Arthur Parmentier" w:date="2020-06-06T18:04:00Z">
        <w:r w:rsidRPr="007C437A">
          <w:rPr>
            <w:rPrChange w:id="4306" w:author="Arthur Parmentier" w:date="2020-06-07T15:27:00Z">
              <w:rPr/>
            </w:rPrChange>
          </w:rPr>
          <w:t xml:space="preserve">The description of </w:t>
        </w:r>
      </w:ins>
      <w:ins w:id="4307" w:author="Arthur Parmentier" w:date="2020-06-06T18:05:00Z">
        <w:r w:rsidRPr="007C437A">
          <w:rPr>
            <w:rPrChange w:id="4308" w:author="Arthur Parmentier" w:date="2020-06-07T15:27:00Z">
              <w:rPr/>
            </w:rPrChange>
          </w:rPr>
          <w:t>the</w:t>
        </w:r>
      </w:ins>
      <w:ins w:id="4309" w:author="Arthur Parmentier" w:date="2020-06-06T18:04:00Z">
        <w:r w:rsidRPr="007C437A">
          <w:rPr>
            <w:rPrChange w:id="4310" w:author="Arthur Parmentier" w:date="2020-06-07T15:27:00Z">
              <w:rPr/>
            </w:rPrChange>
          </w:rPr>
          <w:t xml:space="preserve"> whole syntax </w:t>
        </w:r>
      </w:ins>
      <w:ins w:id="4311" w:author="Arthur Parmentier" w:date="2020-06-06T18:05:00Z">
        <w:r w:rsidRPr="007C437A">
          <w:rPr>
            <w:rPrChange w:id="4312" w:author="Arthur Parmentier" w:date="2020-06-07T15:27:00Z">
              <w:rPr/>
            </w:rPrChange>
          </w:rPr>
          <w:t xml:space="preserve">of SP </w:t>
        </w:r>
      </w:ins>
      <w:ins w:id="4313" w:author="Arthur Parmentier" w:date="2020-06-06T18:04:00Z">
        <w:r w:rsidRPr="007C437A">
          <w:rPr>
            <w:rPrChange w:id="4314" w:author="Arthur Parmentier" w:date="2020-06-07T15:27:00Z">
              <w:rPr/>
            </w:rPrChange>
          </w:rPr>
          <w:t>would be the subject of a whole book and could not fit into this report. However, I will discuss some of its basic elements that will motivate the implementation of the parsing in my recognition tool</w:t>
        </w:r>
      </w:ins>
      <w:ins w:id="4315" w:author="Arthur Parmentier" w:date="2020-06-06T18:05:00Z">
        <w:r w:rsidR="007B2664" w:rsidRPr="007C437A">
          <w:rPr>
            <w:rPrChange w:id="4316" w:author="Arthur Parmentier" w:date="2020-06-07T15:27:00Z">
              <w:rPr/>
            </w:rPrChange>
          </w:rPr>
          <w:t xml:space="preserve"> and that can maybe bring new elements in its discussion.</w:t>
        </w:r>
      </w:ins>
    </w:p>
    <w:p w:rsidR="00EB42AE" w:rsidRPr="007C437A" w:rsidRDefault="00EB42AE">
      <w:pPr>
        <w:pStyle w:val="Titre4"/>
        <w:rPr>
          <w:ins w:id="4317" w:author="Arthur Parmentier" w:date="2020-06-05T19:00:00Z"/>
          <w:rPrChange w:id="4318" w:author="Arthur Parmentier" w:date="2020-06-07T15:27:00Z">
            <w:rPr>
              <w:ins w:id="4319" w:author="Arthur Parmentier" w:date="2020-06-05T19:00:00Z"/>
            </w:rPr>
          </w:rPrChange>
        </w:rPr>
        <w:pPrChange w:id="4320" w:author="Arthur Parmentier" w:date="2020-06-06T20:39:00Z">
          <w:pPr>
            <w:pStyle w:val="Titre5"/>
          </w:pPr>
        </w:pPrChange>
      </w:pPr>
      <w:ins w:id="4321" w:author="Arthur Parmentier" w:date="2020-06-05T19:00:00Z">
        <w:r w:rsidRPr="007C437A">
          <w:rPr>
            <w:rPrChange w:id="4322" w:author="Arthur Parmentier" w:date="2020-06-07T15:27:00Z">
              <w:rPr/>
            </w:rPrChange>
          </w:rPr>
          <w:t xml:space="preserve">A closer look </w:t>
        </w:r>
      </w:ins>
      <w:ins w:id="4323" w:author="Arthur Parmentier" w:date="2020-06-05T19:20:00Z">
        <w:r w:rsidR="000E299B" w:rsidRPr="007C437A">
          <w:rPr>
            <w:rPrChange w:id="4324" w:author="Arthur Parmentier" w:date="2020-06-07T15:27:00Z">
              <w:rPr/>
            </w:rPrChange>
          </w:rPr>
          <w:t>at</w:t>
        </w:r>
      </w:ins>
      <w:ins w:id="4325" w:author="Arthur Parmentier" w:date="2020-06-05T19:00:00Z">
        <w:r w:rsidRPr="007C437A">
          <w:rPr>
            <w:rPrChange w:id="4326" w:author="Arthur Parmentier" w:date="2020-06-07T15:27:00Z">
              <w:rPr/>
            </w:rPrChange>
          </w:rPr>
          <w:t xml:space="preserve"> SP syntax</w:t>
        </w:r>
      </w:ins>
    </w:p>
    <w:p w:rsidR="00DC1017" w:rsidRPr="007C437A" w:rsidRDefault="00EB42AE" w:rsidP="00EB42AE">
      <w:pPr>
        <w:rPr>
          <w:ins w:id="4327" w:author="Arthur Parmentier" w:date="2020-06-05T19:20:00Z"/>
          <w:rPrChange w:id="4328" w:author="Arthur Parmentier" w:date="2020-06-07T15:27:00Z">
            <w:rPr>
              <w:ins w:id="4329" w:author="Arthur Parmentier" w:date="2020-06-05T19:20:00Z"/>
            </w:rPr>
          </w:rPrChange>
        </w:rPr>
      </w:pPr>
      <w:ins w:id="4330" w:author="Arthur Parmentier" w:date="2020-06-05T19:01:00Z">
        <w:r w:rsidRPr="007C437A">
          <w:rPr>
            <w:rPrChange w:id="4331" w:author="Arthur Parmentier" w:date="2020-06-07T15:27:00Z">
              <w:rPr/>
            </w:rPrChange>
          </w:rPr>
          <w:t xml:space="preserve">In this part, I will </w:t>
        </w:r>
      </w:ins>
      <w:ins w:id="4332" w:author="Arthur Parmentier" w:date="2020-06-05T19:02:00Z">
        <w:r w:rsidRPr="007C437A">
          <w:rPr>
            <w:rPrChange w:id="4333" w:author="Arthur Parmentier" w:date="2020-06-07T15:27:00Z">
              <w:rPr/>
            </w:rPrChange>
          </w:rPr>
          <w:t>step back from the historical description of the SP syntax to cover its structure in its contemporary form</w:t>
        </w:r>
      </w:ins>
      <w:ins w:id="4334" w:author="Arthur Parmentier" w:date="2020-06-05T19:03:00Z">
        <w:r w:rsidRPr="007C437A">
          <w:rPr>
            <w:rPrChange w:id="4335" w:author="Arthur Parmentier" w:date="2020-06-07T15:27:00Z">
              <w:rPr/>
            </w:rPrChange>
          </w:rPr>
          <w:t>s and</w:t>
        </w:r>
      </w:ins>
      <w:ins w:id="4336" w:author="Arthur Parmentier" w:date="2020-06-05T21:03:00Z">
        <w:r w:rsidR="007E76C0" w:rsidRPr="007C437A">
          <w:rPr>
            <w:rPrChange w:id="4337" w:author="Arthur Parmentier" w:date="2020-06-07T15:27:00Z">
              <w:rPr/>
            </w:rPrChange>
          </w:rPr>
          <w:t xml:space="preserve"> try</w:t>
        </w:r>
      </w:ins>
      <w:ins w:id="4338" w:author="Arthur Parmentier" w:date="2020-06-06T12:46:00Z">
        <w:r w:rsidR="00551BBF" w:rsidRPr="007C437A">
          <w:rPr>
            <w:rPrChange w:id="4339" w:author="Arthur Parmentier" w:date="2020-06-07T15:27:00Z">
              <w:rPr/>
            </w:rPrChange>
          </w:rPr>
          <w:t xml:space="preserve"> to</w:t>
        </w:r>
      </w:ins>
      <w:ins w:id="4340" w:author="Arthur Parmentier" w:date="2020-06-05T19:03:00Z">
        <w:r w:rsidRPr="007C437A">
          <w:rPr>
            <w:rPrChange w:id="4341" w:author="Arthur Parmentier" w:date="2020-06-07T15:27:00Z">
              <w:rPr/>
            </w:rPrChange>
          </w:rPr>
          <w:t xml:space="preserve"> provide a wider view</w:t>
        </w:r>
      </w:ins>
      <w:ins w:id="4342" w:author="Arthur Parmentier" w:date="2020-06-05T19:30:00Z">
        <w:r w:rsidR="00706ADC" w:rsidRPr="007C437A">
          <w:rPr>
            <w:rPrChange w:id="4343" w:author="Arthur Parmentier" w:date="2020-06-07T15:27:00Z">
              <w:rPr/>
            </w:rPrChange>
          </w:rPr>
          <w:t xml:space="preserve"> of its components</w:t>
        </w:r>
      </w:ins>
      <w:ins w:id="4344" w:author="Arthur Parmentier" w:date="2020-06-06T20:40:00Z">
        <w:r w:rsidR="005E6896" w:rsidRPr="007C437A">
          <w:rPr>
            <w:rPrChange w:id="4345" w:author="Arthur Parmentier" w:date="2020-06-07T15:27:00Z">
              <w:rPr/>
            </w:rPrChange>
          </w:rPr>
          <w:t xml:space="preserve"> </w:t>
        </w:r>
        <w:r w:rsidR="006A6B19" w:rsidRPr="007C437A">
          <w:rPr>
            <w:rPrChange w:id="4346" w:author="Arthur Parmentier" w:date="2020-06-07T15:27:00Z">
              <w:rPr/>
            </w:rPrChange>
          </w:rPr>
          <w:t>including my own observations and</w:t>
        </w:r>
      </w:ins>
      <w:ins w:id="4347" w:author="Arthur Parmentier" w:date="2020-06-06T20:41:00Z">
        <w:r w:rsidR="006A6B19" w:rsidRPr="007C437A">
          <w:rPr>
            <w:rPrChange w:id="4348" w:author="Arthur Parmentier" w:date="2020-06-07T15:27:00Z">
              <w:rPr/>
            </w:rPrChange>
          </w:rPr>
          <w:t xml:space="preserve"> interpretations.</w:t>
        </w:r>
      </w:ins>
    </w:p>
    <w:p w:rsidR="000E299B" w:rsidRPr="007C437A" w:rsidRDefault="000E299B">
      <w:pPr>
        <w:pStyle w:val="Titre5"/>
        <w:rPr>
          <w:ins w:id="4349" w:author="Arthur Parmentier" w:date="2020-06-05T20:54:00Z"/>
          <w:rPrChange w:id="4350" w:author="Arthur Parmentier" w:date="2020-06-07T15:27:00Z">
            <w:rPr>
              <w:ins w:id="4351" w:author="Arthur Parmentier" w:date="2020-06-05T20:54:00Z"/>
            </w:rPr>
          </w:rPrChange>
        </w:rPr>
        <w:pPrChange w:id="4352" w:author="Arthur Parmentier" w:date="2020-06-06T20:39:00Z">
          <w:pPr>
            <w:pStyle w:val="Titre6"/>
          </w:pPr>
        </w:pPrChange>
      </w:pPr>
      <w:ins w:id="4353" w:author="Arthur Parmentier" w:date="2020-06-05T19:20:00Z">
        <w:r w:rsidRPr="007C437A">
          <w:rPr>
            <w:rPrChange w:id="4354" w:author="Arthur Parmentier" w:date="2020-06-07T15:27:00Z">
              <w:rPr/>
            </w:rPrChange>
          </w:rPr>
          <w:t>The big picture</w:t>
        </w:r>
      </w:ins>
    </w:p>
    <w:p w:rsidR="001C2AA6" w:rsidRPr="007C437A" w:rsidRDefault="007E76C0">
      <w:pPr>
        <w:keepNext/>
        <w:rPr>
          <w:ins w:id="4355" w:author="Arthur Parmentier" w:date="2020-06-05T21:05:00Z"/>
          <w:rPrChange w:id="4356" w:author="Arthur Parmentier" w:date="2020-06-07T15:27:00Z">
            <w:rPr>
              <w:ins w:id="4357" w:author="Arthur Parmentier" w:date="2020-06-05T21:05:00Z"/>
            </w:rPr>
          </w:rPrChange>
        </w:rPr>
        <w:pPrChange w:id="4358" w:author="Arthur Parmentier" w:date="2020-06-05T21:05:00Z">
          <w:pPr/>
        </w:pPrChange>
      </w:pPr>
      <w:ins w:id="4359" w:author="Arthur Parmentier" w:date="2020-06-05T20:54:00Z">
        <w:r w:rsidRPr="007C437A">
          <w:rPr>
            <w:rPrChange w:id="4360" w:author="Arthur Parmentier" w:date="2020-06-07T15:27:00Z">
              <w:rPr>
                <w:noProof/>
              </w:rPr>
            </w:rPrChange>
          </w:rPr>
          <w:drawing>
            <wp:inline distT="0" distB="0" distL="0" distR="0">
              <wp:extent cx="5968949" cy="435038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 syntax big picture.png"/>
                      <pic:cNvPicPr/>
                    </pic:nvPicPr>
                    <pic:blipFill>
                      <a:blip r:embed="rId19">
                        <a:extLst>
                          <a:ext uri="{28A0092B-C50C-407E-A947-70E740481C1C}">
                            <a14:useLocalDpi xmlns:a14="http://schemas.microsoft.com/office/drawing/2010/main" val="0"/>
                          </a:ext>
                        </a:extLst>
                      </a:blip>
                      <a:stretch>
                        <a:fillRect/>
                      </a:stretch>
                    </pic:blipFill>
                    <pic:spPr>
                      <a:xfrm>
                        <a:off x="0" y="0"/>
                        <a:ext cx="5968949" cy="4350385"/>
                      </a:xfrm>
                      <a:prstGeom prst="rect">
                        <a:avLst/>
                      </a:prstGeom>
                    </pic:spPr>
                  </pic:pic>
                </a:graphicData>
              </a:graphic>
            </wp:inline>
          </w:drawing>
        </w:r>
      </w:ins>
    </w:p>
    <w:p w:rsidR="007E76C0" w:rsidRPr="007C437A" w:rsidRDefault="001C2AA6" w:rsidP="001C2AA6">
      <w:pPr>
        <w:pStyle w:val="Lgende"/>
        <w:rPr>
          <w:ins w:id="4361" w:author="Arthur Parmentier" w:date="2020-06-05T21:09:00Z"/>
          <w:rPrChange w:id="4362" w:author="Arthur Parmentier" w:date="2020-06-07T15:27:00Z">
            <w:rPr>
              <w:ins w:id="4363" w:author="Arthur Parmentier" w:date="2020-06-05T21:09:00Z"/>
            </w:rPr>
          </w:rPrChange>
        </w:rPr>
      </w:pPr>
      <w:bookmarkStart w:id="4364" w:name="_Ref42283886"/>
      <w:bookmarkStart w:id="4365" w:name="_Ref42283881"/>
      <w:ins w:id="4366" w:author="Arthur Parmentier" w:date="2020-06-05T21:05:00Z">
        <w:r w:rsidRPr="007C437A">
          <w:rPr>
            <w:rPrChange w:id="4367" w:author="Arthur Parmentier" w:date="2020-06-07T15:27:00Z">
              <w:rPr/>
            </w:rPrChange>
          </w:rPr>
          <w:t xml:space="preserve">Figure </w:t>
        </w:r>
        <w:r w:rsidRPr="007C437A">
          <w:rPr>
            <w:rPrChange w:id="4368" w:author="Arthur Parmentier" w:date="2020-06-07T15:27:00Z">
              <w:rPr/>
            </w:rPrChange>
          </w:rPr>
          <w:fldChar w:fldCharType="begin"/>
        </w:r>
        <w:r w:rsidRPr="007C437A">
          <w:rPr>
            <w:rPrChange w:id="4369" w:author="Arthur Parmentier" w:date="2020-06-07T15:27:00Z">
              <w:rPr/>
            </w:rPrChange>
          </w:rPr>
          <w:instrText xml:space="preserve"> SEQ Figure \* ARABIC </w:instrText>
        </w:r>
      </w:ins>
      <w:r w:rsidRPr="007C437A">
        <w:rPr>
          <w:rPrChange w:id="4370" w:author="Arthur Parmentier" w:date="2020-06-07T15:27:00Z">
            <w:rPr/>
          </w:rPrChange>
        </w:rPr>
        <w:fldChar w:fldCharType="separate"/>
      </w:r>
      <w:ins w:id="4371" w:author="Arthur Parmentier" w:date="2020-06-05T21:05:00Z">
        <w:r w:rsidRPr="007C437A">
          <w:rPr>
            <w:rPrChange w:id="4372" w:author="Arthur Parmentier" w:date="2020-06-07T15:27:00Z">
              <w:rPr>
                <w:noProof/>
              </w:rPr>
            </w:rPrChange>
          </w:rPr>
          <w:t>1</w:t>
        </w:r>
        <w:r w:rsidRPr="007C437A">
          <w:rPr>
            <w:rPrChange w:id="4373" w:author="Arthur Parmentier" w:date="2020-06-07T15:27:00Z">
              <w:rPr/>
            </w:rPrChange>
          </w:rPr>
          <w:fldChar w:fldCharType="end"/>
        </w:r>
        <w:bookmarkEnd w:id="4364"/>
        <w:r w:rsidRPr="007C437A">
          <w:rPr>
            <w:rPrChange w:id="4374" w:author="Arthur Parmentier" w:date="2020-06-07T15:27:00Z">
              <w:rPr/>
            </w:rPrChange>
          </w:rPr>
          <w:t xml:space="preserve"> Representations of the modes, their "enter"-"escape" dynamic with respect to the "Default mode" and the </w:t>
        </w:r>
      </w:ins>
      <w:ins w:id="4375" w:author="Arthur Parmentier" w:date="2020-06-05T21:06:00Z">
        <w:r w:rsidR="00B964BD" w:rsidRPr="007C437A">
          <w:rPr>
            <w:rPrChange w:id="4376" w:author="Arthur Parmentier" w:date="2020-06-07T15:27:00Z">
              <w:rPr/>
            </w:rPrChange>
          </w:rPr>
          <w:t>correlation of</w:t>
        </w:r>
      </w:ins>
      <w:ins w:id="4377" w:author="Arthur Parmentier" w:date="2020-06-05T21:05:00Z">
        <w:r w:rsidRPr="007C437A">
          <w:rPr>
            <w:rPrChange w:id="4378" w:author="Arthur Parmentier" w:date="2020-06-07T15:27:00Z">
              <w:rPr/>
            </w:rPrChange>
          </w:rPr>
          <w:t xml:space="preserve"> the ambiguity bet</w:t>
        </w:r>
      </w:ins>
      <w:ins w:id="4379" w:author="Arthur Parmentier" w:date="2020-06-05T21:06:00Z">
        <w:r w:rsidR="003E12E8" w:rsidRPr="007C437A">
          <w:rPr>
            <w:rPrChange w:id="4380" w:author="Arthur Parmentier" w:date="2020-06-07T15:27:00Z">
              <w:rPr/>
            </w:rPrChange>
          </w:rPr>
          <w:t>ween</w:t>
        </w:r>
      </w:ins>
      <w:ins w:id="4381" w:author="Arthur Parmentier" w:date="2020-06-05T21:05:00Z">
        <w:r w:rsidRPr="007C437A">
          <w:rPr>
            <w:rPrChange w:id="4382" w:author="Arthur Parmentier" w:date="2020-06-07T15:27:00Z">
              <w:rPr/>
            </w:rPrChange>
          </w:rPr>
          <w:t xml:space="preserve"> two modes and their respective sig</w:t>
        </w:r>
      </w:ins>
      <w:ins w:id="4383" w:author="Arthur Parmentier" w:date="2020-06-06T12:20:00Z">
        <w:r w:rsidR="00A440D0" w:rsidRPr="007C437A">
          <w:rPr>
            <w:rPrChange w:id="4384" w:author="Arthur Parmentier" w:date="2020-06-07T15:27:00Z">
              <w:rPr/>
            </w:rPrChange>
          </w:rPr>
          <w:t xml:space="preserve">n/gestures </w:t>
        </w:r>
      </w:ins>
      <w:ins w:id="4385" w:author="Arthur Parmentier" w:date="2020-06-05T21:05:00Z">
        <w:r w:rsidRPr="007C437A">
          <w:rPr>
            <w:rPrChange w:id="4386" w:author="Arthur Parmentier" w:date="2020-06-07T15:27:00Z">
              <w:rPr/>
            </w:rPrChange>
          </w:rPr>
          <w:t>corpus</w:t>
        </w:r>
      </w:ins>
      <w:bookmarkEnd w:id="4365"/>
      <w:ins w:id="4387" w:author="Arthur Parmentier" w:date="2020-06-06T12:20:00Z">
        <w:r w:rsidR="00A440D0" w:rsidRPr="007C437A">
          <w:rPr>
            <w:rPrChange w:id="4388" w:author="Arthur Parmentier" w:date="2020-06-07T15:27:00Z">
              <w:rPr/>
            </w:rPrChange>
          </w:rPr>
          <w:t xml:space="preserve">: the “enter” and “escape” signs are used to disambiguate the interpretation of </w:t>
        </w:r>
      </w:ins>
      <w:ins w:id="4389" w:author="Arthur Parmentier" w:date="2020-06-06T12:21:00Z">
        <w:r w:rsidR="00A440D0" w:rsidRPr="007C437A">
          <w:rPr>
            <w:rPrChange w:id="4390" w:author="Arthur Parmentier" w:date="2020-06-07T15:27:00Z">
              <w:rPr/>
            </w:rPrChange>
          </w:rPr>
          <w:t>gestures or sign common to two or more modes for the performer. In the non-ambiguous cases, we see that the “escape” signs disappear (</w:t>
        </w:r>
      </w:ins>
      <w:ins w:id="4391" w:author="Arthur Parmentier" w:date="2020-06-06T12:22:00Z">
        <w:r w:rsidR="00A440D0" w:rsidRPr="007C437A">
          <w:rPr>
            <w:rPrChange w:id="4392" w:author="Arthur Parmentier" w:date="2020-06-07T15:27:00Z">
              <w:rPr/>
            </w:rPrChange>
          </w:rPr>
          <w:t>or is simply a “step outside the box”).</w:t>
        </w:r>
      </w:ins>
      <w:ins w:id="4393" w:author="Arthur Parmentier" w:date="2020-06-06T19:14:00Z">
        <w:r w:rsidR="00BD746C" w:rsidRPr="007C437A">
          <w:rPr>
            <w:rPrChange w:id="4394" w:author="Arthur Parmentier" w:date="2020-06-07T15:27:00Z">
              <w:rPr/>
            </w:rPrChange>
          </w:rPr>
          <w:br/>
        </w:r>
        <w:r w:rsidR="00BD746C" w:rsidRPr="007C437A">
          <w:rPr>
            <w:rPrChange w:id="4395" w:author="Arthur Parmentier" w:date="2020-06-07T15:27:00Z">
              <w:rPr/>
            </w:rPrChange>
          </w:rPr>
          <w:br/>
        </w:r>
      </w:ins>
      <w:ins w:id="4396" w:author="Arthur Parmentier" w:date="2020-06-06T12:22:00Z">
        <w:r w:rsidR="00A440D0" w:rsidRPr="007C437A">
          <w:rPr>
            <w:rPrChange w:id="4397" w:author="Arthur Parmentier" w:date="2020-06-07T15:27:00Z">
              <w:rPr/>
            </w:rPrChange>
          </w:rPr>
          <w:lastRenderedPageBreak/>
          <w:t xml:space="preserve"> </w:t>
        </w:r>
        <w:r w:rsidR="00A440D0" w:rsidRPr="007C437A">
          <w:rPr>
            <w:vertAlign w:val="superscript"/>
            <w:rPrChange w:id="4398" w:author="Arthur Parmentier" w:date="2020-06-07T15:27:00Z">
              <w:rPr>
                <w:vertAlign w:val="superscript"/>
              </w:rPr>
            </w:rPrChange>
          </w:rPr>
          <w:t>1</w:t>
        </w:r>
        <w:r w:rsidR="00A440D0" w:rsidRPr="007C437A">
          <w:rPr>
            <w:rPrChange w:id="4399" w:author="Arthur Parmentier" w:date="2020-06-07T15:27:00Z">
              <w:rPr/>
            </w:rPrChange>
          </w:rPr>
          <w:t xml:space="preserve">Launch mode </w:t>
        </w:r>
      </w:ins>
      <w:ins w:id="4400" w:author="Arthur Parmentier" w:date="2020-06-06T12:23:00Z">
        <w:r w:rsidR="00A440D0" w:rsidRPr="007C437A">
          <w:rPr>
            <w:rPrChange w:id="4401" w:author="Arthur Parmentier" w:date="2020-06-07T15:27:00Z">
              <w:rPr/>
            </w:rPrChange>
          </w:rPr>
          <w:t xml:space="preserve">is ambiguous because some signs must be interpreted as in shapeline (Identifiers for instance). However, </w:t>
        </w:r>
      </w:ins>
      <w:ins w:id="4402" w:author="Arthur Parmentier" w:date="2020-06-06T12:24:00Z">
        <w:r w:rsidR="00A440D0" w:rsidRPr="007C437A">
          <w:rPr>
            <w:rPrChange w:id="4403" w:author="Arthur Parmentier" w:date="2020-06-07T15:27:00Z">
              <w:rPr/>
            </w:rPrChange>
          </w:rPr>
          <w:t>it is not ambiguous for contents and modifiers, which can simply be performed immediately when the soundpainter “steps into the box”.</w:t>
        </w:r>
      </w:ins>
      <w:ins w:id="4404" w:author="Arthur Parmentier" w:date="2020-06-06T12:25:00Z">
        <w:r w:rsidR="00A440D0" w:rsidRPr="007C437A">
          <w:rPr>
            <w:rPrChange w:id="4405" w:author="Arthur Parmentier" w:date="2020-06-07T15:27:00Z">
              <w:rPr/>
            </w:rPrChange>
          </w:rPr>
          <w:t xml:space="preserve"> For that reason, </w:t>
        </w:r>
      </w:ins>
      <w:ins w:id="4406" w:author="Arthur Parmentier" w:date="2020-06-06T12:46:00Z">
        <w:r w:rsidR="0071562A" w:rsidRPr="007C437A">
          <w:rPr>
            <w:rPrChange w:id="4407" w:author="Arthur Parmentier" w:date="2020-06-07T15:27:00Z">
              <w:rPr/>
            </w:rPrChange>
          </w:rPr>
          <w:t>their</w:t>
        </w:r>
      </w:ins>
      <w:ins w:id="4408" w:author="Arthur Parmentier" w:date="2020-06-06T12:25:00Z">
        <w:r w:rsidR="00A440D0" w:rsidRPr="007C437A">
          <w:rPr>
            <w:rPrChange w:id="4409" w:author="Arthur Parmentier" w:date="2020-06-07T15:27:00Z">
              <w:rPr/>
            </w:rPrChange>
          </w:rPr>
          <w:t xml:space="preserve"> enter and exit signs are not always performed when there is no ambiguity. It is also possible that </w:t>
        </w:r>
      </w:ins>
      <w:ins w:id="4410" w:author="Arthur Parmentier" w:date="2020-06-06T12:26:00Z">
        <w:r w:rsidR="00A440D0" w:rsidRPr="007C437A">
          <w:rPr>
            <w:rPrChange w:id="4411" w:author="Arthur Parmentier" w:date="2020-06-07T15:27:00Z">
              <w:rPr/>
            </w:rPrChange>
          </w:rPr>
          <w:t>one particular mode is used by convention</w:t>
        </w:r>
      </w:ins>
      <w:ins w:id="4412" w:author="Arthur Parmentier" w:date="2020-06-06T12:46:00Z">
        <w:r w:rsidR="00FB620E" w:rsidRPr="007C437A">
          <w:rPr>
            <w:rPrChange w:id="4413" w:author="Arthur Parmentier" w:date="2020-06-07T15:27:00Z">
              <w:rPr/>
            </w:rPrChange>
          </w:rPr>
          <w:t xml:space="preserve"> </w:t>
        </w:r>
      </w:ins>
      <w:ins w:id="4414" w:author="Arthur Parmentier" w:date="2020-06-06T12:47:00Z">
        <w:r w:rsidR="004D7731" w:rsidRPr="007C437A">
          <w:rPr>
            <w:rPrChange w:id="4415" w:author="Arthur Parmentier" w:date="2020-06-07T15:27:00Z">
              <w:rPr/>
            </w:rPrChange>
          </w:rPr>
          <w:t xml:space="preserve">(by default) </w:t>
        </w:r>
      </w:ins>
      <w:ins w:id="4416" w:author="Arthur Parmentier" w:date="2020-06-06T12:46:00Z">
        <w:r w:rsidR="00FB620E" w:rsidRPr="007C437A">
          <w:rPr>
            <w:rPrChange w:id="4417" w:author="Arthur Parmentier" w:date="2020-06-07T15:27:00Z">
              <w:rPr/>
            </w:rPrChange>
          </w:rPr>
          <w:t xml:space="preserve">instead of the </w:t>
        </w:r>
      </w:ins>
      <w:ins w:id="4418" w:author="Arthur Parmentier" w:date="2020-06-06T12:47:00Z">
        <w:r w:rsidR="005C65F5" w:rsidRPr="007C437A">
          <w:rPr>
            <w:rPrChange w:id="4419" w:author="Arthur Parmentier" w:date="2020-06-07T15:27:00Z">
              <w:rPr/>
            </w:rPrChange>
          </w:rPr>
          <w:t>“</w:t>
        </w:r>
      </w:ins>
      <w:ins w:id="4420" w:author="Arthur Parmentier" w:date="2020-06-06T12:46:00Z">
        <w:r w:rsidR="00FB620E" w:rsidRPr="007C437A">
          <w:rPr>
            <w:rPrChange w:id="4421" w:author="Arthur Parmentier" w:date="2020-06-07T15:27:00Z">
              <w:rPr/>
            </w:rPrChange>
          </w:rPr>
          <w:t>default mode</w:t>
        </w:r>
      </w:ins>
      <w:ins w:id="4422" w:author="Arthur Parmentier" w:date="2020-06-06T12:47:00Z">
        <w:r w:rsidR="005C65F5" w:rsidRPr="007C437A">
          <w:rPr>
            <w:rPrChange w:id="4423" w:author="Arthur Parmentier" w:date="2020-06-07T15:27:00Z">
              <w:rPr/>
            </w:rPrChange>
          </w:rPr>
          <w:t>”</w:t>
        </w:r>
      </w:ins>
      <w:ins w:id="4424" w:author="Arthur Parmentier" w:date="2020-06-06T12:20:00Z">
        <w:r w:rsidR="00A440D0" w:rsidRPr="007C437A">
          <w:rPr>
            <w:rPrChange w:id="4425" w:author="Arthur Parmentier" w:date="2020-06-07T15:27:00Z">
              <w:rPr/>
            </w:rPrChange>
          </w:rPr>
          <w:t xml:space="preserve"> </w:t>
        </w:r>
      </w:ins>
      <w:ins w:id="4426" w:author="Arthur Parmentier" w:date="2020-06-06T12:26:00Z">
        <w:r w:rsidR="00A440D0" w:rsidRPr="007C437A">
          <w:rPr>
            <w:rPrChange w:id="4427" w:author="Arthur Parmentier" w:date="2020-06-07T15:27:00Z">
              <w:rPr/>
            </w:rPrChange>
          </w:rPr>
          <w:t xml:space="preserve">(for instance, it is often the case that dancer </w:t>
        </w:r>
      </w:ins>
      <w:ins w:id="4428" w:author="Arthur Parmentier" w:date="2020-06-06T12:46:00Z">
        <w:r w:rsidR="0071562A" w:rsidRPr="007C437A">
          <w:rPr>
            <w:rPrChange w:id="4429" w:author="Arthur Parmentier" w:date="2020-06-07T15:27:00Z">
              <w:rPr/>
            </w:rPrChange>
          </w:rPr>
          <w:t>interprets</w:t>
        </w:r>
      </w:ins>
      <w:ins w:id="4430" w:author="Arthur Parmentier" w:date="2020-06-06T12:26:00Z">
        <w:r w:rsidR="00A440D0" w:rsidRPr="007C437A">
          <w:rPr>
            <w:rPrChange w:id="4431" w:author="Arthur Parmentier" w:date="2020-06-07T15:27:00Z">
              <w:rPr/>
            </w:rPrChange>
          </w:rPr>
          <w:t xml:space="preserve"> signs and gestures in launch mode during p</w:t>
        </w:r>
      </w:ins>
      <w:ins w:id="4432" w:author="Arthur Parmentier" w:date="2020-06-06T12:27:00Z">
        <w:r w:rsidR="00A440D0" w:rsidRPr="007C437A">
          <w:rPr>
            <w:rPrChange w:id="4433" w:author="Arthur Parmentier" w:date="2020-06-07T15:27:00Z">
              <w:rPr/>
            </w:rPrChange>
          </w:rPr>
          <w:t>erformance by default), in which case the enter and escape sign may not be used either.</w:t>
        </w:r>
      </w:ins>
    </w:p>
    <w:p w:rsidR="0077353F" w:rsidRPr="007C437A" w:rsidRDefault="00122D9C" w:rsidP="00122D9C">
      <w:pPr>
        <w:rPr>
          <w:ins w:id="4434" w:author="Arthur Parmentier" w:date="2020-06-06T19:24:00Z"/>
          <w:rPrChange w:id="4435" w:author="Arthur Parmentier" w:date="2020-06-07T15:27:00Z">
            <w:rPr>
              <w:ins w:id="4436" w:author="Arthur Parmentier" w:date="2020-06-06T19:24:00Z"/>
            </w:rPr>
          </w:rPrChange>
        </w:rPr>
      </w:pPr>
      <w:ins w:id="4437" w:author="Arthur Parmentier" w:date="2020-06-05T21:09:00Z">
        <w:r w:rsidRPr="007C437A">
          <w:rPr>
            <w:rPrChange w:id="4438" w:author="Arthur Parmentier" w:date="2020-06-07T15:27:00Z">
              <w:rPr/>
            </w:rPrChange>
          </w:rPr>
          <w:t>Let’s start with the big picture.</w:t>
        </w:r>
      </w:ins>
      <w:ins w:id="4439" w:author="Arthur Parmentier" w:date="2020-06-05T21:26:00Z">
        <w:r w:rsidR="00274337" w:rsidRPr="007C437A">
          <w:rPr>
            <w:rPrChange w:id="4440" w:author="Arthur Parmentier" w:date="2020-06-07T15:27:00Z">
              <w:rPr/>
            </w:rPrChange>
          </w:rPr>
          <w:br/>
        </w:r>
      </w:ins>
      <w:ins w:id="4441" w:author="Arthur Parmentier" w:date="2020-06-05T21:16:00Z">
        <w:r w:rsidRPr="007C437A">
          <w:rPr>
            <w:rPrChange w:id="4442" w:author="Arthur Parmentier" w:date="2020-06-07T15:27:00Z">
              <w:rPr/>
            </w:rPrChange>
          </w:rPr>
          <w:t xml:space="preserve">Imagine a language that has an alphabet (a set of signs) and several </w:t>
        </w:r>
      </w:ins>
      <w:ins w:id="4443" w:author="Arthur Parmentier" w:date="2020-06-05T21:18:00Z">
        <w:r w:rsidRPr="007C437A">
          <w:rPr>
            <w:rPrChange w:id="4444" w:author="Arthur Parmentier" w:date="2020-06-07T15:27:00Z">
              <w:rPr/>
            </w:rPrChange>
          </w:rPr>
          <w:t>syntaxes</w:t>
        </w:r>
      </w:ins>
      <w:ins w:id="4445" w:author="Arthur Parmentier" w:date="2020-06-05T21:16:00Z">
        <w:r w:rsidRPr="007C437A">
          <w:rPr>
            <w:rPrChange w:id="4446" w:author="Arthur Parmentier" w:date="2020-06-07T15:27:00Z">
              <w:rPr/>
            </w:rPrChange>
          </w:rPr>
          <w:t xml:space="preserve"> that </w:t>
        </w:r>
      </w:ins>
      <w:ins w:id="4447" w:author="Arthur Parmentier" w:date="2020-06-05T21:17:00Z">
        <w:r w:rsidRPr="007C437A">
          <w:rPr>
            <w:rPrChange w:id="4448" w:author="Arthur Parmentier" w:date="2020-06-07T15:27:00Z">
              <w:rPr/>
            </w:rPrChange>
          </w:rPr>
          <w:t xml:space="preserve">all speakers know and can use whenever they think that one is more appropriate than </w:t>
        </w:r>
      </w:ins>
      <w:ins w:id="4449" w:author="Arthur Parmentier" w:date="2020-06-05T21:18:00Z">
        <w:r w:rsidRPr="007C437A">
          <w:rPr>
            <w:rPrChange w:id="4450" w:author="Arthur Parmentier" w:date="2020-06-07T15:27:00Z">
              <w:rPr/>
            </w:rPrChange>
          </w:rPr>
          <w:t xml:space="preserve">the </w:t>
        </w:r>
      </w:ins>
      <w:ins w:id="4451" w:author="Arthur Parmentier" w:date="2020-06-05T21:17:00Z">
        <w:r w:rsidRPr="007C437A">
          <w:rPr>
            <w:rPrChange w:id="4452" w:author="Arthur Parmentier" w:date="2020-06-07T15:27:00Z">
              <w:rPr/>
            </w:rPrChange>
          </w:rPr>
          <w:t xml:space="preserve">others. Let’s call these </w:t>
        </w:r>
      </w:ins>
      <w:ins w:id="4453" w:author="Arthur Parmentier" w:date="2020-06-05T21:18:00Z">
        <w:r w:rsidRPr="007C437A">
          <w:rPr>
            <w:rPrChange w:id="4454" w:author="Arthur Parmentier" w:date="2020-06-07T15:27:00Z">
              <w:rPr/>
            </w:rPrChange>
          </w:rPr>
          <w:t>syntaxes</w:t>
        </w:r>
      </w:ins>
      <w:ins w:id="4455" w:author="Arthur Parmentier" w:date="2020-06-05T21:17:00Z">
        <w:r w:rsidRPr="007C437A">
          <w:rPr>
            <w:rPrChange w:id="4456" w:author="Arthur Parmentier" w:date="2020-06-07T15:27:00Z">
              <w:rPr/>
            </w:rPrChange>
          </w:rPr>
          <w:t xml:space="preserve"> “modes”.</w:t>
        </w:r>
      </w:ins>
      <w:ins w:id="4457" w:author="Arthur Parmentier" w:date="2020-06-05T21:19:00Z">
        <w:r w:rsidRPr="007C437A">
          <w:rPr>
            <w:rPrChange w:id="4458" w:author="Arthur Parmentier" w:date="2020-06-07T15:27:00Z">
              <w:rPr/>
            </w:rPrChange>
          </w:rPr>
          <w:t xml:space="preserve"> SP is such a language. </w:t>
        </w:r>
        <w:r w:rsidR="004C1058" w:rsidRPr="007C437A">
          <w:rPr>
            <w:rPrChange w:id="4459" w:author="Arthur Parmentier" w:date="2020-06-07T15:27:00Z">
              <w:rPr/>
            </w:rPrChange>
          </w:rPr>
          <w:t xml:space="preserve">We have seen that SP has an alphabet and how it is created. </w:t>
        </w:r>
      </w:ins>
      <w:ins w:id="4460" w:author="Arthur Parmentier" w:date="2020-06-05T21:20:00Z">
        <w:r w:rsidR="004C1058" w:rsidRPr="007C437A">
          <w:rPr>
            <w:rPrChange w:id="4461" w:author="Arthur Parmentier" w:date="2020-06-07T15:27:00Z">
              <w:rPr/>
            </w:rPrChange>
          </w:rPr>
          <w:t xml:space="preserve">We have also seen that modes are said by Walter Thompson to “embody </w:t>
        </w:r>
      </w:ins>
      <w:ins w:id="4462" w:author="Arthur Parmentier" w:date="2020-06-05T21:21:00Z">
        <w:r w:rsidR="004C1058" w:rsidRPr="007C437A">
          <w:rPr>
            <w:rPrChange w:id="4463" w:author="Arthur Parmentier" w:date="2020-06-07T15:27:00Z">
              <w:rPr/>
            </w:rPrChange>
          </w:rPr>
          <w:t xml:space="preserve">specific performance parameters”, even though </w:t>
        </w:r>
      </w:ins>
      <w:ins w:id="4464" w:author="Arthur Parmentier" w:date="2020-06-06T19:15:00Z">
        <w:r w:rsidR="003C4D17" w:rsidRPr="007C437A">
          <w:rPr>
            <w:rPrChange w:id="4465" w:author="Arthur Parmentier" w:date="2020-06-07T15:27:00Z">
              <w:rPr/>
            </w:rPrChange>
          </w:rPr>
          <w:t>they are at this point</w:t>
        </w:r>
      </w:ins>
      <w:ins w:id="4466" w:author="Arthur Parmentier" w:date="2020-06-05T21:21:00Z">
        <w:r w:rsidR="004C1058" w:rsidRPr="007C437A">
          <w:rPr>
            <w:rPrChange w:id="4467" w:author="Arthur Parmentier" w:date="2020-06-07T15:27:00Z">
              <w:rPr/>
            </w:rPrChange>
          </w:rPr>
          <w:t xml:space="preserve"> probably not usual Content gestures. </w:t>
        </w:r>
      </w:ins>
      <w:ins w:id="4468" w:author="Arthur Parmentier" w:date="2020-06-06T19:15:00Z">
        <w:r w:rsidR="00163AE7" w:rsidRPr="007C437A">
          <w:rPr>
            <w:rPrChange w:id="4469" w:author="Arthur Parmentier" w:date="2020-06-07T15:27:00Z">
              <w:rPr/>
            </w:rPrChange>
          </w:rPr>
          <w:br/>
        </w:r>
      </w:ins>
      <w:ins w:id="4470" w:author="Arthur Parmentier" w:date="2020-06-05T21:22:00Z">
        <w:r w:rsidR="004C1058" w:rsidRPr="007C437A">
          <w:rPr>
            <w:rPrChange w:id="4471" w:author="Arthur Parmentier" w:date="2020-06-07T15:27:00Z">
              <w:rPr/>
            </w:rPrChange>
          </w:rPr>
          <w:t xml:space="preserve">My proposition is to understand modes as several </w:t>
        </w:r>
      </w:ins>
      <w:ins w:id="4472" w:author="Arthur Parmentier" w:date="2020-06-06T13:06:00Z">
        <w:r w:rsidR="00DD01C7" w:rsidRPr="007C437A">
          <w:rPr>
            <w:rPrChange w:id="4473" w:author="Arthur Parmentier" w:date="2020-06-07T15:27:00Z">
              <w:rPr/>
            </w:rPrChange>
          </w:rPr>
          <w:t>syntactic</w:t>
        </w:r>
      </w:ins>
      <w:ins w:id="4474" w:author="Arthur Parmentier" w:date="2020-06-05T21:23:00Z">
        <w:r w:rsidR="004C1058" w:rsidRPr="007C437A">
          <w:rPr>
            <w:rPrChange w:id="4475" w:author="Arthur Parmentier" w:date="2020-06-07T15:27:00Z">
              <w:rPr/>
            </w:rPrChange>
          </w:rPr>
          <w:t xml:space="preserve"> and semantic</w:t>
        </w:r>
        <w:r w:rsidR="004C1058" w:rsidRPr="007C437A">
          <w:rPr>
            <w:rStyle w:val="Appelnotedebasdep"/>
            <w:rPrChange w:id="4476" w:author="Arthur Parmentier" w:date="2020-06-07T15:27:00Z">
              <w:rPr>
                <w:rStyle w:val="Appelnotedebasdep"/>
              </w:rPr>
            </w:rPrChange>
          </w:rPr>
          <w:footnoteReference w:id="25"/>
        </w:r>
      </w:ins>
      <w:ins w:id="4482" w:author="Arthur Parmentier" w:date="2020-06-05T21:22:00Z">
        <w:r w:rsidR="004C1058" w:rsidRPr="007C437A">
          <w:rPr>
            <w:rPrChange w:id="4483" w:author="Arthur Parmentier" w:date="2020-06-07T15:27:00Z">
              <w:rPr/>
            </w:rPrChange>
          </w:rPr>
          <w:t xml:space="preserve"> modules that the soundpainter can use during the performan</w:t>
        </w:r>
      </w:ins>
      <w:ins w:id="4484" w:author="Arthur Parmentier" w:date="2020-06-05T21:23:00Z">
        <w:r w:rsidR="004C1058" w:rsidRPr="007C437A">
          <w:rPr>
            <w:rPrChange w:id="4485" w:author="Arthur Parmentier" w:date="2020-06-07T15:27:00Z">
              <w:rPr/>
            </w:rPrChange>
          </w:rPr>
          <w:t>ce</w:t>
        </w:r>
      </w:ins>
      <w:ins w:id="4486" w:author="Arthur Parmentier" w:date="2020-06-05T21:25:00Z">
        <w:r w:rsidR="002E7599" w:rsidRPr="007C437A">
          <w:rPr>
            <w:rPrChange w:id="4487" w:author="Arthur Parmentier" w:date="2020-06-07T15:27:00Z">
              <w:rPr/>
            </w:rPrChange>
          </w:rPr>
          <w:t>, i.</w:t>
        </w:r>
      </w:ins>
      <w:ins w:id="4488" w:author="Arthur Parmentier" w:date="2020-06-05T21:26:00Z">
        <w:r w:rsidR="002E7599" w:rsidRPr="007C437A">
          <w:rPr>
            <w:rPrChange w:id="4489" w:author="Arthur Parmentier" w:date="2020-06-07T15:27:00Z">
              <w:rPr/>
            </w:rPrChange>
          </w:rPr>
          <w:t xml:space="preserve">e. the specific performance parameters that Walter Thompson speaks about are their </w:t>
        </w:r>
      </w:ins>
      <w:ins w:id="4490" w:author="Arthur Parmentier" w:date="2020-06-06T13:06:00Z">
        <w:r w:rsidR="00DD01C7" w:rsidRPr="007C437A">
          <w:rPr>
            <w:rPrChange w:id="4491" w:author="Arthur Parmentier" w:date="2020-06-07T15:27:00Z">
              <w:rPr/>
            </w:rPrChange>
          </w:rPr>
          <w:t>syntactic</w:t>
        </w:r>
      </w:ins>
      <w:ins w:id="4492" w:author="Arthur Parmentier" w:date="2020-06-05T21:26:00Z">
        <w:r w:rsidR="002E7599" w:rsidRPr="007C437A">
          <w:rPr>
            <w:rPrChange w:id="4493" w:author="Arthur Parmentier" w:date="2020-06-07T15:27:00Z">
              <w:rPr/>
            </w:rPrChange>
          </w:rPr>
          <w:t xml:space="preserve"> (and semantic) </w:t>
        </w:r>
        <w:r w:rsidR="00274337" w:rsidRPr="007C437A">
          <w:rPr>
            <w:rPrChange w:id="4494" w:author="Arthur Parmentier" w:date="2020-06-07T15:27:00Z">
              <w:rPr/>
            </w:rPrChange>
          </w:rPr>
          <w:t>components</w:t>
        </w:r>
        <w:r w:rsidR="002E7599" w:rsidRPr="007C437A">
          <w:rPr>
            <w:rPrChange w:id="4495" w:author="Arthur Parmentier" w:date="2020-06-07T15:27:00Z">
              <w:rPr/>
            </w:rPrChange>
          </w:rPr>
          <w:t>.</w:t>
        </w:r>
      </w:ins>
      <w:ins w:id="4496" w:author="Arthur Parmentier" w:date="2020-06-05T21:27:00Z">
        <w:r w:rsidR="00274337" w:rsidRPr="007C437A">
          <w:rPr>
            <w:rPrChange w:id="4497" w:author="Arthur Parmentier" w:date="2020-06-07T15:27:00Z">
              <w:rPr/>
            </w:rPrChange>
          </w:rPr>
          <w:br/>
          <w:t>One may say that such two different modules, because they have different syntaxes,</w:t>
        </w:r>
      </w:ins>
      <w:ins w:id="4498" w:author="Arthur Parmentier" w:date="2020-06-05T21:28:00Z">
        <w:r w:rsidR="00274337" w:rsidRPr="007C437A">
          <w:rPr>
            <w:rPrChange w:id="4499" w:author="Arthur Parmentier" w:date="2020-06-07T15:27:00Z">
              <w:rPr/>
            </w:rPrChange>
          </w:rPr>
          <w:t xml:space="preserve"> are </w:t>
        </w:r>
      </w:ins>
      <w:ins w:id="4500" w:author="Arthur Parmentier" w:date="2020-06-06T19:16:00Z">
        <w:r w:rsidR="00C66F72" w:rsidRPr="007C437A">
          <w:rPr>
            <w:rPrChange w:id="4501" w:author="Arthur Parmentier" w:date="2020-06-07T15:27:00Z">
              <w:rPr/>
            </w:rPrChange>
          </w:rPr>
          <w:t xml:space="preserve">therefore </w:t>
        </w:r>
      </w:ins>
      <w:ins w:id="4502" w:author="Arthur Parmentier" w:date="2020-06-05T21:28:00Z">
        <w:r w:rsidR="00274337" w:rsidRPr="007C437A">
          <w:rPr>
            <w:rPrChange w:id="4503" w:author="Arthur Parmentier" w:date="2020-06-07T15:27:00Z">
              <w:rPr/>
            </w:rPrChange>
          </w:rPr>
          <w:t xml:space="preserve">two different languages </w:t>
        </w:r>
      </w:ins>
      <w:ins w:id="4504" w:author="Arthur Parmentier" w:date="2020-06-06T19:17:00Z">
        <w:r w:rsidR="00BB7AB5" w:rsidRPr="007C437A">
          <w:rPr>
            <w:rPrChange w:id="4505" w:author="Arthur Parmentier" w:date="2020-06-07T15:27:00Z">
              <w:rPr/>
            </w:rPrChange>
          </w:rPr>
          <w:t>and wonder how they could</w:t>
        </w:r>
        <w:r w:rsidR="00983480" w:rsidRPr="007C437A">
          <w:rPr>
            <w:rPrChange w:id="4506" w:author="Arthur Parmentier" w:date="2020-06-07T15:27:00Z">
              <w:rPr/>
            </w:rPrChange>
          </w:rPr>
          <w:t xml:space="preserve"> form</w:t>
        </w:r>
      </w:ins>
      <w:ins w:id="4507" w:author="Arthur Parmentier" w:date="2020-06-05T21:28:00Z">
        <w:r w:rsidR="00274337" w:rsidRPr="007C437A">
          <w:rPr>
            <w:rPrChange w:id="4508" w:author="Arthur Parmentier" w:date="2020-06-07T15:27:00Z">
              <w:rPr/>
            </w:rPrChange>
          </w:rPr>
          <w:t xml:space="preserve"> a single language that we call SP. </w:t>
        </w:r>
      </w:ins>
      <w:ins w:id="4509" w:author="Arthur Parmentier" w:date="2020-06-06T19:17:00Z">
        <w:r w:rsidR="00A70873" w:rsidRPr="007C437A">
          <w:rPr>
            <w:rPrChange w:id="4510" w:author="Arthur Parmentier" w:date="2020-06-07T15:27:00Z">
              <w:rPr/>
            </w:rPrChange>
          </w:rPr>
          <w:t>T</w:t>
        </w:r>
      </w:ins>
      <w:ins w:id="4511" w:author="Arthur Parmentier" w:date="2020-06-05T21:29:00Z">
        <w:r w:rsidR="00274337" w:rsidRPr="007C437A">
          <w:rPr>
            <w:rPrChange w:id="4512" w:author="Arthur Parmentier" w:date="2020-06-07T15:27:00Z">
              <w:rPr/>
            </w:rPrChange>
          </w:rPr>
          <w:t xml:space="preserve">o understand how they </w:t>
        </w:r>
      </w:ins>
      <w:ins w:id="4513" w:author="Arthur Parmentier" w:date="2020-06-06T19:18:00Z">
        <w:r w:rsidR="006B144E" w:rsidRPr="007C437A">
          <w:rPr>
            <w:rPrChange w:id="4514" w:author="Arthur Parmentier" w:date="2020-06-07T15:27:00Z">
              <w:rPr/>
            </w:rPrChange>
          </w:rPr>
          <w:t>relate to</w:t>
        </w:r>
      </w:ins>
      <w:ins w:id="4515" w:author="Arthur Parmentier" w:date="2020-06-05T21:29:00Z">
        <w:r w:rsidR="00274337" w:rsidRPr="007C437A">
          <w:rPr>
            <w:rPrChange w:id="4516" w:author="Arthur Parmentier" w:date="2020-06-07T15:27:00Z">
              <w:rPr/>
            </w:rPrChange>
          </w:rPr>
          <w:t xml:space="preserve"> each other and labeled under “SP”, let’s take a look at the </w:t>
        </w:r>
      </w:ins>
      <w:ins w:id="4517" w:author="Arthur Parmentier" w:date="2020-06-06T19:17:00Z">
        <w:r w:rsidR="0015677B" w:rsidRPr="007C437A">
          <w:rPr>
            <w:rPrChange w:id="4518" w:author="Arthur Parmentier" w:date="2020-06-07T15:27:00Z">
              <w:rPr/>
            </w:rPrChange>
          </w:rPr>
          <w:t xml:space="preserve">alphabetical level (their set of possible </w:t>
        </w:r>
      </w:ins>
      <w:ins w:id="4519" w:author="Arthur Parmentier" w:date="2020-06-06T19:18:00Z">
        <w:r w:rsidR="0015677B" w:rsidRPr="007C437A">
          <w:rPr>
            <w:rPrChange w:id="4520" w:author="Arthur Parmentier" w:date="2020-06-07T15:27:00Z">
              <w:rPr/>
            </w:rPrChange>
          </w:rPr>
          <w:t xml:space="preserve">signs) </w:t>
        </w:r>
      </w:ins>
      <w:ins w:id="4521" w:author="Arthur Parmentier" w:date="2020-06-05T21:29:00Z">
        <w:r w:rsidR="00687A5C" w:rsidRPr="007C437A">
          <w:rPr>
            <w:rPrChange w:id="4522" w:author="Arthur Parmentier" w:date="2020-06-07T15:27:00Z">
              <w:rPr/>
            </w:rPrChange>
          </w:rPr>
          <w:t>to understand their common features.</w:t>
        </w:r>
      </w:ins>
    </w:p>
    <w:p w:rsidR="00B437A4" w:rsidRPr="007C437A" w:rsidRDefault="00B437A4">
      <w:pPr>
        <w:pStyle w:val="Titre5"/>
        <w:rPr>
          <w:ins w:id="4523" w:author="Arthur Parmentier" w:date="2020-06-06T19:18:00Z"/>
          <w:rPrChange w:id="4524" w:author="Arthur Parmentier" w:date="2020-06-07T15:27:00Z">
            <w:rPr>
              <w:ins w:id="4525" w:author="Arthur Parmentier" w:date="2020-06-06T19:18:00Z"/>
            </w:rPr>
          </w:rPrChange>
        </w:rPr>
        <w:pPrChange w:id="4526" w:author="Arthur Parmentier" w:date="2020-06-06T20:39:00Z">
          <w:pPr/>
        </w:pPrChange>
      </w:pPr>
      <w:ins w:id="4527" w:author="Arthur Parmentier" w:date="2020-06-06T19:24:00Z">
        <w:r w:rsidRPr="007C437A">
          <w:rPr>
            <w:rPrChange w:id="4528" w:author="Arthur Parmentier" w:date="2020-06-07T15:27:00Z">
              <w:rPr/>
            </w:rPrChange>
          </w:rPr>
          <w:t>A shared alphabet for several syntaxes</w:t>
        </w:r>
      </w:ins>
    </w:p>
    <w:p w:rsidR="00122D9C" w:rsidRPr="007C437A" w:rsidRDefault="00122D9C" w:rsidP="00122D9C">
      <w:pPr>
        <w:rPr>
          <w:ins w:id="4529" w:author="Arthur Parmentier" w:date="2020-06-06T19:24:00Z"/>
          <w:rPrChange w:id="4530" w:author="Arthur Parmentier" w:date="2020-06-07T15:27:00Z">
            <w:rPr>
              <w:ins w:id="4531" w:author="Arthur Parmentier" w:date="2020-06-06T19:24:00Z"/>
            </w:rPr>
          </w:rPrChange>
        </w:rPr>
      </w:pPr>
      <w:ins w:id="4532" w:author="Arthur Parmentier" w:date="2020-06-05T21:09:00Z">
        <w:r w:rsidRPr="007C437A">
          <w:rPr>
            <w:rPrChange w:id="4533" w:author="Arthur Parmentier" w:date="2020-06-07T15:27:00Z">
              <w:rPr/>
            </w:rPrChange>
          </w:rPr>
          <w:t xml:space="preserve">Imagine </w:t>
        </w:r>
      </w:ins>
      <w:ins w:id="4534" w:author="Arthur Parmentier" w:date="2020-06-05T21:10:00Z">
        <w:r w:rsidRPr="007C437A">
          <w:rPr>
            <w:rPrChange w:id="4535" w:author="Arthur Parmentier" w:date="2020-06-07T15:27:00Z">
              <w:rPr/>
            </w:rPrChange>
          </w:rPr>
          <w:t>the dictionary of SP and visualize the abstract space of all signs in SP (bottom of</w:t>
        </w:r>
      </w:ins>
      <w:ins w:id="4536" w:author="Arthur Parmentier" w:date="2020-06-05T21:11:00Z">
        <w:r w:rsidRPr="007C437A">
          <w:rPr>
            <w:rPrChange w:id="4537" w:author="Arthur Parmentier" w:date="2020-06-07T15:27:00Z">
              <w:rPr/>
            </w:rPrChange>
          </w:rPr>
          <w:t xml:space="preserve"> </w:t>
        </w:r>
        <w:r w:rsidRPr="007C437A">
          <w:rPr>
            <w:rPrChange w:id="4538" w:author="Arthur Parmentier" w:date="2020-06-07T15:27:00Z">
              <w:rPr/>
            </w:rPrChange>
          </w:rPr>
          <w:fldChar w:fldCharType="begin"/>
        </w:r>
        <w:r w:rsidRPr="007C437A">
          <w:rPr>
            <w:rPrChange w:id="4539" w:author="Arthur Parmentier" w:date="2020-06-07T15:27:00Z">
              <w:rPr/>
            </w:rPrChange>
          </w:rPr>
          <w:instrText xml:space="preserve"> REF _Ref42283886 \h </w:instrText>
        </w:r>
      </w:ins>
      <w:r w:rsidRPr="007C437A">
        <w:rPr>
          <w:rPrChange w:id="4540" w:author="Arthur Parmentier" w:date="2020-06-07T15:27:00Z">
            <w:rPr/>
          </w:rPrChange>
        </w:rPr>
      </w:r>
      <w:r w:rsidRPr="007C437A">
        <w:rPr>
          <w:rPrChange w:id="4541" w:author="Arthur Parmentier" w:date="2020-06-07T15:27:00Z">
            <w:rPr/>
          </w:rPrChange>
        </w:rPr>
        <w:fldChar w:fldCharType="separate"/>
      </w:r>
      <w:ins w:id="4542" w:author="Arthur Parmentier" w:date="2020-06-05T21:11:00Z">
        <w:r w:rsidRPr="007C437A">
          <w:rPr>
            <w:rPrChange w:id="4543" w:author="Arthur Parmentier" w:date="2020-06-07T15:27:00Z">
              <w:rPr/>
            </w:rPrChange>
          </w:rPr>
          <w:t xml:space="preserve">Figure </w:t>
        </w:r>
        <w:r w:rsidRPr="007C437A">
          <w:rPr>
            <w:rPrChange w:id="4544" w:author="Arthur Parmentier" w:date="2020-06-07T15:27:00Z">
              <w:rPr>
                <w:noProof/>
              </w:rPr>
            </w:rPrChange>
          </w:rPr>
          <w:t>1</w:t>
        </w:r>
        <w:r w:rsidRPr="007C437A">
          <w:rPr>
            <w:rPrChange w:id="4545" w:author="Arthur Parmentier" w:date="2020-06-07T15:27:00Z">
              <w:rPr/>
            </w:rPrChange>
          </w:rPr>
          <w:fldChar w:fldCharType="end"/>
        </w:r>
        <w:r w:rsidRPr="007C437A">
          <w:rPr>
            <w:rPrChange w:id="4546" w:author="Arthur Parmentier" w:date="2020-06-07T15:27:00Z">
              <w:rPr/>
            </w:rPrChange>
          </w:rPr>
          <w:t xml:space="preserve">). </w:t>
        </w:r>
      </w:ins>
      <w:ins w:id="4547" w:author="Arthur Parmentier" w:date="2020-06-05T21:15:00Z">
        <w:r w:rsidRPr="007C437A">
          <w:rPr>
            <w:rPrChange w:id="4548" w:author="Arthur Parmentier" w:date="2020-06-07T15:27:00Z">
              <w:rPr/>
            </w:rPrChange>
          </w:rPr>
          <w:br/>
        </w:r>
      </w:ins>
      <w:ins w:id="4549" w:author="Arthur Parmentier" w:date="2020-06-05T21:11:00Z">
        <w:r w:rsidRPr="007C437A">
          <w:rPr>
            <w:rPrChange w:id="4550" w:author="Arthur Parmentier" w:date="2020-06-07T15:27:00Z">
              <w:rPr/>
            </w:rPrChange>
          </w:rPr>
          <w:t xml:space="preserve">Among those signs, some are used in specific modes only. For instance, the sign “scan” </w:t>
        </w:r>
      </w:ins>
      <w:ins w:id="4551" w:author="Arthur Parmentier" w:date="2020-06-05T21:12:00Z">
        <w:r w:rsidRPr="007C437A">
          <w:rPr>
            <w:rPrChange w:id="4552" w:author="Arthur Parmentier" w:date="2020-06-07T15:27:00Z">
              <w:rPr/>
            </w:rPrChange>
          </w:rPr>
          <w:t xml:space="preserve">is significant only for the mode that </w:t>
        </w:r>
      </w:ins>
      <w:ins w:id="4553" w:author="Arthur Parmentier" w:date="2020-06-06T19:19:00Z">
        <w:r w:rsidR="001D75D5" w:rsidRPr="007C437A">
          <w:rPr>
            <w:rPrChange w:id="4554" w:author="Arthur Parmentier" w:date="2020-06-07T15:27:00Z">
              <w:rPr/>
            </w:rPrChange>
          </w:rPr>
          <w:t>has</w:t>
        </w:r>
      </w:ins>
      <w:ins w:id="4555" w:author="Arthur Parmentier" w:date="2020-06-05T21:12:00Z">
        <w:r w:rsidRPr="007C437A">
          <w:rPr>
            <w:rPrChange w:id="4556" w:author="Arthur Parmentier" w:date="2020-06-07T15:27:00Z">
              <w:rPr/>
            </w:rPrChange>
          </w:rPr>
          <w:t xml:space="preserve"> its name, as it allows the soundpainter to enter the scan mode from </w:t>
        </w:r>
      </w:ins>
      <w:ins w:id="4557" w:author="Arthur Parmentier" w:date="2020-06-05T21:13:00Z">
        <w:r w:rsidRPr="007C437A">
          <w:rPr>
            <w:rPrChange w:id="4558" w:author="Arthur Parmentier" w:date="2020-06-07T15:27:00Z">
              <w:rPr/>
            </w:rPrChange>
          </w:rPr>
          <w:t xml:space="preserve">the “Who, What, How, When”-like </w:t>
        </w:r>
      </w:ins>
      <w:ins w:id="4559" w:author="Arthur Parmentier" w:date="2020-06-05T21:14:00Z">
        <w:r w:rsidRPr="007C437A">
          <w:rPr>
            <w:rPrChange w:id="4560" w:author="Arthur Parmentier" w:date="2020-06-07T15:27:00Z">
              <w:rPr/>
            </w:rPrChange>
          </w:rPr>
          <w:t xml:space="preserve">syntactic </w:t>
        </w:r>
      </w:ins>
      <w:ins w:id="4561" w:author="Arthur Parmentier" w:date="2020-06-05T21:13:00Z">
        <w:r w:rsidRPr="007C437A">
          <w:rPr>
            <w:rPrChange w:id="4562" w:author="Arthur Parmentier" w:date="2020-06-07T15:27:00Z">
              <w:rPr/>
            </w:rPrChange>
          </w:rPr>
          <w:t>structure, that we will call the “</w:t>
        </w:r>
      </w:ins>
      <w:ins w:id="4563" w:author="Arthur Parmentier" w:date="2020-06-05T21:14:00Z">
        <w:r w:rsidRPr="007C437A">
          <w:rPr>
            <w:rPrChange w:id="4564" w:author="Arthur Parmentier" w:date="2020-06-07T15:27:00Z">
              <w:rPr/>
            </w:rPrChange>
          </w:rPr>
          <w:t>d</w:t>
        </w:r>
      </w:ins>
      <w:ins w:id="4565" w:author="Arthur Parmentier" w:date="2020-06-05T21:13:00Z">
        <w:r w:rsidRPr="007C437A">
          <w:rPr>
            <w:rPrChange w:id="4566" w:author="Arthur Parmentier" w:date="2020-06-07T15:27:00Z">
              <w:rPr/>
            </w:rPrChange>
          </w:rPr>
          <w:t>efault mode” of SP</w:t>
        </w:r>
      </w:ins>
      <w:ins w:id="4567" w:author="Arthur Parmentier" w:date="2020-06-06T19:21:00Z">
        <w:r w:rsidR="00B001BB" w:rsidRPr="007C437A">
          <w:rPr>
            <w:rPrChange w:id="4568" w:author="Arthur Parmentier" w:date="2020-06-07T15:27:00Z">
              <w:rPr/>
            </w:rPrChange>
          </w:rPr>
          <w:t xml:space="preserve"> (t</w:t>
        </w:r>
      </w:ins>
      <w:ins w:id="4569" w:author="Arthur Parmentier" w:date="2020-06-06T19:19:00Z">
        <w:r w:rsidR="002869D0" w:rsidRPr="007C437A">
          <w:rPr>
            <w:rPrChange w:id="4570" w:author="Arthur Parmentier" w:date="2020-06-07T15:27:00Z">
              <w:rPr/>
            </w:rPrChange>
          </w:rPr>
          <w:t xml:space="preserve">he main reason for choosing this name (default) is that it </w:t>
        </w:r>
      </w:ins>
      <w:ins w:id="4571" w:author="Arthur Parmentier" w:date="2020-06-06T19:20:00Z">
        <w:r w:rsidR="002869D0" w:rsidRPr="007C437A">
          <w:rPr>
            <w:rPrChange w:id="4572" w:author="Arthur Parmentier" w:date="2020-06-07T15:27:00Z">
              <w:rPr/>
            </w:rPrChange>
          </w:rPr>
          <w:t>is the syntactic module that soundpainters use by convention and which allows to connect all modes together</w:t>
        </w:r>
      </w:ins>
      <w:ins w:id="4573" w:author="Arthur Parmentier" w:date="2020-06-06T19:21:00Z">
        <w:r w:rsidR="00B001BB" w:rsidRPr="007C437A">
          <w:rPr>
            <w:rPrChange w:id="4574" w:author="Arthur Parmentier" w:date="2020-06-07T15:27:00Z">
              <w:rPr/>
            </w:rPrChange>
          </w:rPr>
          <w:t>)</w:t>
        </w:r>
      </w:ins>
      <w:ins w:id="4575" w:author="Arthur Parmentier" w:date="2020-06-06T19:20:00Z">
        <w:r w:rsidR="002869D0" w:rsidRPr="007C437A">
          <w:rPr>
            <w:rPrChange w:id="4576" w:author="Arthur Parmentier" w:date="2020-06-07T15:27:00Z">
              <w:rPr/>
            </w:rPrChange>
          </w:rPr>
          <w:t>.</w:t>
        </w:r>
      </w:ins>
      <w:ins w:id="4577" w:author="Arthur Parmentier" w:date="2020-06-05T21:13:00Z">
        <w:r w:rsidRPr="007C437A">
          <w:rPr>
            <w:rPrChange w:id="4578" w:author="Arthur Parmentier" w:date="2020-06-07T15:27:00Z">
              <w:rPr/>
            </w:rPrChange>
          </w:rPr>
          <w:t xml:space="preserve"> </w:t>
        </w:r>
      </w:ins>
      <w:ins w:id="4579" w:author="Arthur Parmentier" w:date="2020-06-05T21:14:00Z">
        <w:r w:rsidRPr="007C437A">
          <w:rPr>
            <w:rPrChange w:id="4580" w:author="Arthur Parmentier" w:date="2020-06-07T15:27:00Z">
              <w:rPr/>
            </w:rPrChange>
          </w:rPr>
          <w:t>Outside the scan mode an</w:t>
        </w:r>
      </w:ins>
      <w:ins w:id="4581" w:author="Arthur Parmentier" w:date="2020-06-05T21:15:00Z">
        <w:r w:rsidRPr="007C437A">
          <w:rPr>
            <w:rPrChange w:id="4582" w:author="Arthur Parmentier" w:date="2020-06-07T15:27:00Z">
              <w:rPr/>
            </w:rPrChange>
          </w:rPr>
          <w:t xml:space="preserve">d its variations, the </w:t>
        </w:r>
      </w:ins>
      <w:ins w:id="4583" w:author="Arthur Parmentier" w:date="2020-06-06T19:21:00Z">
        <w:r w:rsidR="00AF1433" w:rsidRPr="007C437A">
          <w:rPr>
            <w:rPrChange w:id="4584" w:author="Arthur Parmentier" w:date="2020-06-07T15:27:00Z">
              <w:rPr/>
            </w:rPrChange>
          </w:rPr>
          <w:t xml:space="preserve">sign </w:t>
        </w:r>
      </w:ins>
      <w:ins w:id="4585" w:author="Arthur Parmentier" w:date="2020-06-05T21:15:00Z">
        <w:r w:rsidRPr="007C437A">
          <w:rPr>
            <w:rPrChange w:id="4586" w:author="Arthur Parmentier" w:date="2020-06-07T15:27:00Z">
              <w:rPr/>
            </w:rPrChange>
          </w:rPr>
          <w:t xml:space="preserve">“scan” is practically not meaningful </w:t>
        </w:r>
      </w:ins>
      <w:ins w:id="4587" w:author="Arthur Parmentier" w:date="2020-06-06T19:21:00Z">
        <w:r w:rsidR="00AF1433" w:rsidRPr="007C437A">
          <w:rPr>
            <w:rPrChange w:id="4588" w:author="Arthur Parmentier" w:date="2020-06-07T15:27:00Z">
              <w:rPr/>
            </w:rPrChange>
          </w:rPr>
          <w:t>n</w:t>
        </w:r>
      </w:ins>
      <w:ins w:id="4589" w:author="Arthur Parmentier" w:date="2020-06-05T21:15:00Z">
        <w:r w:rsidRPr="007C437A">
          <w:rPr>
            <w:rPrChange w:id="4590" w:author="Arthur Parmentier" w:date="2020-06-07T15:27:00Z">
              <w:rPr/>
            </w:rPrChange>
          </w:rPr>
          <w:t>or used.</w:t>
        </w:r>
      </w:ins>
      <w:ins w:id="4591" w:author="Arthur Parmentier" w:date="2020-06-05T21:36:00Z">
        <w:r w:rsidR="006C6E21" w:rsidRPr="007C437A">
          <w:rPr>
            <w:rPrChange w:id="4592" w:author="Arthur Parmentier" w:date="2020-06-07T15:27:00Z">
              <w:rPr/>
            </w:rPrChange>
          </w:rPr>
          <w:t xml:space="preserve"> Therefore, when the soundpainter uses that sign, it is clear for the performer which mode the soundpainter uses.</w:t>
        </w:r>
      </w:ins>
      <w:ins w:id="4593" w:author="Arthur Parmentier" w:date="2020-06-05T21:15:00Z">
        <w:r w:rsidRPr="007C437A">
          <w:rPr>
            <w:rPrChange w:id="4594" w:author="Arthur Parmentier" w:date="2020-06-07T15:27:00Z">
              <w:rPr/>
            </w:rPrChange>
          </w:rPr>
          <w:br/>
          <w:t xml:space="preserve">However, some </w:t>
        </w:r>
      </w:ins>
      <w:ins w:id="4595" w:author="Arthur Parmentier" w:date="2020-06-05T21:32:00Z">
        <w:r w:rsidR="00907944" w:rsidRPr="007C437A">
          <w:rPr>
            <w:rPrChange w:id="4596" w:author="Arthur Parmentier" w:date="2020-06-07T15:27:00Z">
              <w:rPr/>
            </w:rPrChange>
          </w:rPr>
          <w:t xml:space="preserve">signs </w:t>
        </w:r>
      </w:ins>
      <w:ins w:id="4597" w:author="Arthur Parmentier" w:date="2020-06-06T12:19:00Z">
        <w:r w:rsidR="0072567A" w:rsidRPr="007C437A">
          <w:rPr>
            <w:rPrChange w:id="4598" w:author="Arthur Parmentier" w:date="2020-06-07T15:27:00Z">
              <w:rPr/>
            </w:rPrChange>
          </w:rPr>
          <w:t>are significant and can be interpreted differently</w:t>
        </w:r>
      </w:ins>
      <w:ins w:id="4599" w:author="Arthur Parmentier" w:date="2020-06-05T21:33:00Z">
        <w:r w:rsidR="00907944" w:rsidRPr="007C437A">
          <w:rPr>
            <w:rPrChange w:id="4600" w:author="Arthur Parmentier" w:date="2020-06-07T15:27:00Z">
              <w:rPr/>
            </w:rPrChange>
          </w:rPr>
          <w:t xml:space="preserve"> </w:t>
        </w:r>
      </w:ins>
      <w:ins w:id="4601" w:author="Arthur Parmentier" w:date="2020-06-05T21:34:00Z">
        <w:r w:rsidR="006C6E21" w:rsidRPr="007C437A">
          <w:rPr>
            <w:rPrChange w:id="4602" w:author="Arthur Parmentier" w:date="2020-06-07T15:27:00Z">
              <w:rPr/>
            </w:rPrChange>
          </w:rPr>
          <w:t xml:space="preserve">in </w:t>
        </w:r>
      </w:ins>
      <w:ins w:id="4603" w:author="Arthur Parmentier" w:date="2020-06-05T21:35:00Z">
        <w:r w:rsidR="006C6E21" w:rsidRPr="007C437A">
          <w:rPr>
            <w:rPrChange w:id="4604" w:author="Arthur Parmentier" w:date="2020-06-07T15:27:00Z">
              <w:rPr/>
            </w:rPrChange>
          </w:rPr>
          <w:t xml:space="preserve">several modes, which is represented in </w:t>
        </w:r>
        <w:r w:rsidR="006C6E21" w:rsidRPr="007C437A">
          <w:rPr>
            <w:rPrChange w:id="4605" w:author="Arthur Parmentier" w:date="2020-06-07T15:27:00Z">
              <w:rPr/>
            </w:rPrChange>
          </w:rPr>
          <w:fldChar w:fldCharType="begin"/>
        </w:r>
        <w:r w:rsidR="006C6E21" w:rsidRPr="007C437A">
          <w:rPr>
            <w:rPrChange w:id="4606" w:author="Arthur Parmentier" w:date="2020-06-07T15:27:00Z">
              <w:rPr/>
            </w:rPrChange>
          </w:rPr>
          <w:instrText xml:space="preserve"> REF _Ref42283886 \h </w:instrText>
        </w:r>
      </w:ins>
      <w:r w:rsidR="006C6E21" w:rsidRPr="007C437A">
        <w:rPr>
          <w:rPrChange w:id="4607" w:author="Arthur Parmentier" w:date="2020-06-07T15:27:00Z">
            <w:rPr/>
          </w:rPrChange>
        </w:rPr>
      </w:r>
      <w:ins w:id="4608" w:author="Arthur Parmentier" w:date="2020-06-05T21:35:00Z">
        <w:r w:rsidR="006C6E21" w:rsidRPr="007C437A">
          <w:rPr>
            <w:rPrChange w:id="4609" w:author="Arthur Parmentier" w:date="2020-06-07T15:27:00Z">
              <w:rPr/>
            </w:rPrChange>
          </w:rPr>
          <w:fldChar w:fldCharType="separate"/>
        </w:r>
        <w:r w:rsidR="006C6E21" w:rsidRPr="007C437A">
          <w:rPr>
            <w:rPrChange w:id="4610" w:author="Arthur Parmentier" w:date="2020-06-07T15:27:00Z">
              <w:rPr/>
            </w:rPrChange>
          </w:rPr>
          <w:t xml:space="preserve">Figure </w:t>
        </w:r>
        <w:r w:rsidR="006C6E21" w:rsidRPr="007C437A">
          <w:rPr>
            <w:rPrChange w:id="4611" w:author="Arthur Parmentier" w:date="2020-06-07T15:27:00Z">
              <w:rPr>
                <w:noProof/>
              </w:rPr>
            </w:rPrChange>
          </w:rPr>
          <w:t>1</w:t>
        </w:r>
        <w:r w:rsidR="006C6E21" w:rsidRPr="007C437A">
          <w:rPr>
            <w:rPrChange w:id="4612" w:author="Arthur Parmentier" w:date="2020-06-07T15:27:00Z">
              <w:rPr/>
            </w:rPrChange>
          </w:rPr>
          <w:fldChar w:fldCharType="end"/>
        </w:r>
        <w:r w:rsidR="006C6E21" w:rsidRPr="007C437A">
          <w:rPr>
            <w:rPrChange w:id="4613" w:author="Arthur Parmentier" w:date="2020-06-07T15:27:00Z">
              <w:rPr/>
            </w:rPrChange>
          </w:rPr>
          <w:t xml:space="preserve"> by the overlapping of two </w:t>
        </w:r>
      </w:ins>
      <w:ins w:id="4614" w:author="Arthur Parmentier" w:date="2020-06-06T12:19:00Z">
        <w:r w:rsidR="0072567A" w:rsidRPr="007C437A">
          <w:rPr>
            <w:rPrChange w:id="4615" w:author="Arthur Parmentier" w:date="2020-06-07T15:27:00Z">
              <w:rPr/>
            </w:rPrChange>
          </w:rPr>
          <w:t>sets (ellipses)</w:t>
        </w:r>
      </w:ins>
      <w:ins w:id="4616" w:author="Arthur Parmentier" w:date="2020-06-05T21:35:00Z">
        <w:r w:rsidR="006C6E21" w:rsidRPr="007C437A">
          <w:rPr>
            <w:rPrChange w:id="4617" w:author="Arthur Parmentier" w:date="2020-06-07T15:27:00Z">
              <w:rPr/>
            </w:rPrChange>
          </w:rPr>
          <w:t xml:space="preserve"> at the </w:t>
        </w:r>
      </w:ins>
      <w:ins w:id="4618" w:author="Arthur Parmentier" w:date="2020-06-06T19:22:00Z">
        <w:r w:rsidR="00E02161" w:rsidRPr="007C437A">
          <w:rPr>
            <w:rPrChange w:id="4619" w:author="Arthur Parmentier" w:date="2020-06-07T15:27:00Z">
              <w:rPr/>
            </w:rPrChange>
          </w:rPr>
          <w:t>gestures</w:t>
        </w:r>
      </w:ins>
      <w:ins w:id="4620" w:author="Arthur Parmentier" w:date="2020-06-05T21:35:00Z">
        <w:r w:rsidR="006C6E21" w:rsidRPr="007C437A">
          <w:rPr>
            <w:rPrChange w:id="4621" w:author="Arthur Parmentier" w:date="2020-06-07T15:27:00Z">
              <w:rPr/>
            </w:rPrChange>
          </w:rPr>
          <w:t xml:space="preserve"> level. </w:t>
        </w:r>
      </w:ins>
      <w:ins w:id="4622" w:author="Arthur Parmentier" w:date="2020-06-06T19:22:00Z">
        <w:r w:rsidR="001C10F6" w:rsidRPr="007C437A">
          <w:rPr>
            <w:rPrChange w:id="4623" w:author="Arthur Parmentier" w:date="2020-06-07T15:27:00Z">
              <w:rPr/>
            </w:rPrChange>
          </w:rPr>
          <w:t>When using those signs</w:t>
        </w:r>
      </w:ins>
      <w:ins w:id="4624" w:author="Arthur Parmentier" w:date="2020-06-05T21:35:00Z">
        <w:r w:rsidR="006C6E21" w:rsidRPr="007C437A">
          <w:rPr>
            <w:rPrChange w:id="4625" w:author="Arthur Parmentier" w:date="2020-06-07T15:27:00Z">
              <w:rPr/>
            </w:rPrChange>
          </w:rPr>
          <w:t xml:space="preserve">, </w:t>
        </w:r>
      </w:ins>
      <w:ins w:id="4626" w:author="Arthur Parmentier" w:date="2020-06-05T21:36:00Z">
        <w:r w:rsidR="006C6E21" w:rsidRPr="007C437A">
          <w:rPr>
            <w:rPrChange w:id="4627" w:author="Arthur Parmentier" w:date="2020-06-07T15:27:00Z">
              <w:rPr/>
            </w:rPrChange>
          </w:rPr>
          <w:t xml:space="preserve">it is no longer </w:t>
        </w:r>
      </w:ins>
      <w:ins w:id="4628" w:author="Arthur Parmentier" w:date="2020-06-06T19:22:00Z">
        <w:r w:rsidR="001C10F6" w:rsidRPr="007C437A">
          <w:rPr>
            <w:rPrChange w:id="4629" w:author="Arthur Parmentier" w:date="2020-06-07T15:27:00Z">
              <w:rPr/>
            </w:rPrChange>
          </w:rPr>
          <w:t>obvious</w:t>
        </w:r>
      </w:ins>
      <w:ins w:id="4630" w:author="Arthur Parmentier" w:date="2020-06-05T21:36:00Z">
        <w:r w:rsidR="006C6E21" w:rsidRPr="007C437A">
          <w:rPr>
            <w:rPrChange w:id="4631" w:author="Arthur Parmentier" w:date="2020-06-07T15:27:00Z">
              <w:rPr/>
            </w:rPrChange>
          </w:rPr>
          <w:t xml:space="preserve"> what mode the soundpainter uses</w:t>
        </w:r>
      </w:ins>
      <w:ins w:id="4632" w:author="Arthur Parmentier" w:date="2020-06-06T19:22:00Z">
        <w:r w:rsidR="001C10F6" w:rsidRPr="007C437A">
          <w:rPr>
            <w:rPrChange w:id="4633" w:author="Arthur Parmentier" w:date="2020-06-07T15:27:00Z">
              <w:rPr/>
            </w:rPrChange>
          </w:rPr>
          <w:t xml:space="preserve"> and how they shou</w:t>
        </w:r>
      </w:ins>
      <w:ins w:id="4634" w:author="Arthur Parmentier" w:date="2020-06-06T19:23:00Z">
        <w:r w:rsidR="001C10F6" w:rsidRPr="007C437A">
          <w:rPr>
            <w:rPrChange w:id="4635" w:author="Arthur Parmentier" w:date="2020-06-07T15:27:00Z">
              <w:rPr/>
            </w:rPrChange>
          </w:rPr>
          <w:t>ld be interpreted:</w:t>
        </w:r>
      </w:ins>
      <w:ins w:id="4636" w:author="Arthur Parmentier" w:date="2020-06-06T10:34:00Z">
        <w:r w:rsidR="00EE3EF9" w:rsidRPr="007C437A">
          <w:rPr>
            <w:rPrChange w:id="4637" w:author="Arthur Parmentier" w:date="2020-06-07T15:27:00Z">
              <w:rPr/>
            </w:rPrChange>
          </w:rPr>
          <w:t xml:space="preserve"> the mode is ambiguous</w:t>
        </w:r>
      </w:ins>
      <w:ins w:id="4638" w:author="Arthur Parmentier" w:date="2020-06-05T21:37:00Z">
        <w:r w:rsidR="006C6E21" w:rsidRPr="007C437A">
          <w:rPr>
            <w:rPrChange w:id="4639" w:author="Arthur Parmentier" w:date="2020-06-07T15:27:00Z">
              <w:rPr/>
            </w:rPrChange>
          </w:rPr>
          <w:t xml:space="preserve">, so there </w:t>
        </w:r>
      </w:ins>
      <w:ins w:id="4640" w:author="Arthur Parmentier" w:date="2020-06-05T21:39:00Z">
        <w:r w:rsidR="00A451DF" w:rsidRPr="007C437A">
          <w:rPr>
            <w:rPrChange w:id="4641" w:author="Arthur Parmentier" w:date="2020-06-07T15:27:00Z">
              <w:rPr/>
            </w:rPrChange>
          </w:rPr>
          <w:t>must</w:t>
        </w:r>
      </w:ins>
      <w:ins w:id="4642" w:author="Arthur Parmentier" w:date="2020-06-05T21:37:00Z">
        <w:r w:rsidR="006C6E21" w:rsidRPr="007C437A">
          <w:rPr>
            <w:rPrChange w:id="4643" w:author="Arthur Parmentier" w:date="2020-06-07T15:27:00Z">
              <w:rPr/>
            </w:rPrChange>
          </w:rPr>
          <w:t xml:space="preserve"> be a way for the soundpainter to let the performers know what mode he is using. This is the role of what I call the “enter” and “es</w:t>
        </w:r>
      </w:ins>
      <w:ins w:id="4644" w:author="Arthur Parmentier" w:date="2020-06-05T21:38:00Z">
        <w:r w:rsidR="006C6E21" w:rsidRPr="007C437A">
          <w:rPr>
            <w:rPrChange w:id="4645" w:author="Arthur Parmentier" w:date="2020-06-07T15:27:00Z">
              <w:rPr/>
            </w:rPrChange>
          </w:rPr>
          <w:t>cape”</w:t>
        </w:r>
        <w:r w:rsidR="006C6E21" w:rsidRPr="007C437A">
          <w:rPr>
            <w:rStyle w:val="Appelnotedebasdep"/>
            <w:rPrChange w:id="4646" w:author="Arthur Parmentier" w:date="2020-06-07T15:27:00Z">
              <w:rPr>
                <w:rStyle w:val="Appelnotedebasdep"/>
              </w:rPr>
            </w:rPrChange>
          </w:rPr>
          <w:footnoteReference w:id="26"/>
        </w:r>
        <w:r w:rsidR="006C6E21" w:rsidRPr="007C437A">
          <w:rPr>
            <w:rPrChange w:id="4651" w:author="Arthur Parmentier" w:date="2020-06-07T15:27:00Z">
              <w:rPr/>
            </w:rPrChange>
          </w:rPr>
          <w:t xml:space="preserve"> signs</w:t>
        </w:r>
      </w:ins>
      <w:ins w:id="4652" w:author="Arthur Parmentier" w:date="2020-06-06T12:28:00Z">
        <w:r w:rsidR="00595AA3" w:rsidRPr="007C437A">
          <w:rPr>
            <w:rPrChange w:id="4653" w:author="Arthur Parmentier" w:date="2020-06-07T15:27:00Z">
              <w:rPr/>
            </w:rPrChange>
          </w:rPr>
          <w:t xml:space="preserve"> for each mode</w:t>
        </w:r>
      </w:ins>
      <w:ins w:id="4654" w:author="Arthur Parmentier" w:date="2020-06-06T10:44:00Z">
        <w:r w:rsidR="003A5421" w:rsidRPr="007C437A">
          <w:rPr>
            <w:rPrChange w:id="4655" w:author="Arthur Parmentier" w:date="2020-06-07T15:27:00Z">
              <w:rPr/>
            </w:rPrChange>
          </w:rPr>
          <w:t>.</w:t>
        </w:r>
      </w:ins>
    </w:p>
    <w:p w:rsidR="00B437A4" w:rsidRPr="007C437A" w:rsidRDefault="00B437A4">
      <w:pPr>
        <w:pStyle w:val="Titre5"/>
        <w:rPr>
          <w:ins w:id="4656" w:author="Arthur Parmentier" w:date="2020-06-05T21:39:00Z"/>
          <w:rPrChange w:id="4657" w:author="Arthur Parmentier" w:date="2020-06-07T15:27:00Z">
            <w:rPr>
              <w:ins w:id="4658" w:author="Arthur Parmentier" w:date="2020-06-05T21:39:00Z"/>
            </w:rPr>
          </w:rPrChange>
        </w:rPr>
        <w:pPrChange w:id="4659" w:author="Arthur Parmentier" w:date="2020-06-06T20:39:00Z">
          <w:pPr/>
        </w:pPrChange>
      </w:pPr>
      <w:ins w:id="4660" w:author="Arthur Parmentier" w:date="2020-06-06T19:24:00Z">
        <w:r w:rsidRPr="007C437A">
          <w:rPr>
            <w:rPrChange w:id="4661" w:author="Arthur Parmentier" w:date="2020-06-07T15:27:00Z">
              <w:rPr/>
            </w:rPrChange>
          </w:rPr>
          <w:lastRenderedPageBreak/>
          <w:t>The ambiguit</w:t>
        </w:r>
      </w:ins>
      <w:ins w:id="4662" w:author="Arthur Parmentier" w:date="2020-06-06T19:25:00Z">
        <w:r w:rsidRPr="007C437A">
          <w:rPr>
            <w:rPrChange w:id="4663" w:author="Arthur Parmentier" w:date="2020-06-07T15:27:00Z">
              <w:rPr/>
            </w:rPrChange>
          </w:rPr>
          <w:t>ies</w:t>
        </w:r>
      </w:ins>
      <w:ins w:id="4664" w:author="Arthur Parmentier" w:date="2020-06-06T19:24:00Z">
        <w:r w:rsidRPr="007C437A">
          <w:rPr>
            <w:rPrChange w:id="4665" w:author="Arthur Parmentier" w:date="2020-06-07T15:27:00Z">
              <w:rPr/>
            </w:rPrChange>
          </w:rPr>
          <w:t xml:space="preserve"> between modes </w:t>
        </w:r>
      </w:ins>
      <w:ins w:id="4666" w:author="Arthur Parmentier" w:date="2020-06-06T19:25:00Z">
        <w:r w:rsidR="001303A0" w:rsidRPr="007C437A">
          <w:rPr>
            <w:rPrChange w:id="4667" w:author="Arthur Parmentier" w:date="2020-06-07T15:27:00Z">
              <w:rPr/>
            </w:rPrChange>
          </w:rPr>
          <w:t>resolved by the</w:t>
        </w:r>
      </w:ins>
      <w:ins w:id="4668" w:author="Arthur Parmentier" w:date="2020-06-06T19:24:00Z">
        <w:r w:rsidRPr="007C437A">
          <w:rPr>
            <w:rPrChange w:id="4669" w:author="Arthur Parmentier" w:date="2020-06-07T15:27:00Z">
              <w:rPr/>
            </w:rPrChange>
          </w:rPr>
          <w:t xml:space="preserve"> “enter” and “escape” signs</w:t>
        </w:r>
      </w:ins>
    </w:p>
    <w:p w:rsidR="0079757F" w:rsidRPr="007C437A" w:rsidRDefault="00A451DF">
      <w:pPr>
        <w:rPr>
          <w:ins w:id="4670" w:author="Arthur Parmentier" w:date="2020-06-06T12:51:00Z"/>
          <w:rPrChange w:id="4671" w:author="Arthur Parmentier" w:date="2020-06-07T15:27:00Z">
            <w:rPr>
              <w:ins w:id="4672" w:author="Arthur Parmentier" w:date="2020-06-06T12:51:00Z"/>
            </w:rPr>
          </w:rPrChange>
        </w:rPr>
      </w:pPr>
      <w:ins w:id="4673" w:author="Arthur Parmentier" w:date="2020-06-05T21:39:00Z">
        <w:r w:rsidRPr="007C437A">
          <w:rPr>
            <w:rPrChange w:id="4674" w:author="Arthur Parmentier" w:date="2020-06-07T15:27:00Z">
              <w:rPr/>
            </w:rPrChange>
          </w:rPr>
          <w:t>The enter and escape signs allow the soundpainter to “navigate” between the different modes</w:t>
        </w:r>
        <w:r w:rsidR="00106056" w:rsidRPr="007C437A">
          <w:rPr>
            <w:rPrChange w:id="4675" w:author="Arthur Parmentier" w:date="2020-06-07T15:27:00Z">
              <w:rPr/>
            </w:rPrChange>
          </w:rPr>
          <w:t xml:space="preserve">, by signing the enter sign </w:t>
        </w:r>
      </w:ins>
      <w:ins w:id="4676" w:author="Arthur Parmentier" w:date="2020-06-05T21:40:00Z">
        <w:r w:rsidR="00106056" w:rsidRPr="007C437A">
          <w:rPr>
            <w:rPrChange w:id="4677" w:author="Arthur Parmentier" w:date="2020-06-07T15:27:00Z">
              <w:rPr/>
            </w:rPrChange>
          </w:rPr>
          <w:t>of</w:t>
        </w:r>
      </w:ins>
      <w:ins w:id="4678" w:author="Arthur Parmentier" w:date="2020-06-05T21:42:00Z">
        <w:r w:rsidR="00106056" w:rsidRPr="007C437A">
          <w:rPr>
            <w:rPrChange w:id="4679" w:author="Arthur Parmentier" w:date="2020-06-07T15:27:00Z">
              <w:rPr/>
            </w:rPrChange>
          </w:rPr>
          <w:t xml:space="preserve"> one</w:t>
        </w:r>
      </w:ins>
      <w:ins w:id="4680" w:author="Arthur Parmentier" w:date="2020-06-05T21:40:00Z">
        <w:r w:rsidR="00106056" w:rsidRPr="007C437A">
          <w:rPr>
            <w:rPrChange w:id="4681" w:author="Arthur Parmentier" w:date="2020-06-07T15:27:00Z">
              <w:rPr/>
            </w:rPrChange>
          </w:rPr>
          <w:t xml:space="preserve"> mode </w:t>
        </w:r>
      </w:ins>
      <w:ins w:id="4682" w:author="Arthur Parmentier" w:date="2020-06-05T21:42:00Z">
        <w:r w:rsidR="00106056" w:rsidRPr="007C437A">
          <w:rPr>
            <w:rPrChange w:id="4683" w:author="Arthur Parmentier" w:date="2020-06-07T15:27:00Z">
              <w:rPr/>
            </w:rPrChange>
          </w:rPr>
          <w:t>to “enter</w:t>
        </w:r>
      </w:ins>
      <w:ins w:id="4684" w:author="Arthur Parmentier" w:date="2020-06-05T21:40:00Z">
        <w:r w:rsidR="00106056" w:rsidRPr="007C437A">
          <w:rPr>
            <w:rPrChange w:id="4685" w:author="Arthur Parmentier" w:date="2020-06-07T15:27:00Z">
              <w:rPr/>
            </w:rPrChange>
          </w:rPr>
          <w:t xml:space="preserve"> it</w:t>
        </w:r>
      </w:ins>
      <w:ins w:id="4686" w:author="Arthur Parmentier" w:date="2020-06-05T21:42:00Z">
        <w:r w:rsidR="00106056" w:rsidRPr="007C437A">
          <w:rPr>
            <w:rPrChange w:id="4687" w:author="Arthur Parmentier" w:date="2020-06-07T15:27:00Z">
              <w:rPr/>
            </w:rPrChange>
          </w:rPr>
          <w:t xml:space="preserve">” (i.e. use its </w:t>
        </w:r>
      </w:ins>
      <w:ins w:id="4688" w:author="Arthur Parmentier" w:date="2020-06-06T13:06:00Z">
        <w:r w:rsidR="00DD01C7" w:rsidRPr="007C437A">
          <w:rPr>
            <w:rPrChange w:id="4689" w:author="Arthur Parmentier" w:date="2020-06-07T15:27:00Z">
              <w:rPr/>
            </w:rPrChange>
          </w:rPr>
          <w:t>syntactic</w:t>
        </w:r>
      </w:ins>
      <w:ins w:id="4690" w:author="Arthur Parmentier" w:date="2020-06-05T21:42:00Z">
        <w:r w:rsidR="00106056" w:rsidRPr="007C437A">
          <w:rPr>
            <w:rPrChange w:id="4691" w:author="Arthur Parmentier" w:date="2020-06-07T15:27:00Z">
              <w:rPr/>
            </w:rPrChange>
          </w:rPr>
          <w:t xml:space="preserve"> and semantic structure)</w:t>
        </w:r>
      </w:ins>
      <w:ins w:id="4692" w:author="Arthur Parmentier" w:date="2020-06-05T21:40:00Z">
        <w:r w:rsidR="00106056" w:rsidRPr="007C437A">
          <w:rPr>
            <w:rPrChange w:id="4693" w:author="Arthur Parmentier" w:date="2020-06-07T15:27:00Z">
              <w:rPr/>
            </w:rPrChange>
          </w:rPr>
          <w:t xml:space="preserve"> and signing its escape sign when escaping from that mode.</w:t>
        </w:r>
      </w:ins>
      <w:ins w:id="4694" w:author="Arthur Parmentier" w:date="2020-06-06T10:35:00Z">
        <w:r w:rsidR="00EE3EF9" w:rsidRPr="007C437A">
          <w:rPr>
            <w:rPrChange w:id="4695" w:author="Arthur Parmentier" w:date="2020-06-07T15:27:00Z">
              <w:rPr/>
            </w:rPrChange>
          </w:rPr>
          <w:t xml:space="preserve"> </w:t>
        </w:r>
      </w:ins>
      <w:ins w:id="4696" w:author="Arthur Parmentier" w:date="2020-06-05T21:41:00Z">
        <w:r w:rsidR="00106056" w:rsidRPr="007C437A">
          <w:rPr>
            <w:rPrChange w:id="4697" w:author="Arthur Parmentier" w:date="2020-06-07T15:27:00Z">
              <w:rPr/>
            </w:rPrChange>
          </w:rPr>
          <w:t xml:space="preserve"> </w:t>
        </w:r>
      </w:ins>
      <w:ins w:id="4698" w:author="Arthur Parmentier" w:date="2020-06-05T22:27:00Z">
        <w:r w:rsidR="00C514A9" w:rsidRPr="007C437A">
          <w:rPr>
            <w:rPrChange w:id="4699" w:author="Arthur Parmentier" w:date="2020-06-07T15:27:00Z">
              <w:rPr/>
            </w:rPrChange>
          </w:rPr>
          <w:t>However, not all modes are in</w:t>
        </w:r>
      </w:ins>
      <w:ins w:id="4700" w:author="Arthur Parmentier" w:date="2020-06-05T22:28:00Z">
        <w:r w:rsidR="00C514A9" w:rsidRPr="007C437A">
          <w:rPr>
            <w:rPrChange w:id="4701" w:author="Arthur Parmentier" w:date="2020-06-07T15:27:00Z">
              <w:rPr/>
            </w:rPrChange>
          </w:rPr>
          <w:t xml:space="preserve"> the graph are connected; in fact, there is a mode from which we can enter all other modes and that we return to by default when escaping a mode</w:t>
        </w:r>
      </w:ins>
      <w:ins w:id="4702" w:author="Arthur Parmentier" w:date="2020-06-05T22:29:00Z">
        <w:r w:rsidR="00C514A9" w:rsidRPr="007C437A">
          <w:rPr>
            <w:rPrChange w:id="4703" w:author="Arthur Parmentier" w:date="2020-06-07T15:27:00Z">
              <w:rPr/>
            </w:rPrChange>
          </w:rPr>
          <w:t xml:space="preserve">. I call it the “default mode” (or the “core”, “central” mode of SP), from </w:t>
        </w:r>
      </w:ins>
      <w:ins w:id="4704" w:author="Arthur Parmentier" w:date="2020-06-05T22:30:00Z">
        <w:r w:rsidR="00C514A9" w:rsidRPr="007C437A">
          <w:rPr>
            <w:rPrChange w:id="4705" w:author="Arthur Parmentier" w:date="2020-06-07T15:27:00Z">
              <w:rPr/>
            </w:rPrChange>
          </w:rPr>
          <w:t>which the other modes connect, just like modules in the system.</w:t>
        </w:r>
      </w:ins>
      <w:ins w:id="4706" w:author="Arthur Parmentier" w:date="2020-06-06T10:44:00Z">
        <w:r w:rsidR="003A5421" w:rsidRPr="007C437A">
          <w:rPr>
            <w:rPrChange w:id="4707" w:author="Arthur Parmentier" w:date="2020-06-07T15:27:00Z">
              <w:rPr/>
            </w:rPrChange>
          </w:rPr>
          <w:t xml:space="preserve"> We can see that the “escape”</w:t>
        </w:r>
      </w:ins>
      <w:ins w:id="4708" w:author="Arthur Parmentier" w:date="2020-06-05T22:30:00Z">
        <w:r w:rsidR="00297C3F" w:rsidRPr="007C437A">
          <w:rPr>
            <w:rPrChange w:id="4709" w:author="Arthur Parmentier" w:date="2020-06-07T15:27:00Z">
              <w:rPr/>
            </w:rPrChange>
          </w:rPr>
          <w:br/>
          <w:t>It would be interesting to discuss further the</w:t>
        </w:r>
      </w:ins>
      <w:ins w:id="4710" w:author="Arthur Parmentier" w:date="2020-06-06T10:30:00Z">
        <w:r w:rsidR="00CF01B3" w:rsidRPr="007C437A">
          <w:rPr>
            <w:rPrChange w:id="4711" w:author="Arthur Parmentier" w:date="2020-06-07T15:27:00Z">
              <w:rPr/>
            </w:rPrChange>
          </w:rPr>
          <w:t xml:space="preserve"> motivations and</w:t>
        </w:r>
      </w:ins>
      <w:ins w:id="4712" w:author="Arthur Parmentier" w:date="2020-06-05T22:30:00Z">
        <w:r w:rsidR="00297C3F" w:rsidRPr="007C437A">
          <w:rPr>
            <w:rPrChange w:id="4713" w:author="Arthur Parmentier" w:date="2020-06-07T15:27:00Z">
              <w:rPr/>
            </w:rPrChange>
          </w:rPr>
          <w:t xml:space="preserve"> consequences of this centrality of the default mode, and why it is not possible to direct</w:t>
        </w:r>
      </w:ins>
      <w:ins w:id="4714" w:author="Arthur Parmentier" w:date="2020-06-05T22:31:00Z">
        <w:r w:rsidR="00297C3F" w:rsidRPr="007C437A">
          <w:rPr>
            <w:rPrChange w:id="4715" w:author="Arthur Parmentier" w:date="2020-06-07T15:27:00Z">
              <w:rPr/>
            </w:rPrChange>
          </w:rPr>
          <w:t>ly move on from one mode to the others</w:t>
        </w:r>
        <w:r w:rsidR="00DE44D3" w:rsidRPr="007C437A">
          <w:rPr>
            <w:rPrChange w:id="4716" w:author="Arthur Parmentier" w:date="2020-06-07T15:27:00Z">
              <w:rPr/>
            </w:rPrChange>
          </w:rPr>
          <w:t xml:space="preserve"> by simply signing </w:t>
        </w:r>
      </w:ins>
      <w:ins w:id="4717" w:author="Arthur Parmentier" w:date="2020-06-05T22:32:00Z">
        <w:r w:rsidR="00DE44D3" w:rsidRPr="007C437A">
          <w:rPr>
            <w:rPrChange w:id="4718" w:author="Arthur Parmentier" w:date="2020-06-07T15:27:00Z">
              <w:rPr/>
            </w:rPrChange>
          </w:rPr>
          <w:t>the dedicated “enter” signs for each mode.</w:t>
        </w:r>
      </w:ins>
      <w:ins w:id="4719" w:author="Arthur Parmentier" w:date="2020-06-06T10:30:00Z">
        <w:r w:rsidR="00CF01B3" w:rsidRPr="007C437A">
          <w:rPr>
            <w:rPrChange w:id="4720" w:author="Arthur Parmentier" w:date="2020-06-07T15:27:00Z">
              <w:rPr/>
            </w:rPrChange>
          </w:rPr>
          <w:t xml:space="preserve"> If it was the case, I speculate that </w:t>
        </w:r>
      </w:ins>
      <w:ins w:id="4721" w:author="Arthur Parmentier" w:date="2020-06-05T22:32:00Z">
        <w:r w:rsidR="00DE44D3" w:rsidRPr="007C437A">
          <w:rPr>
            <w:rPrChange w:id="4722" w:author="Arthur Parmentier" w:date="2020-06-07T15:27:00Z">
              <w:rPr/>
            </w:rPrChange>
          </w:rPr>
          <w:t xml:space="preserve">the common “tear up” sign would take the place of the enter sign for the default mode. </w:t>
        </w:r>
      </w:ins>
      <w:ins w:id="4723" w:author="Arthur Parmentier" w:date="2020-06-06T10:31:00Z">
        <w:r w:rsidR="00EE3EF9" w:rsidRPr="007C437A">
          <w:rPr>
            <w:rPrChange w:id="4724" w:author="Arthur Parmentier" w:date="2020-06-07T15:27:00Z">
              <w:rPr/>
            </w:rPrChange>
          </w:rPr>
          <w:t>I leave that discuss</w:t>
        </w:r>
      </w:ins>
      <w:ins w:id="4725" w:author="Arthur Parmentier" w:date="2020-06-06T12:28:00Z">
        <w:r w:rsidR="0079757F" w:rsidRPr="007C437A">
          <w:rPr>
            <w:rPrChange w:id="4726" w:author="Arthur Parmentier" w:date="2020-06-07T15:27:00Z">
              <w:rPr/>
            </w:rPrChange>
          </w:rPr>
          <w:t>ion</w:t>
        </w:r>
      </w:ins>
      <w:ins w:id="4727" w:author="Arthur Parmentier" w:date="2020-06-06T10:31:00Z">
        <w:r w:rsidR="00EE3EF9" w:rsidRPr="007C437A">
          <w:rPr>
            <w:rPrChange w:id="4728" w:author="Arthur Parmentier" w:date="2020-06-07T15:27:00Z">
              <w:rPr/>
            </w:rPrChange>
          </w:rPr>
          <w:t xml:space="preserve"> to further research and debates in the </w:t>
        </w:r>
      </w:ins>
      <w:ins w:id="4729" w:author="Arthur Parmentier" w:date="2020-06-06T10:32:00Z">
        <w:r w:rsidR="00EE3EF9" w:rsidRPr="007C437A">
          <w:rPr>
            <w:rPrChange w:id="4730" w:author="Arthur Parmentier" w:date="2020-06-07T15:27:00Z">
              <w:rPr/>
            </w:rPrChange>
          </w:rPr>
          <w:t>SP community.</w:t>
        </w:r>
      </w:ins>
    </w:p>
    <w:p w:rsidR="00B427B1" w:rsidRPr="007C437A" w:rsidRDefault="0016056E">
      <w:pPr>
        <w:pStyle w:val="Titre5"/>
        <w:rPr>
          <w:ins w:id="4731" w:author="Arthur Parmentier" w:date="2020-06-06T12:53:00Z"/>
          <w:rPrChange w:id="4732" w:author="Arthur Parmentier" w:date="2020-06-07T15:27:00Z">
            <w:rPr>
              <w:ins w:id="4733" w:author="Arthur Parmentier" w:date="2020-06-06T12:53:00Z"/>
            </w:rPr>
          </w:rPrChange>
        </w:rPr>
        <w:pPrChange w:id="4734" w:author="Arthur Parmentier" w:date="2020-06-06T20:39:00Z">
          <w:pPr>
            <w:pStyle w:val="Titre6"/>
          </w:pPr>
        </w:pPrChange>
      </w:pPr>
      <w:ins w:id="4735" w:author="Arthur Parmentier" w:date="2020-06-06T19:51:00Z">
        <w:r w:rsidRPr="007C437A">
          <w:rPr>
            <w:rPrChange w:id="4736" w:author="Arthur Parmentier" w:date="2020-06-07T15:27:00Z">
              <w:rPr/>
            </w:rPrChange>
          </w:rPr>
          <w:t>About syntactic</w:t>
        </w:r>
      </w:ins>
      <w:ins w:id="4737" w:author="Arthur Parmentier" w:date="2020-06-06T12:53:00Z">
        <w:r w:rsidR="00B427B1" w:rsidRPr="007C437A">
          <w:rPr>
            <w:rPrChange w:id="4738" w:author="Arthur Parmentier" w:date="2020-06-07T15:27:00Z">
              <w:rPr/>
            </w:rPrChange>
          </w:rPr>
          <w:t xml:space="preserve"> differences</w:t>
        </w:r>
      </w:ins>
      <w:ins w:id="4739" w:author="Arthur Parmentier" w:date="2020-06-06T19:51:00Z">
        <w:r w:rsidRPr="007C437A">
          <w:rPr>
            <w:rPrChange w:id="4740" w:author="Arthur Parmentier" w:date="2020-06-07T15:27:00Z">
              <w:rPr/>
            </w:rPrChange>
          </w:rPr>
          <w:t xml:space="preserve"> and semantic similarities</w:t>
        </w:r>
      </w:ins>
      <w:ins w:id="4741" w:author="Arthur Parmentier" w:date="2020-06-06T12:53:00Z">
        <w:r w:rsidR="00B427B1" w:rsidRPr="007C437A">
          <w:rPr>
            <w:rPrChange w:id="4742" w:author="Arthur Parmentier" w:date="2020-06-07T15:27:00Z">
              <w:rPr/>
            </w:rPrChange>
          </w:rPr>
          <w:t xml:space="preserve"> between modes</w:t>
        </w:r>
      </w:ins>
    </w:p>
    <w:p w:rsidR="00B427B1" w:rsidRPr="007C437A" w:rsidRDefault="00B427B1" w:rsidP="00B427B1">
      <w:pPr>
        <w:rPr>
          <w:ins w:id="4743" w:author="Arthur Parmentier" w:date="2020-06-06T19:26:00Z"/>
          <w:rPrChange w:id="4744" w:author="Arthur Parmentier" w:date="2020-06-07T15:27:00Z">
            <w:rPr>
              <w:ins w:id="4745" w:author="Arthur Parmentier" w:date="2020-06-06T19:26:00Z"/>
            </w:rPr>
          </w:rPrChange>
        </w:rPr>
      </w:pPr>
      <w:ins w:id="4746" w:author="Arthur Parmentier" w:date="2020-06-06T12:53:00Z">
        <w:r w:rsidRPr="007C437A">
          <w:rPr>
            <w:rPrChange w:id="4747" w:author="Arthur Parmentier" w:date="2020-06-07T15:27:00Z">
              <w:rPr/>
            </w:rPrChange>
          </w:rPr>
          <w:t>Synta</w:t>
        </w:r>
      </w:ins>
      <w:ins w:id="4748" w:author="Arthur Parmentier" w:date="2020-06-06T13:06:00Z">
        <w:r w:rsidR="00DD01C7" w:rsidRPr="007C437A">
          <w:rPr>
            <w:rPrChange w:id="4749" w:author="Arthur Parmentier" w:date="2020-06-07T15:27:00Z">
              <w:rPr/>
            </w:rPrChange>
          </w:rPr>
          <w:t>ct</w:t>
        </w:r>
      </w:ins>
      <w:ins w:id="4750" w:author="Arthur Parmentier" w:date="2020-06-06T12:53:00Z">
        <w:r w:rsidRPr="007C437A">
          <w:rPr>
            <w:rPrChange w:id="4751" w:author="Arthur Parmentier" w:date="2020-06-07T15:27:00Z">
              <w:rPr/>
            </w:rPrChange>
          </w:rPr>
          <w:t xml:space="preserve">ic differences are the most obvious ones to observe between modes. </w:t>
        </w:r>
      </w:ins>
      <w:ins w:id="4752" w:author="Arthur Parmentier" w:date="2020-06-06T12:54:00Z">
        <w:r w:rsidRPr="007C437A">
          <w:rPr>
            <w:rPrChange w:id="4753" w:author="Arthur Parmentier" w:date="2020-06-07T15:27:00Z">
              <w:rPr/>
            </w:rPrChange>
          </w:rPr>
          <w:t>Whereas some modes have a structured syntax that allow to form complex requests (such as the Who, What, How, When s</w:t>
        </w:r>
      </w:ins>
      <w:ins w:id="4754" w:author="Arthur Parmentier" w:date="2020-06-06T12:55:00Z">
        <w:r w:rsidRPr="007C437A">
          <w:rPr>
            <w:rPrChange w:id="4755" w:author="Arthur Parmentier" w:date="2020-06-07T15:27:00Z">
              <w:rPr/>
            </w:rPrChange>
          </w:rPr>
          <w:t>yntax), some modes suc</w:t>
        </w:r>
      </w:ins>
      <w:ins w:id="4756" w:author="Arthur Parmentier" w:date="2020-06-06T12:56:00Z">
        <w:r w:rsidRPr="007C437A">
          <w:rPr>
            <w:rPrChange w:id="4757" w:author="Arthur Parmentier" w:date="2020-06-07T15:27:00Z">
              <w:rPr/>
            </w:rPrChange>
          </w:rPr>
          <w:t>h as “shapeline” have no syntax</w:t>
        </w:r>
      </w:ins>
      <w:ins w:id="4758" w:author="Arthur Parmentier" w:date="2020-06-06T12:57:00Z">
        <w:r w:rsidRPr="007C437A">
          <w:rPr>
            <w:rPrChange w:id="4759" w:author="Arthur Parmentier" w:date="2020-06-07T15:27:00Z">
              <w:rPr/>
            </w:rPrChange>
          </w:rPr>
          <w:t>: the performer must interpret freely</w:t>
        </w:r>
      </w:ins>
      <w:ins w:id="4760" w:author="Arthur Parmentier" w:date="2020-06-06T12:58:00Z">
        <w:r w:rsidR="00FC110A" w:rsidRPr="007C437A">
          <w:rPr>
            <w:rPrChange w:id="4761" w:author="Arthur Parmentier" w:date="2020-06-07T15:27:00Z">
              <w:rPr/>
            </w:rPrChange>
          </w:rPr>
          <w:t>, or in “abstract ways”</w:t>
        </w:r>
      </w:ins>
      <w:ins w:id="4762" w:author="Arthur Parmentier" w:date="2020-06-06T12:57:00Z">
        <w:r w:rsidRPr="007C437A">
          <w:rPr>
            <w:rPrChange w:id="4763" w:author="Arthur Parmentier" w:date="2020-06-07T15:27:00Z">
              <w:rPr/>
            </w:rPrChange>
          </w:rPr>
          <w:t xml:space="preserve"> the gestures and signs of the soundpainter</w:t>
        </w:r>
      </w:ins>
      <w:ins w:id="4764" w:author="Arthur Parmentier" w:date="2020-06-06T12:58:00Z">
        <w:r w:rsidR="00FC110A" w:rsidRPr="007C437A">
          <w:rPr>
            <w:rPrChange w:id="4765" w:author="Arthur Parmentier" w:date="2020-06-07T15:27:00Z">
              <w:rPr/>
            </w:rPrChange>
          </w:rPr>
          <w:t xml:space="preserve">. Everything can be signed in that mode, even signs </w:t>
        </w:r>
      </w:ins>
      <w:ins w:id="4766" w:author="Arthur Parmentier" w:date="2020-06-06T12:59:00Z">
        <w:r w:rsidR="00FC110A" w:rsidRPr="007C437A">
          <w:rPr>
            <w:rPrChange w:id="4767" w:author="Arthur Parmentier" w:date="2020-06-07T15:27:00Z">
              <w:rPr/>
            </w:rPrChange>
          </w:rPr>
          <w:t xml:space="preserve">that do not exist in the SP language (or dictionary). We also have modes with other </w:t>
        </w:r>
      </w:ins>
      <w:ins w:id="4768" w:author="Arthur Parmentier" w:date="2020-06-06T13:06:00Z">
        <w:r w:rsidR="00DD01C7" w:rsidRPr="007C437A">
          <w:rPr>
            <w:rPrChange w:id="4769" w:author="Arthur Parmentier" w:date="2020-06-07T15:27:00Z">
              <w:rPr/>
            </w:rPrChange>
          </w:rPr>
          <w:t>syntactic</w:t>
        </w:r>
      </w:ins>
      <w:ins w:id="4770" w:author="Arthur Parmentier" w:date="2020-06-06T12:59:00Z">
        <w:r w:rsidR="00FC110A" w:rsidRPr="007C437A">
          <w:rPr>
            <w:rPrChange w:id="4771" w:author="Arthur Parmentier" w:date="2020-06-07T15:27:00Z">
              <w:rPr/>
            </w:rPrChange>
          </w:rPr>
          <w:t xml:space="preserve"> structures</w:t>
        </w:r>
      </w:ins>
      <w:ins w:id="4772" w:author="Arthur Parmentier" w:date="2020-06-06T13:00:00Z">
        <w:r w:rsidR="00FC110A" w:rsidRPr="007C437A">
          <w:rPr>
            <w:rPrChange w:id="4773" w:author="Arthur Parmentier" w:date="2020-06-07T15:27:00Z">
              <w:rPr/>
            </w:rPrChange>
          </w:rPr>
          <w:t xml:space="preserve"> that the default mode, for instance “Play can’t play”.</w:t>
        </w:r>
      </w:ins>
      <w:ins w:id="4774" w:author="Arthur Parmentier" w:date="2020-06-06T18:45:00Z">
        <w:r w:rsidR="00C76B94" w:rsidRPr="007C437A">
          <w:rPr>
            <w:rPrChange w:id="4775" w:author="Arthur Parmentier" w:date="2020-06-07T15:27:00Z">
              <w:rPr/>
            </w:rPrChange>
          </w:rPr>
          <w:t xml:space="preserve"> In general</w:t>
        </w:r>
      </w:ins>
      <w:ins w:id="4776" w:author="Arthur Parmentier" w:date="2020-06-06T19:25:00Z">
        <w:r w:rsidR="005F3CFB" w:rsidRPr="007C437A">
          <w:rPr>
            <w:rPrChange w:id="4777" w:author="Arthur Parmentier" w:date="2020-06-07T15:27:00Z">
              <w:rPr/>
            </w:rPrChange>
          </w:rPr>
          <w:t xml:space="preserve">, </w:t>
        </w:r>
      </w:ins>
      <w:ins w:id="4778" w:author="Arthur Parmentier" w:date="2020-06-06T19:26:00Z">
        <w:r w:rsidR="005F3CFB" w:rsidRPr="007C437A">
          <w:rPr>
            <w:rPrChange w:id="4779" w:author="Arthur Parmentier" w:date="2020-06-07T15:27:00Z">
              <w:rPr/>
            </w:rPrChange>
          </w:rPr>
          <w:t>we can classify the modes in two types that are relevant to the composer:</w:t>
        </w:r>
      </w:ins>
    </w:p>
    <w:p w:rsidR="005F3CFB" w:rsidRPr="007C437A" w:rsidRDefault="005F3CFB" w:rsidP="005F3CFB">
      <w:pPr>
        <w:pStyle w:val="Paragraphedeliste"/>
        <w:numPr>
          <w:ilvl w:val="0"/>
          <w:numId w:val="11"/>
        </w:numPr>
        <w:rPr>
          <w:ins w:id="4780" w:author="Arthur Parmentier" w:date="2020-06-06T19:27:00Z"/>
          <w:rPrChange w:id="4781" w:author="Arthur Parmentier" w:date="2020-06-07T15:27:00Z">
            <w:rPr>
              <w:ins w:id="4782" w:author="Arthur Parmentier" w:date="2020-06-06T19:27:00Z"/>
            </w:rPr>
          </w:rPrChange>
        </w:rPr>
      </w:pPr>
      <w:ins w:id="4783" w:author="Arthur Parmentier" w:date="2020-06-06T19:26:00Z">
        <w:r w:rsidRPr="007C437A">
          <w:rPr>
            <w:rPrChange w:id="4784" w:author="Arthur Parmentier" w:date="2020-06-07T15:27:00Z">
              <w:rPr/>
            </w:rPrChange>
          </w:rPr>
          <w:t>Those that allow to create structured and delayed requests, in which the signs are not interpreted immediately but only</w:t>
        </w:r>
      </w:ins>
      <w:ins w:id="4785" w:author="Arthur Parmentier" w:date="2020-06-06T19:27:00Z">
        <w:r w:rsidRPr="007C437A">
          <w:rPr>
            <w:rPrChange w:id="4786" w:author="Arthur Parmentier" w:date="2020-06-07T15:27:00Z">
              <w:rPr/>
            </w:rPrChange>
          </w:rPr>
          <w:t xml:space="preserve"> at the end of a sequence</w:t>
        </w:r>
      </w:ins>
    </w:p>
    <w:p w:rsidR="005F3CFB" w:rsidRPr="007C437A" w:rsidRDefault="005F3CFB" w:rsidP="005F3CFB">
      <w:pPr>
        <w:pStyle w:val="Paragraphedeliste"/>
        <w:numPr>
          <w:ilvl w:val="0"/>
          <w:numId w:val="11"/>
        </w:numPr>
        <w:rPr>
          <w:ins w:id="4787" w:author="Arthur Parmentier" w:date="2020-06-06T19:27:00Z"/>
          <w:rPrChange w:id="4788" w:author="Arthur Parmentier" w:date="2020-06-07T15:27:00Z">
            <w:rPr>
              <w:ins w:id="4789" w:author="Arthur Parmentier" w:date="2020-06-06T19:27:00Z"/>
            </w:rPr>
          </w:rPrChange>
        </w:rPr>
      </w:pPr>
      <w:ins w:id="4790" w:author="Arthur Parmentier" w:date="2020-06-06T19:27:00Z">
        <w:r w:rsidRPr="007C437A">
          <w:rPr>
            <w:rPrChange w:id="4791" w:author="Arthur Parmentier" w:date="2020-06-07T15:27:00Z">
              <w:rPr/>
            </w:rPrChange>
          </w:rPr>
          <w:t>Those that request the performers to respond to the signs in real time</w:t>
        </w:r>
      </w:ins>
    </w:p>
    <w:p w:rsidR="003807C2" w:rsidRPr="007C437A" w:rsidRDefault="003807C2">
      <w:pPr>
        <w:rPr>
          <w:ins w:id="4792" w:author="Arthur Parmentier" w:date="2020-06-06T13:00:00Z"/>
          <w:rPrChange w:id="4793" w:author="Arthur Parmentier" w:date="2020-06-07T15:27:00Z">
            <w:rPr>
              <w:ins w:id="4794" w:author="Arthur Parmentier" w:date="2020-06-06T13:00:00Z"/>
            </w:rPr>
          </w:rPrChange>
        </w:rPr>
      </w:pPr>
      <w:ins w:id="4795" w:author="Arthur Parmentier" w:date="2020-06-06T19:28:00Z">
        <w:r w:rsidRPr="007C437A">
          <w:rPr>
            <w:rPrChange w:id="4796" w:author="Arthur Parmentier" w:date="2020-06-07T15:27:00Z">
              <w:rPr/>
            </w:rPrChange>
          </w:rPr>
          <w:t xml:space="preserve">To mark this polarity between “structured request and delayed response” and “immediate response to single signs or gestures”, the </w:t>
        </w:r>
      </w:ins>
      <w:ins w:id="4797" w:author="Arthur Parmentier" w:date="2020-06-06T19:29:00Z">
        <w:r w:rsidRPr="007C437A">
          <w:rPr>
            <w:rPrChange w:id="4798" w:author="Arthur Parmentier" w:date="2020-06-07T15:27:00Z">
              <w:rPr/>
            </w:rPrChange>
          </w:rPr>
          <w:t>“</w:t>
        </w:r>
      </w:ins>
      <w:ins w:id="4799" w:author="Arthur Parmentier" w:date="2020-06-06T19:28:00Z">
        <w:r w:rsidRPr="007C437A">
          <w:rPr>
            <w:rPrChange w:id="4800" w:author="Arthur Parmentier" w:date="2020-06-07T15:27:00Z">
              <w:rPr/>
            </w:rPrChange>
          </w:rPr>
          <w:t>imaginary</w:t>
        </w:r>
      </w:ins>
      <w:ins w:id="4801" w:author="Arthur Parmentier" w:date="2020-06-06T19:29:00Z">
        <w:r w:rsidRPr="007C437A">
          <w:rPr>
            <w:rPrChange w:id="4802" w:author="Arthur Parmentier" w:date="2020-06-07T15:27:00Z">
              <w:rPr/>
            </w:rPrChange>
          </w:rPr>
          <w:t xml:space="preserve"> box” is used. </w:t>
        </w:r>
      </w:ins>
      <w:ins w:id="4803" w:author="Arthur Parmentier" w:date="2020-06-06T19:30:00Z">
        <w:r w:rsidRPr="007C437A">
          <w:rPr>
            <w:rPrChange w:id="4804" w:author="Arthur Parmentier" w:date="2020-06-07T15:27:00Z">
              <w:rPr/>
            </w:rPrChange>
          </w:rPr>
          <w:t xml:space="preserve">The imaginary box is usually introduced as an imaginary space in front of the soundpainter </w:t>
        </w:r>
      </w:ins>
      <w:ins w:id="4805" w:author="Arthur Parmentier" w:date="2020-06-06T19:31:00Z">
        <w:r w:rsidRPr="007C437A">
          <w:rPr>
            <w:rPrChange w:id="4806" w:author="Arthur Parmentier" w:date="2020-06-07T15:27:00Z">
              <w:rPr/>
            </w:rPrChange>
          </w:rPr>
          <w:t xml:space="preserve">that the soundpainter enters when he wants his request to be </w:t>
        </w:r>
      </w:ins>
      <w:ins w:id="4807" w:author="Arthur Parmentier" w:date="2020-06-06T19:32:00Z">
        <w:r w:rsidRPr="007C437A">
          <w:rPr>
            <w:rPrChange w:id="4808" w:author="Arthur Parmentier" w:date="2020-06-07T15:27:00Z">
              <w:rPr/>
            </w:rPrChange>
          </w:rPr>
          <w:t>executed by the performers</w:t>
        </w:r>
      </w:ins>
      <w:ins w:id="4809" w:author="Arthur Parmentier" w:date="2020-06-06T19:33:00Z">
        <w:r w:rsidRPr="007C437A">
          <w:rPr>
            <w:rPrChange w:id="4810" w:author="Arthur Parmentier" w:date="2020-06-07T15:27:00Z">
              <w:rPr/>
            </w:rPrChange>
          </w:rPr>
          <w:t>, opposed to the neutral position where the soundpainter prepares the request. Howe</w:t>
        </w:r>
      </w:ins>
      <w:ins w:id="4811" w:author="Arthur Parmentier" w:date="2020-06-06T19:34:00Z">
        <w:r w:rsidRPr="007C437A">
          <w:rPr>
            <w:rPrChange w:id="4812" w:author="Arthur Parmentier" w:date="2020-06-07T15:27:00Z">
              <w:rPr/>
            </w:rPrChange>
          </w:rPr>
          <w:t>ver, this description is only merely valid for the syntax of the default mode (Who, What, How, When -like)</w:t>
        </w:r>
      </w:ins>
      <w:ins w:id="4813" w:author="Arthur Parmentier" w:date="2020-06-06T19:36:00Z">
        <w:r w:rsidRPr="007C437A">
          <w:rPr>
            <w:rPrChange w:id="4814" w:author="Arthur Parmentier" w:date="2020-06-07T15:27:00Z">
              <w:rPr/>
            </w:rPrChange>
          </w:rPr>
          <w:t>: t</w:t>
        </w:r>
      </w:ins>
      <w:ins w:id="4815" w:author="Arthur Parmentier" w:date="2020-06-06T19:34:00Z">
        <w:r w:rsidRPr="007C437A">
          <w:rPr>
            <w:rPrChange w:id="4816" w:author="Arthur Parmentier" w:date="2020-06-07T15:27:00Z">
              <w:rPr/>
            </w:rPrChange>
          </w:rPr>
          <w:t>he imagina</w:t>
        </w:r>
      </w:ins>
      <w:ins w:id="4817" w:author="Arthur Parmentier" w:date="2020-06-06T19:35:00Z">
        <w:r w:rsidRPr="007C437A">
          <w:rPr>
            <w:rPrChange w:id="4818" w:author="Arthur Parmentier" w:date="2020-06-07T15:27:00Z">
              <w:rPr/>
            </w:rPrChange>
          </w:rPr>
          <w:t xml:space="preserve">ry box is also used in other modes, including those in which there are no structured requests. </w:t>
        </w:r>
      </w:ins>
      <w:ins w:id="4819" w:author="Arthur Parmentier" w:date="2020-06-06T19:36:00Z">
        <w:r w:rsidRPr="007C437A">
          <w:rPr>
            <w:rPrChange w:id="4820" w:author="Arthur Parmentier" w:date="2020-06-07T15:27:00Z">
              <w:rPr/>
            </w:rPrChange>
          </w:rPr>
          <w:t xml:space="preserve">In fact, the box is a </w:t>
        </w:r>
      </w:ins>
      <w:ins w:id="4821" w:author="Arthur Parmentier" w:date="2020-06-06T19:37:00Z">
        <w:r w:rsidRPr="007C437A">
          <w:rPr>
            <w:rPrChange w:id="4822" w:author="Arthur Parmentier" w:date="2020-06-07T15:27:00Z">
              <w:rPr/>
            </w:rPrChange>
          </w:rPr>
          <w:t xml:space="preserve">sign universal to all SP modes, with a slightly different meaning than what Thompson presents: </w:t>
        </w:r>
      </w:ins>
      <w:ins w:id="4823" w:author="Arthur Parmentier" w:date="2020-06-06T19:38:00Z">
        <w:r w:rsidR="006B493F" w:rsidRPr="007C437A">
          <w:rPr>
            <w:rPrChange w:id="4824" w:author="Arthur Parmentier" w:date="2020-06-07T15:27:00Z">
              <w:rPr/>
            </w:rPrChange>
          </w:rPr>
          <w:t>entering or not the box is the sign of whether the re</w:t>
        </w:r>
      </w:ins>
      <w:ins w:id="4825" w:author="Arthur Parmentier" w:date="2020-06-06T19:39:00Z">
        <w:r w:rsidR="006B493F" w:rsidRPr="007C437A">
          <w:rPr>
            <w:rPrChange w:id="4826" w:author="Arthur Parmentier" w:date="2020-06-07T15:27:00Z">
              <w:rPr/>
            </w:rPrChange>
          </w:rPr>
          <w:t>quest is to be answered immediately by the performer or not; it is the indication</w:t>
        </w:r>
      </w:ins>
      <w:ins w:id="4827" w:author="Arthur Parmentier" w:date="2020-06-06T19:40:00Z">
        <w:r w:rsidR="00F35428" w:rsidRPr="007C437A">
          <w:rPr>
            <w:rPrChange w:id="4828" w:author="Arthur Parmentier" w:date="2020-06-07T15:27:00Z">
              <w:rPr/>
            </w:rPrChange>
          </w:rPr>
          <w:t xml:space="preserve"> to the performers</w:t>
        </w:r>
      </w:ins>
      <w:ins w:id="4829" w:author="Arthur Parmentier" w:date="2020-06-06T19:39:00Z">
        <w:r w:rsidR="006B493F" w:rsidRPr="007C437A">
          <w:rPr>
            <w:rPrChange w:id="4830" w:author="Arthur Parmentier" w:date="2020-06-07T15:27:00Z">
              <w:rPr/>
            </w:rPrChange>
          </w:rPr>
          <w:t xml:space="preserve"> of whether to expect a structure in the request </w:t>
        </w:r>
      </w:ins>
      <w:ins w:id="4831" w:author="Arthur Parmentier" w:date="2020-06-06T19:40:00Z">
        <w:r w:rsidR="006B493F" w:rsidRPr="007C437A">
          <w:rPr>
            <w:rPrChange w:id="4832" w:author="Arthur Parmentier" w:date="2020-06-07T15:27:00Z">
              <w:rPr/>
            </w:rPrChange>
          </w:rPr>
          <w:t>or not.</w:t>
        </w:r>
        <w:r w:rsidR="0091268D" w:rsidRPr="007C437A">
          <w:rPr>
            <w:rPrChange w:id="4833" w:author="Arthur Parmentier" w:date="2020-06-07T15:27:00Z">
              <w:rPr/>
            </w:rPrChange>
          </w:rPr>
          <w:t xml:space="preserve"> Therefore, in all modes that do not allow </w:t>
        </w:r>
      </w:ins>
      <w:ins w:id="4834" w:author="Arthur Parmentier" w:date="2020-06-06T19:41:00Z">
        <w:r w:rsidR="0091268D" w:rsidRPr="007C437A">
          <w:rPr>
            <w:rPrChange w:id="4835" w:author="Arthur Parmentier" w:date="2020-06-07T15:27:00Z">
              <w:rPr/>
            </w:rPrChange>
          </w:rPr>
          <w:t>for building structured requests, the soundpainter uses his signs inside the box.</w:t>
        </w:r>
        <w:r w:rsidR="0091268D" w:rsidRPr="007C437A">
          <w:rPr>
            <w:rPrChange w:id="4836" w:author="Arthur Parmentier" w:date="2020-06-07T15:27:00Z">
              <w:rPr/>
            </w:rPrChange>
          </w:rPr>
          <w:br/>
        </w:r>
      </w:ins>
      <w:ins w:id="4837" w:author="Arthur Parmentier" w:date="2020-06-06T19:42:00Z">
        <w:r w:rsidR="0091268D" w:rsidRPr="007C437A">
          <w:rPr>
            <w:rPrChange w:id="4838" w:author="Arthur Parmentier" w:date="2020-06-07T15:27:00Z">
              <w:rPr/>
            </w:rPrChange>
          </w:rPr>
          <w:t>Stepping in or out this imaginary box can also act as an</w:t>
        </w:r>
      </w:ins>
      <w:ins w:id="4839" w:author="Arthur Parmentier" w:date="2020-06-06T19:43:00Z">
        <w:r w:rsidR="0091268D" w:rsidRPr="007C437A">
          <w:rPr>
            <w:rPrChange w:id="4840" w:author="Arthur Parmentier" w:date="2020-06-07T15:27:00Z">
              <w:rPr/>
            </w:rPrChange>
          </w:rPr>
          <w:t xml:space="preserve"> enter/</w:t>
        </w:r>
      </w:ins>
      <w:ins w:id="4841" w:author="Arthur Parmentier" w:date="2020-06-06T19:42:00Z">
        <w:r w:rsidR="0091268D" w:rsidRPr="007C437A">
          <w:rPr>
            <w:rPrChange w:id="4842" w:author="Arthur Parmentier" w:date="2020-06-07T15:27:00Z">
              <w:rPr/>
            </w:rPrChange>
          </w:rPr>
          <w:t>escape sign from</w:t>
        </w:r>
      </w:ins>
      <w:ins w:id="4843" w:author="Arthur Parmentier" w:date="2020-06-06T19:44:00Z">
        <w:r w:rsidR="00AE2B8F" w:rsidRPr="007C437A">
          <w:rPr>
            <w:rPrChange w:id="4844" w:author="Arthur Parmentier" w:date="2020-06-07T15:27:00Z">
              <w:rPr/>
            </w:rPrChange>
          </w:rPr>
          <w:t xml:space="preserve"> the default mode to</w:t>
        </w:r>
      </w:ins>
      <w:ins w:id="4845" w:author="Arthur Parmentier" w:date="2020-06-06T19:42:00Z">
        <w:r w:rsidR="0091268D" w:rsidRPr="007C437A">
          <w:rPr>
            <w:rPrChange w:id="4846" w:author="Arthur Parmentier" w:date="2020-06-07T15:27:00Z">
              <w:rPr/>
            </w:rPrChange>
          </w:rPr>
          <w:t xml:space="preserve"> all that only propose</w:t>
        </w:r>
      </w:ins>
      <w:ins w:id="4847" w:author="Arthur Parmentier" w:date="2020-06-06T19:43:00Z">
        <w:r w:rsidR="0091268D" w:rsidRPr="007C437A">
          <w:rPr>
            <w:rPrChange w:id="4848" w:author="Arthur Parmentier" w:date="2020-06-07T15:27:00Z">
              <w:rPr/>
            </w:rPrChange>
          </w:rPr>
          <w:t xml:space="preserve"> non-structured requests</w:t>
        </w:r>
      </w:ins>
      <w:ins w:id="4849" w:author="Arthur Parmentier" w:date="2020-06-06T19:45:00Z">
        <w:r w:rsidR="00AE2B8F" w:rsidRPr="007C437A">
          <w:rPr>
            <w:rPrChange w:id="4850" w:author="Arthur Parmentier" w:date="2020-06-07T15:27:00Z">
              <w:rPr/>
            </w:rPrChange>
          </w:rPr>
          <w:t xml:space="preserve"> and are unambiguous</w:t>
        </w:r>
      </w:ins>
      <w:ins w:id="4851" w:author="Arthur Parmentier" w:date="2020-06-06T19:46:00Z">
        <w:r w:rsidR="00AE2B8F" w:rsidRPr="007C437A">
          <w:rPr>
            <w:rPrChange w:id="4852" w:author="Arthur Parmentier" w:date="2020-06-07T15:27:00Z">
              <w:rPr/>
            </w:rPrChange>
          </w:rPr>
          <w:t xml:space="preserve"> with respect to the default mode</w:t>
        </w:r>
      </w:ins>
      <w:ins w:id="4853" w:author="Arthur Parmentier" w:date="2020-06-06T19:44:00Z">
        <w:r w:rsidR="00AE2B8F" w:rsidRPr="007C437A">
          <w:rPr>
            <w:rPrChange w:id="4854" w:author="Arthur Parmentier" w:date="2020-06-07T15:27:00Z">
              <w:rPr/>
            </w:rPrChange>
          </w:rPr>
          <w:t xml:space="preserve">. For instance, to exit the scan mode, it is </w:t>
        </w:r>
      </w:ins>
      <w:ins w:id="4855" w:author="Arthur Parmentier" w:date="2020-06-06T19:46:00Z">
        <w:r w:rsidR="00AE2B8F" w:rsidRPr="007C437A">
          <w:rPr>
            <w:rPrChange w:id="4856" w:author="Arthur Parmentier" w:date="2020-06-07T15:27:00Z">
              <w:rPr/>
            </w:rPrChange>
          </w:rPr>
          <w:t>enough</w:t>
        </w:r>
      </w:ins>
      <w:ins w:id="4857" w:author="Arthur Parmentier" w:date="2020-06-06T19:45:00Z">
        <w:r w:rsidR="00AE2B8F" w:rsidRPr="007C437A">
          <w:rPr>
            <w:rPrChange w:id="4858" w:author="Arthur Parmentier" w:date="2020-06-07T15:27:00Z">
              <w:rPr/>
            </w:rPrChange>
          </w:rPr>
          <w:t xml:space="preserve"> to step out of the box and use the default mode syntax again, without using an additional escape sign</w:t>
        </w:r>
      </w:ins>
      <w:ins w:id="4859" w:author="Arthur Parmentier" w:date="2020-06-06T19:46:00Z">
        <w:r w:rsidR="00AE2B8F" w:rsidRPr="007C437A">
          <w:rPr>
            <w:rPrChange w:id="4860" w:author="Arthur Parmentier" w:date="2020-06-07T15:27:00Z">
              <w:rPr/>
            </w:rPrChange>
          </w:rPr>
          <w:t xml:space="preserve"> to signify </w:t>
        </w:r>
        <w:r w:rsidR="00C6459A" w:rsidRPr="007C437A">
          <w:rPr>
            <w:rPrChange w:id="4861" w:author="Arthur Parmentier" w:date="2020-06-07T15:27:00Z">
              <w:rPr/>
            </w:rPrChange>
          </w:rPr>
          <w:t>the change in mode.</w:t>
        </w:r>
      </w:ins>
    </w:p>
    <w:p w:rsidR="00FC110A" w:rsidRPr="007C437A" w:rsidRDefault="00FC110A">
      <w:pPr>
        <w:rPr>
          <w:ins w:id="4862" w:author="Arthur Parmentier" w:date="2020-06-05T19:20:00Z"/>
          <w:rPrChange w:id="4863" w:author="Arthur Parmentier" w:date="2020-06-07T15:27:00Z">
            <w:rPr>
              <w:ins w:id="4864" w:author="Arthur Parmentier" w:date="2020-06-05T19:20:00Z"/>
            </w:rPr>
          </w:rPrChange>
        </w:rPr>
        <w:pPrChange w:id="4865" w:author="Arthur Parmentier" w:date="2020-06-06T12:53:00Z">
          <w:pPr>
            <w:pStyle w:val="Titre6"/>
          </w:pPr>
        </w:pPrChange>
      </w:pPr>
      <w:ins w:id="4866" w:author="Arthur Parmentier" w:date="2020-06-06T13:00:00Z">
        <w:r w:rsidRPr="007C437A">
          <w:rPr>
            <w:rPrChange w:id="4867" w:author="Arthur Parmentier" w:date="2020-06-07T15:27:00Z">
              <w:rPr/>
            </w:rPrChange>
          </w:rPr>
          <w:lastRenderedPageBreak/>
          <w:t xml:space="preserve">On the </w:t>
        </w:r>
      </w:ins>
      <w:ins w:id="4868" w:author="Arthur Parmentier" w:date="2020-06-06T19:47:00Z">
        <w:r w:rsidR="00F65BD6" w:rsidRPr="007C437A">
          <w:rPr>
            <w:rPrChange w:id="4869" w:author="Arthur Parmentier" w:date="2020-06-07T15:27:00Z">
              <w:rPr/>
            </w:rPrChange>
          </w:rPr>
          <w:t>semantic side</w:t>
        </w:r>
      </w:ins>
      <w:ins w:id="4870" w:author="Arthur Parmentier" w:date="2020-06-06T13:00:00Z">
        <w:r w:rsidRPr="007C437A">
          <w:rPr>
            <w:rPrChange w:id="4871" w:author="Arthur Parmentier" w:date="2020-06-07T15:27:00Z">
              <w:rPr/>
            </w:rPrChange>
          </w:rPr>
          <w:t xml:space="preserve">, </w:t>
        </w:r>
      </w:ins>
      <w:ins w:id="4872" w:author="Arthur Parmentier" w:date="2020-06-06T13:01:00Z">
        <w:r w:rsidRPr="007C437A">
          <w:rPr>
            <w:rPrChange w:id="4873" w:author="Arthur Parmentier" w:date="2020-06-07T15:27:00Z">
              <w:rPr/>
            </w:rPrChange>
          </w:rPr>
          <w:t xml:space="preserve">many signs are shared by several modes and have similar, if not equivalent meanings in all these modes. </w:t>
        </w:r>
      </w:ins>
      <w:ins w:id="4874" w:author="Arthur Parmentier" w:date="2020-06-06T13:02:00Z">
        <w:r w:rsidRPr="007C437A">
          <w:rPr>
            <w:rPrChange w:id="4875" w:author="Arthur Parmentier" w:date="2020-06-07T15:27:00Z">
              <w:rPr/>
            </w:rPrChange>
          </w:rPr>
          <w:t xml:space="preserve">In fact, the common semantic features of the different SP modes are what make them efficient and what allow their </w:t>
        </w:r>
      </w:ins>
      <w:ins w:id="4876" w:author="Arthur Parmentier" w:date="2020-06-06T13:03:00Z">
        <w:r w:rsidRPr="007C437A">
          <w:rPr>
            <w:rPrChange w:id="4877" w:author="Arthur Parmentier" w:date="2020-06-07T15:27:00Z">
              <w:rPr/>
            </w:rPrChange>
          </w:rPr>
          <w:t xml:space="preserve">quick </w:t>
        </w:r>
      </w:ins>
      <w:ins w:id="4878" w:author="Arthur Parmentier" w:date="2020-06-06T13:02:00Z">
        <w:r w:rsidRPr="007C437A">
          <w:rPr>
            <w:rPrChange w:id="4879" w:author="Arthur Parmentier" w:date="2020-06-07T15:27:00Z">
              <w:rPr/>
            </w:rPrChange>
          </w:rPr>
          <w:t xml:space="preserve">learning and memorization </w:t>
        </w:r>
      </w:ins>
      <w:ins w:id="4880" w:author="Arthur Parmentier" w:date="2020-06-06T13:03:00Z">
        <w:r w:rsidRPr="007C437A">
          <w:rPr>
            <w:rPrChange w:id="4881" w:author="Arthur Parmentier" w:date="2020-06-07T15:27:00Z">
              <w:rPr/>
            </w:rPrChange>
          </w:rPr>
          <w:t>by the performers. Indeed, if instead there were only signs proper to each mode and new signs had to be learned for each one, S</w:t>
        </w:r>
      </w:ins>
      <w:ins w:id="4882" w:author="Arthur Parmentier" w:date="2020-06-06T13:04:00Z">
        <w:r w:rsidRPr="007C437A">
          <w:rPr>
            <w:rPrChange w:id="4883" w:author="Arthur Parmentier" w:date="2020-06-07T15:27:00Z">
              <w:rPr/>
            </w:rPrChange>
          </w:rPr>
          <w:t>P would probably loose much of its performativity, which for me lies in its ability to mix several syntaxes with similar semantics.</w:t>
        </w:r>
      </w:ins>
    </w:p>
    <w:p w:rsidR="000E299B" w:rsidRPr="007C437A" w:rsidRDefault="00DE27EC">
      <w:pPr>
        <w:pStyle w:val="Titre5"/>
        <w:rPr>
          <w:ins w:id="4884" w:author="Arthur Parmentier" w:date="2020-06-06T12:48:00Z"/>
          <w:rPrChange w:id="4885" w:author="Arthur Parmentier" w:date="2020-06-07T15:27:00Z">
            <w:rPr>
              <w:ins w:id="4886" w:author="Arthur Parmentier" w:date="2020-06-06T12:48:00Z"/>
            </w:rPr>
          </w:rPrChange>
        </w:rPr>
        <w:pPrChange w:id="4887" w:author="Arthur Parmentier" w:date="2020-06-06T20:39:00Z">
          <w:pPr>
            <w:pStyle w:val="Titre6"/>
          </w:pPr>
        </w:pPrChange>
      </w:pPr>
      <w:ins w:id="4888" w:author="Arthur Parmentier" w:date="2020-06-06T13:08:00Z">
        <w:r w:rsidRPr="007C437A">
          <w:rPr>
            <w:rPrChange w:id="4889" w:author="Arthur Parmentier" w:date="2020-06-07T15:27:00Z">
              <w:rPr/>
            </w:rPrChange>
          </w:rPr>
          <w:t>Remarks on the syntax of the “default” mode</w:t>
        </w:r>
      </w:ins>
    </w:p>
    <w:p w:rsidR="006E03AC" w:rsidRPr="007C437A" w:rsidRDefault="00E60509" w:rsidP="00B427B1">
      <w:pPr>
        <w:rPr>
          <w:ins w:id="4890" w:author="Arthur Parmentier" w:date="2020-06-06T20:00:00Z"/>
          <w:rPrChange w:id="4891" w:author="Arthur Parmentier" w:date="2020-06-07T15:27:00Z">
            <w:rPr>
              <w:ins w:id="4892" w:author="Arthur Parmentier" w:date="2020-06-06T20:00:00Z"/>
            </w:rPr>
          </w:rPrChange>
        </w:rPr>
      </w:pPr>
      <w:ins w:id="4893" w:author="Arthur Parmentier" w:date="2020-06-06T14:04:00Z">
        <w:r w:rsidRPr="007C437A">
          <w:rPr>
            <w:rPrChange w:id="4894" w:author="Arthur Parmentier" w:date="2020-06-07T15:27:00Z">
              <w:rPr/>
            </w:rPrChange>
          </w:rPr>
          <w:t xml:space="preserve">The “default mode” appears as a very </w:t>
        </w:r>
      </w:ins>
      <w:ins w:id="4895" w:author="Arthur Parmentier" w:date="2020-06-06T19:52:00Z">
        <w:r w:rsidR="00DA1511" w:rsidRPr="007C437A">
          <w:rPr>
            <w:rPrChange w:id="4896" w:author="Arthur Parmentier" w:date="2020-06-07T15:27:00Z">
              <w:rPr/>
            </w:rPrChange>
          </w:rPr>
          <w:t>unique</w:t>
        </w:r>
      </w:ins>
      <w:ins w:id="4897" w:author="Arthur Parmentier" w:date="2020-06-06T14:04:00Z">
        <w:r w:rsidRPr="007C437A">
          <w:rPr>
            <w:rPrChange w:id="4898" w:author="Arthur Parmentier" w:date="2020-06-07T15:27:00Z">
              <w:rPr/>
            </w:rPrChange>
          </w:rPr>
          <w:t xml:space="preserve"> element of the SP syntax because of its centrality in the </w:t>
        </w:r>
      </w:ins>
      <w:ins w:id="4899" w:author="Arthur Parmentier" w:date="2020-06-06T14:05:00Z">
        <w:r w:rsidRPr="007C437A">
          <w:rPr>
            <w:rPrChange w:id="4900" w:author="Arthur Parmentier" w:date="2020-06-07T15:27:00Z">
              <w:rPr/>
            </w:rPrChange>
          </w:rPr>
          <w:t xml:space="preserve">network of modes </w:t>
        </w:r>
      </w:ins>
      <w:ins w:id="4901" w:author="Arthur Parmentier" w:date="2020-06-06T19:53:00Z">
        <w:r w:rsidR="006127A3" w:rsidRPr="007C437A">
          <w:rPr>
            <w:rPrChange w:id="4902" w:author="Arthur Parmentier" w:date="2020-06-07T15:27:00Z">
              <w:rPr/>
            </w:rPrChange>
          </w:rPr>
          <w:t>(</w:t>
        </w:r>
        <w:r w:rsidR="006127A3" w:rsidRPr="007C437A">
          <w:rPr>
            <w:rPrChange w:id="4903" w:author="Arthur Parmentier" w:date="2020-06-07T15:27:00Z">
              <w:rPr/>
            </w:rPrChange>
          </w:rPr>
          <w:fldChar w:fldCharType="begin"/>
        </w:r>
        <w:r w:rsidR="006127A3" w:rsidRPr="007C437A">
          <w:rPr>
            <w:rPrChange w:id="4904" w:author="Arthur Parmentier" w:date="2020-06-07T15:27:00Z">
              <w:rPr/>
            </w:rPrChange>
          </w:rPr>
          <w:instrText xml:space="preserve"> REF _Ref42283886 \h </w:instrText>
        </w:r>
      </w:ins>
      <w:r w:rsidR="006127A3" w:rsidRPr="007C437A">
        <w:rPr>
          <w:rPrChange w:id="4905" w:author="Arthur Parmentier" w:date="2020-06-07T15:27:00Z">
            <w:rPr/>
          </w:rPrChange>
        </w:rPr>
      </w:r>
      <w:ins w:id="4906" w:author="Arthur Parmentier" w:date="2020-06-06T19:53:00Z">
        <w:r w:rsidR="006127A3" w:rsidRPr="007C437A">
          <w:rPr>
            <w:rPrChange w:id="4907" w:author="Arthur Parmentier" w:date="2020-06-07T15:27:00Z">
              <w:rPr/>
            </w:rPrChange>
          </w:rPr>
          <w:fldChar w:fldCharType="separate"/>
        </w:r>
        <w:r w:rsidR="006127A3" w:rsidRPr="007C437A">
          <w:rPr>
            <w:rPrChange w:id="4908" w:author="Arthur Parmentier" w:date="2020-06-07T15:27:00Z">
              <w:rPr/>
            </w:rPrChange>
          </w:rPr>
          <w:t xml:space="preserve">Figure </w:t>
        </w:r>
        <w:r w:rsidR="006127A3" w:rsidRPr="007C437A">
          <w:rPr>
            <w:rPrChange w:id="4909" w:author="Arthur Parmentier" w:date="2020-06-07T15:27:00Z">
              <w:rPr>
                <w:noProof/>
              </w:rPr>
            </w:rPrChange>
          </w:rPr>
          <w:t>1</w:t>
        </w:r>
        <w:r w:rsidR="006127A3" w:rsidRPr="007C437A">
          <w:rPr>
            <w:rPrChange w:id="4910" w:author="Arthur Parmentier" w:date="2020-06-07T15:27:00Z">
              <w:rPr/>
            </w:rPrChange>
          </w:rPr>
          <w:fldChar w:fldCharType="end"/>
        </w:r>
        <w:r w:rsidR="006127A3" w:rsidRPr="007C437A">
          <w:rPr>
            <w:rPrChange w:id="4911" w:author="Arthur Parmentier" w:date="2020-06-07T15:27:00Z">
              <w:rPr/>
            </w:rPrChange>
          </w:rPr>
          <w:t xml:space="preserve">) </w:t>
        </w:r>
      </w:ins>
      <w:ins w:id="4912" w:author="Arthur Parmentier" w:date="2020-06-06T20:00:00Z">
        <w:r w:rsidR="006E03AC" w:rsidRPr="007C437A">
          <w:rPr>
            <w:rPrChange w:id="4913" w:author="Arthur Parmentier" w:date="2020-06-07T15:27:00Z">
              <w:rPr/>
            </w:rPrChange>
          </w:rPr>
          <w:t xml:space="preserve">and </w:t>
        </w:r>
      </w:ins>
      <w:ins w:id="4914" w:author="Arthur Parmentier" w:date="2020-06-06T20:04:00Z">
        <w:r w:rsidR="006E03AC" w:rsidRPr="007C437A">
          <w:rPr>
            <w:rPrChange w:id="4915" w:author="Arthur Parmentier" w:date="2020-06-07T15:27:00Z">
              <w:rPr/>
            </w:rPrChange>
          </w:rPr>
          <w:t xml:space="preserve">its use as the conventional syntax of SP, to the point that it is in those syntactic terms that </w:t>
        </w:r>
      </w:ins>
      <w:ins w:id="4916" w:author="Arthur Parmentier" w:date="2020-06-06T20:05:00Z">
        <w:r w:rsidR="006E03AC" w:rsidRPr="007C437A">
          <w:rPr>
            <w:rPrChange w:id="4917" w:author="Arthur Parmentier" w:date="2020-06-07T15:27:00Z">
              <w:rPr/>
            </w:rPrChange>
          </w:rPr>
          <w:t>SP is presented, despite the number of syntaxes it covers.</w:t>
        </w:r>
      </w:ins>
    </w:p>
    <w:p w:rsidR="00C45B55" w:rsidRPr="007C437A" w:rsidRDefault="00E60509" w:rsidP="00B427B1">
      <w:pPr>
        <w:rPr>
          <w:ins w:id="4918" w:author="Arthur Parmentier" w:date="2020-06-06T20:07:00Z"/>
          <w:rPrChange w:id="4919" w:author="Arthur Parmentier" w:date="2020-06-07T15:27:00Z">
            <w:rPr>
              <w:ins w:id="4920" w:author="Arthur Parmentier" w:date="2020-06-06T20:07:00Z"/>
            </w:rPr>
          </w:rPrChange>
        </w:rPr>
      </w:pPr>
      <w:ins w:id="4921" w:author="Arthur Parmentier" w:date="2020-06-06T14:11:00Z">
        <w:r w:rsidRPr="007C437A">
          <w:rPr>
            <w:rPrChange w:id="4922" w:author="Arthur Parmentier" w:date="2020-06-07T15:27:00Z">
              <w:rPr/>
            </w:rPrChange>
          </w:rPr>
          <w:t xml:space="preserve">In my observations, I found </w:t>
        </w:r>
      </w:ins>
      <w:ins w:id="4923" w:author="Arthur Parmentier" w:date="2020-06-06T19:59:00Z">
        <w:r w:rsidR="00314848" w:rsidRPr="007C437A">
          <w:rPr>
            <w:rPrChange w:id="4924" w:author="Arthur Parmentier" w:date="2020-06-07T15:27:00Z">
              <w:rPr/>
            </w:rPrChange>
          </w:rPr>
          <w:t>that</w:t>
        </w:r>
      </w:ins>
      <w:ins w:id="4925" w:author="Arthur Parmentier" w:date="2020-06-06T14:11:00Z">
        <w:r w:rsidRPr="007C437A">
          <w:rPr>
            <w:rPrChange w:id="4926" w:author="Arthur Parmentier" w:date="2020-06-07T15:27:00Z">
              <w:rPr/>
            </w:rPrChange>
          </w:rPr>
          <w:t xml:space="preserve"> the syntactic </w:t>
        </w:r>
      </w:ins>
      <w:ins w:id="4927" w:author="Arthur Parmentier" w:date="2020-06-06T19:59:00Z">
        <w:r w:rsidR="00314848" w:rsidRPr="007C437A">
          <w:rPr>
            <w:rPrChange w:id="4928" w:author="Arthur Parmentier" w:date="2020-06-07T15:27:00Z">
              <w:rPr/>
            </w:rPrChange>
          </w:rPr>
          <w:t xml:space="preserve">and grammatical </w:t>
        </w:r>
      </w:ins>
      <w:ins w:id="4929" w:author="Arthur Parmentier" w:date="2020-06-06T20:06:00Z">
        <w:r w:rsidR="00C45B55" w:rsidRPr="007C437A">
          <w:rPr>
            <w:rPrChange w:id="4930" w:author="Arthur Parmentier" w:date="2020-06-07T15:27:00Z">
              <w:rPr/>
            </w:rPrChange>
          </w:rPr>
          <w:t>rules</w:t>
        </w:r>
      </w:ins>
      <w:ins w:id="4931" w:author="Arthur Parmentier" w:date="2020-06-06T14:12:00Z">
        <w:r w:rsidRPr="007C437A">
          <w:rPr>
            <w:rPrChange w:id="4932" w:author="Arthur Parmentier" w:date="2020-06-07T15:27:00Z">
              <w:rPr/>
            </w:rPrChange>
          </w:rPr>
          <w:t xml:space="preserve"> are made explicit by the soundpainter </w:t>
        </w:r>
      </w:ins>
      <w:ins w:id="4933" w:author="Arthur Parmentier" w:date="2020-06-06T20:06:00Z">
        <w:r w:rsidR="00C45B55" w:rsidRPr="007C437A">
          <w:rPr>
            <w:rPrChange w:id="4934" w:author="Arthur Parmentier" w:date="2020-06-07T15:27:00Z">
              <w:rPr/>
            </w:rPrChange>
          </w:rPr>
          <w:t>(</w:t>
        </w:r>
      </w:ins>
      <w:ins w:id="4935" w:author="Arthur Parmentier" w:date="2020-06-06T14:12:00Z">
        <w:r w:rsidRPr="007C437A">
          <w:rPr>
            <w:rPrChange w:id="4936" w:author="Arthur Parmentier" w:date="2020-06-07T15:27:00Z">
              <w:rPr/>
            </w:rPrChange>
          </w:rPr>
          <w:t>or teacher</w:t>
        </w:r>
      </w:ins>
      <w:ins w:id="4937" w:author="Arthur Parmentier" w:date="2020-06-06T20:06:00Z">
        <w:r w:rsidR="00C45B55" w:rsidRPr="007C437A">
          <w:rPr>
            <w:rPrChange w:id="4938" w:author="Arthur Parmentier" w:date="2020-06-07T15:27:00Z">
              <w:rPr/>
            </w:rPrChange>
          </w:rPr>
          <w:t>) for each mode but the default mode</w:t>
        </w:r>
      </w:ins>
      <w:ins w:id="4939" w:author="Arthur Parmentier" w:date="2020-06-06T14:12:00Z">
        <w:r w:rsidRPr="007C437A">
          <w:rPr>
            <w:rPrChange w:id="4940" w:author="Arthur Parmentier" w:date="2020-06-07T15:27:00Z">
              <w:rPr/>
            </w:rPrChange>
          </w:rPr>
          <w:t>.</w:t>
        </w:r>
      </w:ins>
      <w:ins w:id="4941" w:author="Arthur Parmentier" w:date="2020-06-06T20:07:00Z">
        <w:r w:rsidR="00C45B55" w:rsidRPr="007C437A">
          <w:rPr>
            <w:rPrChange w:id="4942" w:author="Arthur Parmentier" w:date="2020-06-07T15:27:00Z">
              <w:rPr/>
            </w:rPrChange>
          </w:rPr>
          <w:t xml:space="preserve"> I suggest two explanations for this phenomenon:</w:t>
        </w:r>
      </w:ins>
    </w:p>
    <w:p w:rsidR="00C45B55" w:rsidRPr="007C437A" w:rsidRDefault="00C45B55" w:rsidP="00C45B55">
      <w:pPr>
        <w:pStyle w:val="Paragraphedeliste"/>
        <w:numPr>
          <w:ilvl w:val="0"/>
          <w:numId w:val="11"/>
        </w:numPr>
        <w:rPr>
          <w:ins w:id="4943" w:author="Arthur Parmentier" w:date="2020-06-06T20:08:00Z"/>
          <w:rPrChange w:id="4944" w:author="Arthur Parmentier" w:date="2020-06-07T15:27:00Z">
            <w:rPr>
              <w:ins w:id="4945" w:author="Arthur Parmentier" w:date="2020-06-06T20:08:00Z"/>
            </w:rPr>
          </w:rPrChange>
        </w:rPr>
      </w:pPr>
      <w:ins w:id="4946" w:author="Arthur Parmentier" w:date="2020-06-06T20:07:00Z">
        <w:r w:rsidRPr="007C437A">
          <w:rPr>
            <w:rPrChange w:id="4947" w:author="Arthur Parmentier" w:date="2020-06-07T15:27:00Z">
              <w:rPr/>
            </w:rPrChange>
          </w:rPr>
          <w:t>The default mode syntax is the most compl</w:t>
        </w:r>
      </w:ins>
      <w:ins w:id="4948" w:author="Arthur Parmentier" w:date="2020-06-06T20:08:00Z">
        <w:r w:rsidRPr="007C437A">
          <w:rPr>
            <w:rPrChange w:id="4949" w:author="Arthur Parmentier" w:date="2020-06-07T15:27:00Z">
              <w:rPr/>
            </w:rPrChange>
          </w:rPr>
          <w:t>ex one of all modes</w:t>
        </w:r>
      </w:ins>
    </w:p>
    <w:p w:rsidR="00C45B55" w:rsidRPr="007C437A" w:rsidRDefault="00C45B55">
      <w:pPr>
        <w:pStyle w:val="Paragraphedeliste"/>
        <w:numPr>
          <w:ilvl w:val="0"/>
          <w:numId w:val="11"/>
        </w:numPr>
        <w:rPr>
          <w:ins w:id="4950" w:author="Arthur Parmentier" w:date="2020-06-06T20:08:00Z"/>
          <w:rPrChange w:id="4951" w:author="Arthur Parmentier" w:date="2020-06-07T15:27:00Z">
            <w:rPr>
              <w:ins w:id="4952" w:author="Arthur Parmentier" w:date="2020-06-06T20:08:00Z"/>
            </w:rPr>
          </w:rPrChange>
        </w:rPr>
      </w:pPr>
      <w:ins w:id="4953" w:author="Arthur Parmentier" w:date="2020-06-06T20:08:00Z">
        <w:r w:rsidRPr="007C437A">
          <w:rPr>
            <w:rPrChange w:id="4954" w:author="Arthur Parmentier" w:date="2020-06-07T15:27:00Z">
              <w:rPr/>
            </w:rPrChange>
          </w:rPr>
          <w:t>Part of its syntax is borrowed from languages that the performers are already familiar with</w:t>
        </w:r>
      </w:ins>
    </w:p>
    <w:p w:rsidR="00A5016A" w:rsidRPr="007C437A" w:rsidRDefault="00B46B57" w:rsidP="00A5016A">
      <w:pPr>
        <w:rPr>
          <w:ins w:id="4955" w:author="Arthur Parmentier" w:date="2020-06-06T20:34:00Z"/>
          <w:rPrChange w:id="4956" w:author="Arthur Parmentier" w:date="2020-06-07T15:27:00Z">
            <w:rPr>
              <w:ins w:id="4957" w:author="Arthur Parmentier" w:date="2020-06-06T20:34:00Z"/>
            </w:rPr>
          </w:rPrChange>
        </w:rPr>
      </w:pPr>
      <w:ins w:id="4958" w:author="Arthur Parmentier" w:date="2020-06-06T20:09:00Z">
        <w:r w:rsidRPr="007C437A">
          <w:rPr>
            <w:rPrChange w:id="4959" w:author="Arthur Parmentier" w:date="2020-06-07T15:27:00Z">
              <w:rPr/>
            </w:rPrChange>
          </w:rPr>
          <w:t>Indeed,</w:t>
        </w:r>
        <w:r w:rsidR="00C45B55" w:rsidRPr="007C437A">
          <w:rPr>
            <w:rPrChange w:id="4960" w:author="Arthur Parmentier" w:date="2020-06-07T15:27:00Z">
              <w:rPr/>
            </w:rPrChange>
          </w:rPr>
          <w:t xml:space="preserve"> a unique feature of the default mode is that is incorporates syntactic elements and rules from </w:t>
        </w:r>
        <w:r w:rsidR="00D15B2C" w:rsidRPr="007C437A">
          <w:rPr>
            <w:rPrChange w:id="4961" w:author="Arthur Parmentier" w:date="2020-06-07T15:27:00Z">
              <w:rPr/>
            </w:rPrChange>
          </w:rPr>
          <w:t>Western oral and written languages.</w:t>
        </w:r>
        <w:r w:rsidR="00C45B55" w:rsidRPr="007C437A">
          <w:rPr>
            <w:rPrChange w:id="4962" w:author="Arthur Parmentier" w:date="2020-06-07T15:27:00Z">
              <w:rPr/>
            </w:rPrChange>
          </w:rPr>
          <w:t xml:space="preserve"> Those elements, such as recursion, omission, prepositions (both simple and complex adpositions), postpositions or logic operators allow for greater complexity in the reques</w:t>
        </w:r>
      </w:ins>
      <w:ins w:id="4963" w:author="Arthur Parmentier" w:date="2020-06-06T20:10:00Z">
        <w:r w:rsidR="007C5AC4" w:rsidRPr="007C437A">
          <w:rPr>
            <w:rPrChange w:id="4964" w:author="Arthur Parmentier" w:date="2020-06-07T15:27:00Z">
              <w:rPr/>
            </w:rPrChange>
          </w:rPr>
          <w:t>t structure</w:t>
        </w:r>
      </w:ins>
      <w:ins w:id="4965" w:author="Arthur Parmentier" w:date="2020-06-06T20:09:00Z">
        <w:r w:rsidR="00C45B55" w:rsidRPr="007C437A">
          <w:rPr>
            <w:rPrChange w:id="4966" w:author="Arthur Parmentier" w:date="2020-06-07T15:27:00Z">
              <w:rPr/>
            </w:rPrChange>
          </w:rPr>
          <w:t xml:space="preserve"> and are usually implicitly learned (i.e. they are not explicated by the teacher or soundpainter). </w:t>
        </w:r>
      </w:ins>
      <w:ins w:id="4967" w:author="Arthur Parmentier" w:date="2020-06-06T20:10:00Z">
        <w:r w:rsidR="00BC4BBB" w:rsidRPr="007C437A">
          <w:rPr>
            <w:rPrChange w:id="4968" w:author="Arthur Parmentier" w:date="2020-06-07T15:27:00Z">
              <w:rPr/>
            </w:rPrChange>
          </w:rPr>
          <w:t xml:space="preserve">Examples of such elements are </w:t>
        </w:r>
      </w:ins>
      <w:ins w:id="4969" w:author="Arthur Parmentier" w:date="2020-06-06T20:09:00Z">
        <w:r w:rsidR="00C45B55" w:rsidRPr="007C437A">
          <w:rPr>
            <w:rPrChange w:id="4970" w:author="Arthur Parmentier" w:date="2020-06-07T15:27:00Z">
              <w:rPr/>
            </w:rPrChange>
          </w:rPr>
          <w:t>with, within (and without), through, add, remove, go back to, move on to….</w:t>
        </w:r>
      </w:ins>
      <w:ins w:id="4971" w:author="Arthur Parmentier" w:date="2020-06-06T20:33:00Z">
        <w:r w:rsidR="00A5016A" w:rsidRPr="007C437A">
          <w:rPr>
            <w:rPrChange w:id="4972" w:author="Arthur Parmentier" w:date="2020-06-07T15:27:00Z">
              <w:rPr/>
            </w:rPrChange>
          </w:rPr>
          <w:br/>
        </w:r>
      </w:ins>
      <w:ins w:id="4973" w:author="Arthur Parmentier" w:date="2020-06-06T20:34:00Z">
        <w:r w:rsidR="00A5016A" w:rsidRPr="007C437A">
          <w:rPr>
            <w:rPrChange w:id="4974" w:author="Arthur Parmentier" w:date="2020-06-07T15:27:00Z">
              <w:rPr/>
            </w:rPrChange>
          </w:rPr>
          <w:t>Still in 2020, most introductions to the default mode of SP follow the “Who, What, How, When” classification and explanation of its syntax. In practice, it is often the only explicated part of grammar, while the interpretation of signs like such as prepositions, postpositions or logic operators are often left implicit to the performers already familiar with Western languages.</w:t>
        </w:r>
      </w:ins>
    </w:p>
    <w:p w:rsidR="00237DE8" w:rsidRPr="007C437A" w:rsidRDefault="00A5016A" w:rsidP="00237DE8">
      <w:pPr>
        <w:rPr>
          <w:ins w:id="4975" w:author="Arthur Parmentier" w:date="2020-06-06T17:14:00Z"/>
          <w:rPrChange w:id="4976" w:author="Arthur Parmentier" w:date="2020-06-07T15:27:00Z">
            <w:rPr>
              <w:ins w:id="4977" w:author="Arthur Parmentier" w:date="2020-06-06T17:14:00Z"/>
            </w:rPr>
          </w:rPrChange>
        </w:rPr>
      </w:pPr>
      <w:ins w:id="4978" w:author="Arthur Parmentier" w:date="2020-06-06T20:34:00Z">
        <w:r w:rsidRPr="007C437A">
          <w:rPr>
            <w:rPrChange w:id="4979" w:author="Arthur Parmentier" w:date="2020-06-07T15:27:00Z">
              <w:rPr/>
            </w:rPrChange>
          </w:rPr>
          <w:t>In linguistic literature, we have observed several languages that do not possess these concepts.</w:t>
        </w:r>
        <w:r w:rsidRPr="007C437A">
          <w:rPr>
            <w:rStyle w:val="Appelnotedebasdep"/>
            <w:rPrChange w:id="4980" w:author="Arthur Parmentier" w:date="2020-06-07T15:27:00Z">
              <w:rPr>
                <w:rStyle w:val="Appelnotedebasdep"/>
              </w:rPr>
            </w:rPrChange>
          </w:rPr>
          <w:footnoteReference w:id="27"/>
        </w:r>
        <w:r w:rsidRPr="007C437A">
          <w:rPr>
            <w:rPrChange w:id="4983" w:author="Arthur Parmentier" w:date="2020-06-07T15:27:00Z">
              <w:rPr/>
            </w:rPrChange>
          </w:rPr>
          <w:t xml:space="preserve"> One could wonder how much presenting the syntax of the default SP mode to communities that are not familiar to Western languages would challenge the usual conceptions of the SP syntax. </w:t>
        </w:r>
      </w:ins>
      <w:ins w:id="4984" w:author="Arthur Parmentier" w:date="2020-06-06T17:52:00Z">
        <w:r w:rsidR="00A531CB" w:rsidRPr="007C437A">
          <w:rPr>
            <w:rPrChange w:id="4985" w:author="Arthur Parmentier" w:date="2020-06-07T15:27:00Z">
              <w:rPr/>
            </w:rPrChange>
          </w:rPr>
          <w:t>The story of the e</w:t>
        </w:r>
      </w:ins>
      <w:ins w:id="4986" w:author="Arthur Parmentier" w:date="2020-06-06T18:06:00Z">
        <w:r w:rsidR="006A1B0D" w:rsidRPr="007C437A">
          <w:rPr>
            <w:rPrChange w:id="4987" w:author="Arthur Parmentier" w:date="2020-06-07T15:27:00Z">
              <w:rPr/>
            </w:rPrChange>
          </w:rPr>
          <w:t>me</w:t>
        </w:r>
      </w:ins>
      <w:ins w:id="4988" w:author="Arthur Parmentier" w:date="2020-06-06T17:52:00Z">
        <w:r w:rsidR="00A531CB" w:rsidRPr="007C437A">
          <w:rPr>
            <w:rPrChange w:id="4989" w:author="Arthur Parmentier" w:date="2020-06-07T15:27:00Z">
              <w:rPr/>
            </w:rPrChange>
          </w:rPr>
          <w:t xml:space="preserve">rgence of the Launch Mode is an </w:t>
        </w:r>
      </w:ins>
      <w:ins w:id="4990" w:author="Arthur Parmentier" w:date="2020-06-06T20:35:00Z">
        <w:r w:rsidRPr="007C437A">
          <w:rPr>
            <w:rPrChange w:id="4991" w:author="Arthur Parmentier" w:date="2020-06-07T15:27:00Z">
              <w:rPr/>
            </w:rPrChange>
          </w:rPr>
          <w:t>answer to that question</w:t>
        </w:r>
      </w:ins>
      <w:ins w:id="4992" w:author="Arthur Parmentier" w:date="2020-06-06T17:53:00Z">
        <w:r w:rsidR="00A531CB" w:rsidRPr="007C437A">
          <w:rPr>
            <w:rPrChange w:id="4993" w:author="Arthur Parmentier" w:date="2020-06-07T15:27:00Z">
              <w:rPr/>
            </w:rPrChange>
          </w:rPr>
          <w:t>:</w:t>
        </w:r>
      </w:ins>
    </w:p>
    <w:p w:rsidR="00237DE8" w:rsidRPr="007C437A" w:rsidRDefault="00237DE8">
      <w:pPr>
        <w:pStyle w:val="Citation"/>
        <w:rPr>
          <w:ins w:id="4994" w:author="Arthur Parmentier" w:date="2020-06-06T17:14:00Z"/>
          <w:rPrChange w:id="4995" w:author="Arthur Parmentier" w:date="2020-06-07T15:27:00Z">
            <w:rPr>
              <w:ins w:id="4996" w:author="Arthur Parmentier" w:date="2020-06-06T17:14:00Z"/>
            </w:rPr>
          </w:rPrChange>
        </w:rPr>
        <w:pPrChange w:id="4997" w:author="Arthur Parmentier" w:date="2020-06-06T17:53:00Z">
          <w:pPr>
            <w:pStyle w:val="NormalWeb"/>
          </w:pPr>
        </w:pPrChange>
      </w:pPr>
      <w:ins w:id="4998" w:author="Arthur Parmentier" w:date="2020-06-06T17:14:00Z">
        <w:r w:rsidRPr="007C437A">
          <w:rPr>
            <w:rPrChange w:id="4999" w:author="Arthur Parmentier" w:date="2020-06-07T15:27:00Z">
              <w:rPr/>
            </w:rPrChange>
          </w:rPr>
          <w:t>“Launch Mode means to respond to the What gesture immediately – a Go gesture is not needed. In other words, when the Soundpainter signs a Long Tone, at the moment of signing the gesture, the group responds and performs a Long Tone.</w:t>
        </w:r>
      </w:ins>
    </w:p>
    <w:p w:rsidR="00237DE8" w:rsidRPr="007C437A" w:rsidRDefault="00237DE8">
      <w:pPr>
        <w:pStyle w:val="Citation"/>
        <w:rPr>
          <w:ins w:id="5000" w:author="Arthur Parmentier" w:date="2020-06-06T17:14:00Z"/>
          <w:rPrChange w:id="5001" w:author="Arthur Parmentier" w:date="2020-06-07T15:27:00Z">
            <w:rPr>
              <w:ins w:id="5002" w:author="Arthur Parmentier" w:date="2020-06-06T17:14:00Z"/>
            </w:rPr>
          </w:rPrChange>
        </w:rPr>
        <w:pPrChange w:id="5003" w:author="Arthur Parmentier" w:date="2020-06-06T17:53:00Z">
          <w:pPr>
            <w:pStyle w:val="NormalWeb"/>
          </w:pPr>
        </w:pPrChange>
      </w:pPr>
      <w:ins w:id="5004" w:author="Arthur Parmentier" w:date="2020-06-06T17:14:00Z">
        <w:r w:rsidRPr="007C437A">
          <w:rPr>
            <w:rPrChange w:id="5005" w:author="Arthur Parmentier" w:date="2020-06-07T15:27:00Z">
              <w:rPr/>
            </w:rPrChange>
          </w:rPr>
          <w:t xml:space="preserve">The idea for this gesture came from my work with the learning impaired. It isn’t always possible for people with learning disabilities to comprehend a Soundpainting </w:t>
        </w:r>
        <w:r w:rsidRPr="007C437A">
          <w:rPr>
            <w:rPrChange w:id="5006" w:author="Arthur Parmentier" w:date="2020-06-07T15:27:00Z">
              <w:rPr/>
            </w:rPrChange>
          </w:rPr>
          <w:lastRenderedPageBreak/>
          <w:t>phrase incorporating the syntax in its entirety – Whole Group, Long Tone, Volume Fader (ppp), Play. This type of phrase wasn’t possible to follow the first time I Soundpainted with a group of learning impaired people. So I ask the group to respond to the Long Tone gesture at the moment I signed them. I gave an oral example of what was expected and the group found it very easy to comprehend. I took the same approach with all the other gestures I taught the group.</w:t>
        </w:r>
      </w:ins>
    </w:p>
    <w:p w:rsidR="00237DE8" w:rsidRPr="007C437A" w:rsidRDefault="00237DE8" w:rsidP="00A531CB">
      <w:pPr>
        <w:pStyle w:val="Citation"/>
        <w:rPr>
          <w:ins w:id="5007" w:author="Arthur Parmentier" w:date="2020-06-06T17:53:00Z"/>
          <w:rPrChange w:id="5008" w:author="Arthur Parmentier" w:date="2020-06-07T15:27:00Z">
            <w:rPr>
              <w:ins w:id="5009" w:author="Arthur Parmentier" w:date="2020-06-06T17:53:00Z"/>
            </w:rPr>
          </w:rPrChange>
        </w:rPr>
      </w:pPr>
      <w:ins w:id="5010" w:author="Arthur Parmentier" w:date="2020-06-06T17:14:00Z">
        <w:r w:rsidRPr="007C437A">
          <w:rPr>
            <w:rPrChange w:id="5011" w:author="Arthur Parmentier" w:date="2020-06-07T15:27:00Z">
              <w:rPr/>
            </w:rPrChange>
          </w:rPr>
          <w:t xml:space="preserve">Afterwards, I decided to use the immediate response to a What gesture and created Launch Mode. Nowadays, Launch Mode is a widely used gesture amongst many Soundpainters and its origin came from </w:t>
        </w:r>
      </w:ins>
      <w:ins w:id="5012" w:author="Arthur Parmentier" w:date="2020-06-06T17:53:00Z">
        <w:r w:rsidR="00D83AC5" w:rsidRPr="007C437A">
          <w:rPr>
            <w:rPrChange w:id="5013" w:author="Arthur Parmentier" w:date="2020-06-07T15:27:00Z">
              <w:rPr/>
            </w:rPrChange>
          </w:rPr>
          <w:t>necessity. “</w:t>
        </w:r>
        <w:r w:rsidR="00A531CB" w:rsidRPr="007C437A">
          <w:rPr>
            <w:rStyle w:val="Appelnotedebasdep"/>
            <w:rPrChange w:id="5014" w:author="Arthur Parmentier" w:date="2020-06-07T15:27:00Z">
              <w:rPr>
                <w:rStyle w:val="Appelnotedebasdep"/>
              </w:rPr>
            </w:rPrChange>
          </w:rPr>
          <w:footnoteReference w:id="28"/>
        </w:r>
      </w:ins>
    </w:p>
    <w:p w:rsidR="005B7F91" w:rsidRPr="007C437A" w:rsidRDefault="00D83AC5" w:rsidP="00D83AC5">
      <w:pPr>
        <w:rPr>
          <w:ins w:id="5017" w:author="Arthur Parmentier" w:date="2020-06-06T21:59:00Z"/>
          <w:rPrChange w:id="5018" w:author="Arthur Parmentier" w:date="2020-06-07T15:27:00Z">
            <w:rPr>
              <w:ins w:id="5019" w:author="Arthur Parmentier" w:date="2020-06-06T21:59:00Z"/>
            </w:rPr>
          </w:rPrChange>
        </w:rPr>
      </w:pPr>
      <w:ins w:id="5020" w:author="Arthur Parmentier" w:date="2020-06-06T17:53:00Z">
        <w:r w:rsidRPr="007C437A">
          <w:rPr>
            <w:rPrChange w:id="5021" w:author="Arthur Parmentier" w:date="2020-06-07T15:27:00Z">
              <w:rPr/>
            </w:rPrChange>
          </w:rPr>
          <w:t>In this example, we can see that t</w:t>
        </w:r>
      </w:ins>
      <w:ins w:id="5022" w:author="Arthur Parmentier" w:date="2020-06-06T17:54:00Z">
        <w:r w:rsidRPr="007C437A">
          <w:rPr>
            <w:rPrChange w:id="5023" w:author="Arthur Parmentier" w:date="2020-06-07T15:27:00Z">
              <w:rPr/>
            </w:rPrChange>
          </w:rPr>
          <w:t xml:space="preserve">he default mode does have a degree of complexity that involve </w:t>
        </w:r>
      </w:ins>
      <w:ins w:id="5024" w:author="Arthur Parmentier" w:date="2020-06-06T20:35:00Z">
        <w:r w:rsidR="00421D32" w:rsidRPr="007C437A">
          <w:rPr>
            <w:rPrChange w:id="5025" w:author="Arthur Parmentier" w:date="2020-06-07T15:27:00Z">
              <w:rPr/>
            </w:rPrChange>
          </w:rPr>
          <w:t>prior</w:t>
        </w:r>
      </w:ins>
      <w:ins w:id="5026" w:author="Arthur Parmentier" w:date="2020-06-06T20:36:00Z">
        <w:r w:rsidR="00421D32" w:rsidRPr="007C437A">
          <w:rPr>
            <w:rPrChange w:id="5027" w:author="Arthur Parmentier" w:date="2020-06-07T15:27:00Z">
              <w:rPr/>
            </w:rPrChange>
          </w:rPr>
          <w:t xml:space="preserve"> </w:t>
        </w:r>
      </w:ins>
      <w:ins w:id="5028" w:author="Arthur Parmentier" w:date="2020-06-06T17:54:00Z">
        <w:r w:rsidRPr="007C437A">
          <w:rPr>
            <w:rPrChange w:id="5029" w:author="Arthur Parmentier" w:date="2020-06-07T15:27:00Z">
              <w:rPr/>
            </w:rPrChange>
          </w:rPr>
          <w:t xml:space="preserve">knowledge in </w:t>
        </w:r>
      </w:ins>
      <w:ins w:id="5030" w:author="Arthur Parmentier" w:date="2020-06-06T20:36:00Z">
        <w:r w:rsidR="00421D32" w:rsidRPr="007C437A">
          <w:rPr>
            <w:rPrChange w:id="5031" w:author="Arthur Parmentier" w:date="2020-06-07T15:27:00Z">
              <w:rPr/>
            </w:rPrChange>
          </w:rPr>
          <w:t>grammatical rules</w:t>
        </w:r>
      </w:ins>
      <w:ins w:id="5032" w:author="Arthur Parmentier" w:date="2020-06-06T17:55:00Z">
        <w:r w:rsidRPr="007C437A">
          <w:rPr>
            <w:rPrChange w:id="5033" w:author="Arthur Parmentier" w:date="2020-06-07T15:27:00Z">
              <w:rPr/>
            </w:rPrChange>
          </w:rPr>
          <w:t xml:space="preserve"> </w:t>
        </w:r>
      </w:ins>
      <w:ins w:id="5034" w:author="Arthur Parmentier" w:date="2020-06-06T20:36:00Z">
        <w:r w:rsidR="00421D32" w:rsidRPr="007C437A">
          <w:rPr>
            <w:rPrChange w:id="5035" w:author="Arthur Parmentier" w:date="2020-06-07T15:27:00Z">
              <w:rPr/>
            </w:rPrChange>
          </w:rPr>
          <w:t>and</w:t>
        </w:r>
      </w:ins>
      <w:ins w:id="5036" w:author="Arthur Parmentier" w:date="2020-06-06T17:55:00Z">
        <w:r w:rsidRPr="007C437A">
          <w:rPr>
            <w:rPrChange w:id="5037" w:author="Arthur Parmentier" w:date="2020-06-07T15:27:00Z">
              <w:rPr/>
            </w:rPrChange>
          </w:rPr>
          <w:t xml:space="preserve"> logic. </w:t>
        </w:r>
      </w:ins>
      <w:ins w:id="5038" w:author="Arthur Parmentier" w:date="2020-06-06T21:59:00Z">
        <w:r w:rsidR="007D30A4" w:rsidRPr="007C437A">
          <w:rPr>
            <w:rPrChange w:id="5039" w:author="Arthur Parmentier" w:date="2020-06-07T15:27:00Z">
              <w:rPr/>
            </w:rPrChange>
          </w:rPr>
          <w:t>Of course, all mechanisms of language are not cultural and learned, but t</w:t>
        </w:r>
      </w:ins>
      <w:ins w:id="5040" w:author="Arthur Parmentier" w:date="2020-06-06T17:57:00Z">
        <w:r w:rsidRPr="007C437A">
          <w:rPr>
            <w:rPrChange w:id="5041" w:author="Arthur Parmentier" w:date="2020-06-07T15:27:00Z">
              <w:rPr/>
            </w:rPrChange>
          </w:rPr>
          <w:t>h</w:t>
        </w:r>
      </w:ins>
      <w:ins w:id="5042" w:author="Arthur Parmentier" w:date="2020-06-06T20:36:00Z">
        <w:r w:rsidR="009D182D" w:rsidRPr="007C437A">
          <w:rPr>
            <w:rPrChange w:id="5043" w:author="Arthur Parmentier" w:date="2020-06-07T15:27:00Z">
              <w:rPr/>
            </w:rPrChange>
          </w:rPr>
          <w:t>ese rules</w:t>
        </w:r>
      </w:ins>
      <w:ins w:id="5044" w:author="Arthur Parmentier" w:date="2020-06-06T17:55:00Z">
        <w:r w:rsidRPr="007C437A">
          <w:rPr>
            <w:rPrChange w:id="5045" w:author="Arthur Parmentier" w:date="2020-06-07T15:27:00Z">
              <w:rPr/>
            </w:rPrChange>
          </w:rPr>
          <w:t xml:space="preserve"> were not </w:t>
        </w:r>
      </w:ins>
      <w:ins w:id="5046" w:author="Arthur Parmentier" w:date="2020-06-06T17:56:00Z">
        <w:r w:rsidRPr="007C437A">
          <w:rPr>
            <w:rPrChange w:id="5047" w:author="Arthur Parmentier" w:date="2020-06-07T15:27:00Z">
              <w:rPr/>
            </w:rPrChange>
          </w:rPr>
          <w:t xml:space="preserve">internalized by the learning impaired and it might </w:t>
        </w:r>
      </w:ins>
      <w:ins w:id="5048" w:author="Arthur Parmentier" w:date="2020-06-06T20:35:00Z">
        <w:r w:rsidR="00EB6FB5" w:rsidRPr="007C437A">
          <w:rPr>
            <w:rPrChange w:id="5049" w:author="Arthur Parmentier" w:date="2020-06-07T15:27:00Z">
              <w:rPr/>
            </w:rPrChange>
          </w:rPr>
          <w:t xml:space="preserve">as </w:t>
        </w:r>
      </w:ins>
      <w:ins w:id="5050" w:author="Arthur Parmentier" w:date="2020-06-06T17:56:00Z">
        <w:r w:rsidRPr="007C437A">
          <w:rPr>
            <w:rPrChange w:id="5051" w:author="Arthur Parmentier" w:date="2020-06-07T15:27:00Z">
              <w:rPr/>
            </w:rPrChange>
          </w:rPr>
          <w:t>well be an issue for working with p</w:t>
        </w:r>
      </w:ins>
      <w:ins w:id="5052" w:author="Arthur Parmentier" w:date="2020-06-06T20:36:00Z">
        <w:r w:rsidR="009D182D" w:rsidRPr="007C437A">
          <w:rPr>
            <w:rPrChange w:id="5053" w:author="Arthur Parmentier" w:date="2020-06-07T15:27:00Z">
              <w:rPr/>
            </w:rPrChange>
          </w:rPr>
          <w:t>eople</w:t>
        </w:r>
      </w:ins>
      <w:ins w:id="5054" w:author="Arthur Parmentier" w:date="2020-06-06T17:56:00Z">
        <w:r w:rsidRPr="007C437A">
          <w:rPr>
            <w:rPrChange w:id="5055" w:author="Arthur Parmentier" w:date="2020-06-07T15:27:00Z">
              <w:rPr/>
            </w:rPrChange>
          </w:rPr>
          <w:t xml:space="preserve"> whose language or culture</w:t>
        </w:r>
      </w:ins>
      <w:ins w:id="5056" w:author="Arthur Parmentier" w:date="2020-06-06T17:57:00Z">
        <w:r w:rsidRPr="007C437A">
          <w:rPr>
            <w:rPrChange w:id="5057" w:author="Arthur Parmentier" w:date="2020-06-07T15:27:00Z">
              <w:rPr/>
            </w:rPrChange>
          </w:rPr>
          <w:t xml:space="preserve"> does not yield them either.</w:t>
        </w:r>
      </w:ins>
    </w:p>
    <w:p w:rsidR="005A4AA8" w:rsidRPr="007C437A" w:rsidRDefault="005A4AA8" w:rsidP="00D83AC5">
      <w:pPr>
        <w:rPr>
          <w:ins w:id="5058" w:author="Arthur Parmentier" w:date="2020-06-06T21:58:00Z"/>
          <w:rPrChange w:id="5059" w:author="Arthur Parmentier" w:date="2020-06-07T15:27:00Z">
            <w:rPr>
              <w:ins w:id="5060" w:author="Arthur Parmentier" w:date="2020-06-06T21:58:00Z"/>
            </w:rPr>
          </w:rPrChange>
        </w:rPr>
      </w:pPr>
      <w:ins w:id="5061" w:author="Arthur Parmentier" w:date="2020-06-06T21:59:00Z">
        <w:r w:rsidRPr="007C437A">
          <w:rPr>
            <w:rPrChange w:id="5062" w:author="Arthur Parmentier" w:date="2020-06-07T15:27:00Z">
              <w:rPr/>
            </w:rPrChange>
          </w:rPr>
          <w:t xml:space="preserve">I suggest </w:t>
        </w:r>
      </w:ins>
      <w:ins w:id="5063" w:author="Arthur Parmentier" w:date="2020-06-06T22:00:00Z">
        <w:r w:rsidRPr="007C437A">
          <w:rPr>
            <w:rPrChange w:id="5064" w:author="Arthur Parmentier" w:date="2020-06-07T15:27:00Z">
              <w:rPr/>
            </w:rPrChange>
          </w:rPr>
          <w:t xml:space="preserve">for future research </w:t>
        </w:r>
      </w:ins>
      <w:ins w:id="5065" w:author="Arthur Parmentier" w:date="2020-06-06T21:59:00Z">
        <w:r w:rsidRPr="007C437A">
          <w:rPr>
            <w:rPrChange w:id="5066" w:author="Arthur Parmentier" w:date="2020-06-07T15:27:00Z">
              <w:rPr/>
            </w:rPrChange>
          </w:rPr>
          <w:t xml:space="preserve">to push the analysis of the SP syntax </w:t>
        </w:r>
      </w:ins>
      <w:ins w:id="5067" w:author="Arthur Parmentier" w:date="2020-06-06T22:04:00Z">
        <w:r w:rsidRPr="007C437A">
          <w:rPr>
            <w:rPrChange w:id="5068" w:author="Arthur Parmentier" w:date="2020-06-07T15:27:00Z">
              <w:rPr/>
            </w:rPrChange>
          </w:rPr>
          <w:t xml:space="preserve">and its formalization in linguistic terms. </w:t>
        </w:r>
      </w:ins>
      <w:ins w:id="5069" w:author="Arthur Parmentier" w:date="2020-06-06T22:05:00Z">
        <w:r w:rsidRPr="007C437A">
          <w:rPr>
            <w:rPrChange w:id="5070" w:author="Arthur Parmentier" w:date="2020-06-07T15:27:00Z">
              <w:rPr/>
            </w:rPrChange>
          </w:rPr>
          <w:t>At the moment</w:t>
        </w:r>
      </w:ins>
      <w:ins w:id="5071" w:author="Arthur Parmentier" w:date="2020-06-06T22:06:00Z">
        <w:r w:rsidRPr="007C437A">
          <w:rPr>
            <w:rPrChange w:id="5072" w:author="Arthur Parmentier" w:date="2020-06-07T15:27:00Z">
              <w:rPr/>
            </w:rPrChange>
          </w:rPr>
          <w:t xml:space="preserve"> I am writing </w:t>
        </w:r>
      </w:ins>
      <w:ins w:id="5073" w:author="Arthur Parmentier" w:date="2020-06-06T22:05:00Z">
        <w:r w:rsidRPr="007C437A">
          <w:rPr>
            <w:rPrChange w:id="5074" w:author="Arthur Parmentier" w:date="2020-06-07T15:27:00Z">
              <w:rPr/>
            </w:rPrChange>
          </w:rPr>
          <w:t xml:space="preserve">this report, a dictionary is being built that </w:t>
        </w:r>
      </w:ins>
      <w:ins w:id="5075" w:author="Arthur Parmentier" w:date="2020-06-06T22:09:00Z">
        <w:r w:rsidR="003911EB" w:rsidRPr="007C437A">
          <w:rPr>
            <w:rPrChange w:id="5076" w:author="Arthur Parmentier" w:date="2020-06-07T15:27:00Z">
              <w:rPr/>
            </w:rPrChange>
          </w:rPr>
          <w:t xml:space="preserve">already </w:t>
        </w:r>
      </w:ins>
      <w:ins w:id="5077" w:author="Arthur Parmentier" w:date="2020-06-06T22:05:00Z">
        <w:r w:rsidRPr="007C437A">
          <w:rPr>
            <w:rPrChange w:id="5078" w:author="Arthur Parmentier" w:date="2020-06-07T15:27:00Z">
              <w:rPr/>
            </w:rPrChange>
          </w:rPr>
          <w:t>contain</w:t>
        </w:r>
      </w:ins>
      <w:ins w:id="5079" w:author="Arthur Parmentier" w:date="2020-06-06T22:06:00Z">
        <w:r w:rsidRPr="007C437A">
          <w:rPr>
            <w:rPrChange w:id="5080" w:author="Arthur Parmentier" w:date="2020-06-07T15:27:00Z">
              <w:rPr/>
            </w:rPrChange>
          </w:rPr>
          <w:t>s</w:t>
        </w:r>
      </w:ins>
      <w:ins w:id="5081" w:author="Arthur Parmentier" w:date="2020-06-06T22:09:00Z">
        <w:r w:rsidR="003911EB" w:rsidRPr="007C437A">
          <w:rPr>
            <w:rPrChange w:id="5082" w:author="Arthur Parmentier" w:date="2020-06-07T15:27:00Z">
              <w:rPr/>
            </w:rPrChange>
          </w:rPr>
          <w:t xml:space="preserve"> some</w:t>
        </w:r>
      </w:ins>
      <w:ins w:id="5083" w:author="Arthur Parmentier" w:date="2020-06-06T22:06:00Z">
        <w:r w:rsidRPr="007C437A">
          <w:rPr>
            <w:rPrChange w:id="5084" w:author="Arthur Parmentier" w:date="2020-06-07T15:27:00Z">
              <w:rPr/>
            </w:rPrChange>
          </w:rPr>
          <w:t xml:space="preserve"> descriptions of signs in terms of syntax</w:t>
        </w:r>
      </w:ins>
      <w:ins w:id="5085" w:author="Arthur Parmentier" w:date="2020-06-06T22:09:00Z">
        <w:r w:rsidR="003911EB" w:rsidRPr="007C437A">
          <w:rPr>
            <w:rPrChange w:id="5086" w:author="Arthur Parmentier" w:date="2020-06-07T15:27:00Z">
              <w:rPr/>
            </w:rPrChange>
          </w:rPr>
          <w:t>, such as the ones that have historically been formalized by Thompson</w:t>
        </w:r>
      </w:ins>
      <w:ins w:id="5087" w:author="Arthur Parmentier" w:date="2020-06-06T22:06:00Z">
        <w:r w:rsidRPr="007C437A">
          <w:rPr>
            <w:rPrChange w:id="5088" w:author="Arthur Parmentier" w:date="2020-06-07T15:27:00Z">
              <w:rPr/>
            </w:rPrChange>
          </w:rPr>
          <w:t>. I believe that a linguistic approach</w:t>
        </w:r>
      </w:ins>
      <w:ins w:id="5089" w:author="Arthur Parmentier" w:date="2020-06-06T22:08:00Z">
        <w:r w:rsidRPr="007C437A">
          <w:rPr>
            <w:rPrChange w:id="5090" w:author="Arthur Parmentier" w:date="2020-06-07T15:27:00Z">
              <w:rPr/>
            </w:rPrChange>
          </w:rPr>
          <w:t xml:space="preserve"> to SP</w:t>
        </w:r>
      </w:ins>
      <w:ins w:id="5091" w:author="Arthur Parmentier" w:date="2020-06-06T22:06:00Z">
        <w:r w:rsidRPr="007C437A">
          <w:rPr>
            <w:rPrChange w:id="5092" w:author="Arthur Parmentier" w:date="2020-06-07T15:27:00Z">
              <w:rPr/>
            </w:rPrChange>
          </w:rPr>
          <w:t xml:space="preserve"> would</w:t>
        </w:r>
      </w:ins>
      <w:ins w:id="5093" w:author="Arthur Parmentier" w:date="2020-06-06T22:08:00Z">
        <w:r w:rsidRPr="007C437A">
          <w:rPr>
            <w:rPrChange w:id="5094" w:author="Arthur Parmentier" w:date="2020-06-07T15:27:00Z">
              <w:rPr/>
            </w:rPrChange>
          </w:rPr>
          <w:t xml:space="preserve"> be very relevant and</w:t>
        </w:r>
      </w:ins>
      <w:ins w:id="5095" w:author="Arthur Parmentier" w:date="2020-06-06T22:06:00Z">
        <w:r w:rsidRPr="007C437A">
          <w:rPr>
            <w:rPrChange w:id="5096" w:author="Arthur Parmentier" w:date="2020-06-07T15:27:00Z">
              <w:rPr/>
            </w:rPrChange>
          </w:rPr>
          <w:t xml:space="preserve"> add </w:t>
        </w:r>
      </w:ins>
      <w:ins w:id="5097" w:author="Arthur Parmentier" w:date="2020-06-06T22:09:00Z">
        <w:r w:rsidR="00111E92" w:rsidRPr="007C437A">
          <w:rPr>
            <w:rPrChange w:id="5098" w:author="Arthur Parmentier" w:date="2020-06-07T15:27:00Z">
              <w:rPr/>
            </w:rPrChange>
          </w:rPr>
          <w:t xml:space="preserve">a lot of </w:t>
        </w:r>
      </w:ins>
      <w:ins w:id="5099" w:author="Arthur Parmentier" w:date="2020-06-06T22:06:00Z">
        <w:r w:rsidRPr="007C437A">
          <w:rPr>
            <w:rPrChange w:id="5100" w:author="Arthur Parmentier" w:date="2020-06-07T15:27:00Z">
              <w:rPr/>
            </w:rPrChange>
          </w:rPr>
          <w:t>value to this collaborative work</w:t>
        </w:r>
      </w:ins>
      <w:ins w:id="5101" w:author="Arthur Parmentier" w:date="2020-06-06T22:09:00Z">
        <w:r w:rsidRPr="007C437A">
          <w:rPr>
            <w:rPrChange w:id="5102" w:author="Arthur Parmentier" w:date="2020-06-07T15:27:00Z">
              <w:rPr/>
            </w:rPrChange>
          </w:rPr>
          <w:t>.</w:t>
        </w:r>
      </w:ins>
    </w:p>
    <w:p w:rsidR="009E3561" w:rsidRPr="007C437A" w:rsidRDefault="00EC0188">
      <w:pPr>
        <w:rPr>
          <w:ins w:id="5103" w:author="Arthur Parmentier" w:date="2020-06-05T18:18:00Z"/>
          <w:rPrChange w:id="5104" w:author="Arthur Parmentier" w:date="2020-06-07T15:27:00Z">
            <w:rPr>
              <w:ins w:id="5105" w:author="Arthur Parmentier" w:date="2020-06-05T18:18:00Z"/>
            </w:rPr>
          </w:rPrChange>
        </w:rPr>
      </w:pPr>
      <w:ins w:id="5106" w:author="Arthur Parmentier" w:date="2020-06-05T18:40:00Z">
        <w:r w:rsidRPr="007C437A">
          <w:rPr>
            <w:rPrChange w:id="5107" w:author="Arthur Parmentier" w:date="2020-06-07T15:27:00Z">
              <w:rPr/>
            </w:rPrChange>
          </w:rPr>
          <w:br w:type="page"/>
        </w:r>
        <w:r w:rsidRPr="007C437A">
          <w:rPr>
            <w:rPrChange w:id="5108" w:author="Arthur Parmentier" w:date="2020-06-07T15:27:00Z">
              <w:rPr/>
            </w:rPrChange>
          </w:rPr>
          <w:lastRenderedPageBreak/>
          <w:br/>
        </w:r>
      </w:ins>
    </w:p>
    <w:p w:rsidR="00C04C33" w:rsidRPr="007C437A" w:rsidRDefault="00C04C33" w:rsidP="00E814B3">
      <w:pPr>
        <w:rPr>
          <w:ins w:id="5109" w:author="Arthur Parmentier" w:date="2020-06-05T18:08:00Z"/>
          <w:rPrChange w:id="5110" w:author="Arthur Parmentier" w:date="2020-06-07T15:27:00Z">
            <w:rPr>
              <w:ins w:id="5111" w:author="Arthur Parmentier" w:date="2020-06-05T18:08:00Z"/>
            </w:rPr>
          </w:rPrChange>
        </w:rPr>
      </w:pPr>
    </w:p>
    <w:p w:rsidR="00CC430C" w:rsidRPr="007C437A" w:rsidDel="00CC430C" w:rsidRDefault="00CC430C">
      <w:pPr>
        <w:rPr>
          <w:del w:id="5112" w:author="Arthur Parmentier" w:date="2020-06-05T18:08:00Z"/>
          <w:rPrChange w:id="5113" w:author="Arthur Parmentier" w:date="2020-06-07T15:27:00Z">
            <w:rPr>
              <w:del w:id="5114" w:author="Arthur Parmentier" w:date="2020-06-05T18:08:00Z"/>
            </w:rPr>
          </w:rPrChange>
        </w:rPr>
        <w:pPrChange w:id="5115" w:author="Arthur Parmentier" w:date="2020-06-05T16:28:00Z">
          <w:pPr>
            <w:pStyle w:val="Titre2"/>
          </w:pPr>
        </w:pPrChange>
      </w:pPr>
    </w:p>
    <w:p w:rsidR="00B400C3" w:rsidRPr="007C437A" w:rsidDel="00CC430C" w:rsidRDefault="00B400C3" w:rsidP="00E6654A">
      <w:pPr>
        <w:rPr>
          <w:del w:id="5116" w:author="Arthur Parmentier" w:date="2020-06-05T18:08:00Z"/>
          <w:rPrChange w:id="5117" w:author="Arthur Parmentier" w:date="2020-06-07T15:27:00Z">
            <w:rPr>
              <w:del w:id="5118" w:author="Arthur Parmentier" w:date="2020-06-05T18:08:00Z"/>
            </w:rPr>
          </w:rPrChange>
        </w:rPr>
      </w:pPr>
      <w:del w:id="5119" w:author="Arthur Parmentier" w:date="2020-06-05T18:08:00Z">
        <w:r w:rsidRPr="007C437A" w:rsidDel="00CC430C">
          <w:rPr>
            <w:rPrChange w:id="5120" w:author="Arthur Parmentier" w:date="2020-06-07T15:27:00Z">
              <w:rPr/>
            </w:rPrChange>
          </w:rPr>
          <w:delText>Those concepts are used to describe the structure of the language</w:delText>
        </w:r>
        <w:r w:rsidR="00D23577" w:rsidRPr="007C437A" w:rsidDel="00CC430C">
          <w:rPr>
            <w:rPrChange w:id="5121" w:author="Arthur Parmentier" w:date="2020-06-07T15:27:00Z">
              <w:rPr/>
            </w:rPrChange>
          </w:rPr>
          <w:delText>: its grammar</w:delText>
        </w:r>
        <w:r w:rsidRPr="007C437A" w:rsidDel="00CC430C">
          <w:rPr>
            <w:rPrChange w:id="5122" w:author="Arthur Parmentier" w:date="2020-06-07T15:27:00Z">
              <w:rPr/>
            </w:rPrChange>
          </w:rPr>
          <w:delText>. They are emergent from SP, in the sense that they have been formalized dozens of years after the creation of SP and refer to its</w:delText>
        </w:r>
        <w:r w:rsidR="00B11EF1" w:rsidRPr="007C437A" w:rsidDel="00CC430C">
          <w:rPr>
            <w:rPrChange w:id="5123" w:author="Arthur Parmentier" w:date="2020-06-07T15:27:00Z">
              <w:rPr/>
            </w:rPrChange>
          </w:rPr>
          <w:delText xml:space="preserve"> particular</w:delText>
        </w:r>
        <w:r w:rsidRPr="007C437A" w:rsidDel="00CC430C">
          <w:rPr>
            <w:rPrChange w:id="5124" w:author="Arthur Parmentier" w:date="2020-06-07T15:27:00Z">
              <w:rPr/>
            </w:rPrChange>
          </w:rPr>
          <w:delText xml:space="preserve"> </w:delText>
        </w:r>
        <w:r w:rsidR="00B11EF1" w:rsidRPr="007C437A" w:rsidDel="00CC430C">
          <w:rPr>
            <w:rPrChange w:id="5125" w:author="Arthur Parmentier" w:date="2020-06-07T15:27:00Z">
              <w:rPr/>
            </w:rPrChange>
          </w:rPr>
          <w:delText>grammar</w:delText>
        </w:r>
        <w:r w:rsidRPr="007C437A" w:rsidDel="00CC430C">
          <w:rPr>
            <w:rPrChange w:id="5126" w:author="Arthur Parmentier" w:date="2020-06-07T15:27:00Z">
              <w:rPr/>
            </w:rPrChange>
          </w:rPr>
          <w:delText xml:space="preserve"> rather than objects that are also found in other contexts. I would </w:delText>
        </w:r>
        <w:r w:rsidR="00BA63E4" w:rsidRPr="007C437A" w:rsidDel="00CC430C">
          <w:rPr>
            <w:rPrChange w:id="5127" w:author="Arthur Parmentier" w:date="2020-06-07T15:27:00Z">
              <w:rPr/>
            </w:rPrChange>
          </w:rPr>
          <w:delText>call</w:delText>
        </w:r>
        <w:r w:rsidRPr="007C437A" w:rsidDel="00CC430C">
          <w:rPr>
            <w:rPrChange w:id="5128" w:author="Arthur Parmentier" w:date="2020-06-07T15:27:00Z">
              <w:rPr/>
            </w:rPrChange>
          </w:rPr>
          <w:delText xml:space="preserve"> the latter ones “borrowed” concepts.</w:delText>
        </w:r>
      </w:del>
    </w:p>
    <w:p w:rsidR="00BA63E4" w:rsidRPr="007C437A" w:rsidDel="00CC430C" w:rsidRDefault="00BA63E4" w:rsidP="00E6654A">
      <w:pPr>
        <w:rPr>
          <w:del w:id="5129" w:author="Arthur Parmentier" w:date="2020-06-05T18:08:00Z"/>
          <w:rPrChange w:id="5130" w:author="Arthur Parmentier" w:date="2020-06-07T15:27:00Z">
            <w:rPr>
              <w:del w:id="5131" w:author="Arthur Parmentier" w:date="2020-06-05T18:08:00Z"/>
            </w:rPr>
          </w:rPrChange>
        </w:rPr>
      </w:pPr>
      <w:del w:id="5132" w:author="Arthur Parmentier" w:date="2020-06-05T18:08:00Z">
        <w:r w:rsidRPr="007C437A" w:rsidDel="00CC430C">
          <w:rPr>
            <w:rPrChange w:id="5133" w:author="Arthur Parmentier" w:date="2020-06-07T15:27:00Z">
              <w:rPr/>
            </w:rPrChange>
          </w:rPr>
          <w:delText>One should really think of these concepts as an equivalent of the “noun”, “verb”, “</w:delText>
        </w:r>
        <w:r w:rsidR="00245836" w:rsidRPr="007C437A" w:rsidDel="00CC430C">
          <w:rPr>
            <w:rPrChange w:id="5134" w:author="Arthur Parmentier" w:date="2020-06-07T15:27:00Z">
              <w:rPr/>
            </w:rPrChange>
          </w:rPr>
          <w:delText>adjective” …</w:delText>
        </w:r>
        <w:r w:rsidRPr="007C437A" w:rsidDel="00CC430C">
          <w:rPr>
            <w:rPrChange w:id="5135" w:author="Arthur Parmentier" w:date="2020-06-07T15:27:00Z">
              <w:rPr/>
            </w:rPrChange>
          </w:rPr>
          <w:delText xml:space="preserve"> that are used to describe oral languages that modern societies are familiar with</w:delText>
        </w:r>
        <w:r w:rsidR="008C1CCA" w:rsidRPr="007C437A" w:rsidDel="00CC430C">
          <w:rPr>
            <w:rPrChange w:id="5136" w:author="Arthur Parmentier" w:date="2020-06-07T15:27:00Z">
              <w:rPr/>
            </w:rPrChange>
          </w:rPr>
          <w:delText xml:space="preserve"> in their oral languages.</w:delText>
        </w:r>
      </w:del>
    </w:p>
    <w:p w:rsidR="00245836" w:rsidRPr="007C437A" w:rsidDel="00CC430C" w:rsidRDefault="00245836" w:rsidP="00E6654A">
      <w:pPr>
        <w:rPr>
          <w:del w:id="5137" w:author="Arthur Parmentier" w:date="2020-06-05T18:08:00Z"/>
          <w:rPrChange w:id="5138" w:author="Arthur Parmentier" w:date="2020-06-07T15:27:00Z">
            <w:rPr>
              <w:del w:id="5139" w:author="Arthur Parmentier" w:date="2020-06-05T18:08:00Z"/>
            </w:rPr>
          </w:rPrChange>
        </w:rPr>
      </w:pPr>
      <w:del w:id="5140" w:author="Arthur Parmentier" w:date="2020-06-05T18:08:00Z">
        <w:r w:rsidRPr="007C437A" w:rsidDel="00CC430C">
          <w:rPr>
            <w:rPrChange w:id="5141" w:author="Arthur Parmentier" w:date="2020-06-07T15:27:00Z">
              <w:rPr/>
            </w:rPrChange>
          </w:rPr>
          <w:delText xml:space="preserve">It is important to note that sign languages (among which, SP) do </w:delText>
        </w:r>
        <w:r w:rsidRPr="007C437A" w:rsidDel="00CC430C">
          <w:rPr>
            <w:b/>
            <w:bCs/>
            <w:rPrChange w:id="5142" w:author="Arthur Parmentier" w:date="2020-06-07T15:27:00Z">
              <w:rPr>
                <w:b/>
                <w:bCs/>
              </w:rPr>
            </w:rPrChange>
          </w:rPr>
          <w:delText>not</w:delText>
        </w:r>
        <w:r w:rsidRPr="007C437A" w:rsidDel="00CC430C">
          <w:rPr>
            <w:rPrChange w:id="5143" w:author="Arthur Parmentier" w:date="2020-06-07T15:27:00Z">
              <w:rPr/>
            </w:rPrChange>
          </w:rPr>
          <w:delText xml:space="preserve"> use </w:delText>
        </w:r>
        <w:r w:rsidR="00B7667C" w:rsidRPr="007C437A" w:rsidDel="00CC430C">
          <w:rPr>
            <w:rPrChange w:id="5144" w:author="Arthur Parmentier" w:date="2020-06-07T15:27:00Z">
              <w:rPr/>
            </w:rPrChange>
          </w:rPr>
          <w:delText>the same concepts as modern oral languages to describe their grammar.</w:delText>
        </w:r>
      </w:del>
    </w:p>
    <w:p w:rsidR="00BE04C2" w:rsidRPr="007C437A" w:rsidDel="00486DE0" w:rsidRDefault="00BE04C2">
      <w:pPr>
        <w:pStyle w:val="Titre3"/>
        <w:rPr>
          <w:del w:id="5145" w:author="Arthur Parmentier" w:date="2020-06-06T18:07:00Z"/>
          <w:rPrChange w:id="5146" w:author="Arthur Parmentier" w:date="2020-06-07T15:27:00Z">
            <w:rPr>
              <w:del w:id="5147" w:author="Arthur Parmentier" w:date="2020-06-06T18:07:00Z"/>
            </w:rPr>
          </w:rPrChange>
        </w:rPr>
      </w:pPr>
      <w:bookmarkStart w:id="5148" w:name="_Toc40025939"/>
      <w:bookmarkStart w:id="5149" w:name="_Toc42259083"/>
      <w:del w:id="5150" w:author="Arthur Parmentier" w:date="2020-06-06T18:07:00Z">
        <w:r w:rsidRPr="007C437A" w:rsidDel="00486DE0">
          <w:rPr>
            <w:rPrChange w:id="5151" w:author="Arthur Parmentier" w:date="2020-06-07T15:27:00Z">
              <w:rPr/>
            </w:rPrChange>
          </w:rPr>
          <w:delText>Identifiers</w:delText>
        </w:r>
        <w:bookmarkEnd w:id="5148"/>
        <w:bookmarkEnd w:id="5149"/>
      </w:del>
    </w:p>
    <w:p w:rsidR="00DE3F01" w:rsidRPr="007C437A" w:rsidDel="00486DE0" w:rsidRDefault="00DE3F01">
      <w:pPr>
        <w:pStyle w:val="Titre3"/>
        <w:rPr>
          <w:del w:id="5152" w:author="Arthur Parmentier" w:date="2020-06-06T18:07:00Z"/>
          <w:rPrChange w:id="5153" w:author="Arthur Parmentier" w:date="2020-06-07T15:27:00Z">
            <w:rPr>
              <w:del w:id="5154" w:author="Arthur Parmentier" w:date="2020-06-06T18:07:00Z"/>
            </w:rPr>
          </w:rPrChange>
        </w:rPr>
      </w:pPr>
      <w:bookmarkStart w:id="5155" w:name="_Toc40025940"/>
      <w:bookmarkStart w:id="5156" w:name="_Toc42259084"/>
      <w:del w:id="5157" w:author="Arthur Parmentier" w:date="2020-06-06T18:07:00Z">
        <w:r w:rsidRPr="007C437A" w:rsidDel="00486DE0">
          <w:rPr>
            <w:rPrChange w:id="5158" w:author="Arthur Parmentier" w:date="2020-06-07T15:27:00Z">
              <w:rPr/>
            </w:rPrChange>
          </w:rPr>
          <w:delText>Content</w:delText>
        </w:r>
        <w:bookmarkEnd w:id="5155"/>
        <w:bookmarkEnd w:id="5156"/>
      </w:del>
    </w:p>
    <w:p w:rsidR="00BE04C2" w:rsidRPr="007C437A" w:rsidDel="00486DE0" w:rsidRDefault="00BE04C2">
      <w:pPr>
        <w:pStyle w:val="Titre3"/>
        <w:rPr>
          <w:del w:id="5159" w:author="Arthur Parmentier" w:date="2020-06-06T18:07:00Z"/>
          <w:rPrChange w:id="5160" w:author="Arthur Parmentier" w:date="2020-06-07T15:27:00Z">
            <w:rPr>
              <w:del w:id="5161" w:author="Arthur Parmentier" w:date="2020-06-06T18:07:00Z"/>
            </w:rPr>
          </w:rPrChange>
        </w:rPr>
      </w:pPr>
      <w:bookmarkStart w:id="5162" w:name="_Toc40025941"/>
      <w:bookmarkStart w:id="5163" w:name="_Toc42259085"/>
      <w:del w:id="5164" w:author="Arthur Parmentier" w:date="2020-06-06T18:07:00Z">
        <w:r w:rsidRPr="007C437A" w:rsidDel="00486DE0">
          <w:rPr>
            <w:rPrChange w:id="5165" w:author="Arthur Parmentier" w:date="2020-06-07T15:27:00Z">
              <w:rPr/>
            </w:rPrChange>
          </w:rPr>
          <w:delText>Modifiers (content parameters)</w:delText>
        </w:r>
        <w:bookmarkEnd w:id="5162"/>
        <w:bookmarkEnd w:id="5163"/>
      </w:del>
    </w:p>
    <w:p w:rsidR="00C16C06" w:rsidRPr="007C437A" w:rsidDel="00486DE0" w:rsidRDefault="00C16C06">
      <w:pPr>
        <w:pStyle w:val="Titre3"/>
        <w:rPr>
          <w:del w:id="5166" w:author="Arthur Parmentier" w:date="2020-06-06T18:07:00Z"/>
          <w:rPrChange w:id="5167" w:author="Arthur Parmentier" w:date="2020-06-07T15:27:00Z">
            <w:rPr>
              <w:del w:id="5168" w:author="Arthur Parmentier" w:date="2020-06-06T18:07:00Z"/>
            </w:rPr>
          </w:rPrChange>
        </w:rPr>
      </w:pPr>
      <w:bookmarkStart w:id="5169" w:name="_Toc40025942"/>
      <w:bookmarkStart w:id="5170" w:name="_Toc42259086"/>
      <w:del w:id="5171" w:author="Arthur Parmentier" w:date="2020-06-06T18:07:00Z">
        <w:r w:rsidRPr="007C437A" w:rsidDel="00486DE0">
          <w:rPr>
            <w:rPrChange w:id="5172" w:author="Arthur Parmentier" w:date="2020-06-07T15:27:00Z">
              <w:rPr/>
            </w:rPrChange>
          </w:rPr>
          <w:delText>Mode</w:delText>
        </w:r>
        <w:bookmarkEnd w:id="5169"/>
        <w:bookmarkEnd w:id="5170"/>
      </w:del>
    </w:p>
    <w:p w:rsidR="00BE04C2" w:rsidRPr="007C437A" w:rsidDel="006E2B59" w:rsidRDefault="00400535" w:rsidP="00E6654A">
      <w:pPr>
        <w:rPr>
          <w:del w:id="5173" w:author="Arthur Parmentier" w:date="2020-06-06T22:10:00Z"/>
          <w:rPrChange w:id="5174" w:author="Arthur Parmentier" w:date="2020-06-07T15:27:00Z">
            <w:rPr>
              <w:del w:id="5175" w:author="Arthur Parmentier" w:date="2020-06-06T22:10:00Z"/>
            </w:rPr>
          </w:rPrChange>
        </w:rPr>
      </w:pPr>
      <w:del w:id="5176" w:author="Arthur Parmentier" w:date="2020-06-06T22:10:00Z">
        <w:r w:rsidRPr="007C437A" w:rsidDel="006E2B59">
          <w:rPr>
            <w:rPrChange w:id="5177" w:author="Arthur Parmentier" w:date="2020-06-07T15:27:00Z">
              <w:rPr/>
            </w:rPrChange>
          </w:rPr>
          <w:delText>All these structural concepts (grammar) are not culturally dependent.</w:delText>
        </w:r>
      </w:del>
    </w:p>
    <w:p w:rsidR="00E7027A" w:rsidRPr="007C437A" w:rsidRDefault="00E7027A" w:rsidP="00E6654A">
      <w:pPr>
        <w:rPr>
          <w:rPrChange w:id="5178" w:author="Arthur Parmentier" w:date="2020-06-07T15:27:00Z">
            <w:rPr/>
          </w:rPrChange>
        </w:rPr>
      </w:pPr>
    </w:p>
    <w:p w:rsidR="00086E5D" w:rsidRPr="007C437A" w:rsidRDefault="00086E5D" w:rsidP="00E6654A">
      <w:pPr>
        <w:rPr>
          <w:rPrChange w:id="5179" w:author="Arthur Parmentier" w:date="2020-06-07T15:27:00Z">
            <w:rPr/>
          </w:rPrChange>
        </w:rPr>
      </w:pPr>
    </w:p>
    <w:p w:rsidR="00086E5D" w:rsidRPr="007C437A" w:rsidRDefault="00086E5D" w:rsidP="00E6654A">
      <w:pPr>
        <w:rPr>
          <w:rPrChange w:id="5180" w:author="Arthur Parmentier" w:date="2020-06-07T15:27:00Z">
            <w:rPr/>
          </w:rPrChange>
        </w:rPr>
      </w:pPr>
    </w:p>
    <w:p w:rsidR="00086E5D" w:rsidRPr="007C437A" w:rsidDel="006E2B59" w:rsidRDefault="00587BD5" w:rsidP="00E6654A">
      <w:pPr>
        <w:rPr>
          <w:moveFrom w:id="5181" w:author="Arthur Parmentier" w:date="2020-06-06T22:11:00Z"/>
          <w:rPrChange w:id="5182" w:author="Arthur Parmentier" w:date="2020-06-07T15:27:00Z">
            <w:rPr>
              <w:moveFrom w:id="5183" w:author="Arthur Parmentier" w:date="2020-06-06T22:11:00Z"/>
            </w:rPr>
          </w:rPrChange>
        </w:rPr>
      </w:pPr>
      <w:moveFromRangeStart w:id="5184" w:author="Arthur Parmentier" w:date="2020-06-06T22:11:00Z" w:name="move42373884"/>
      <w:moveFrom w:id="5185" w:author="Arthur Parmentier" w:date="2020-06-06T22:11:00Z">
        <w:r w:rsidRPr="007C437A" w:rsidDel="006E2B59">
          <w:rPr>
            <w:rPrChange w:id="5186" w:author="Arthur Parmentier" w:date="2020-06-07T15:27:00Z">
              <w:rPr/>
            </w:rPrChange>
          </w:rPr>
          <w:t>DRAFT</w:t>
        </w:r>
        <w:r w:rsidR="00D72AC0" w:rsidRPr="007C437A" w:rsidDel="006E2B59">
          <w:rPr>
            <w:rPrChange w:id="5187" w:author="Arthur Parmentier" w:date="2020-06-07T15:27:00Z">
              <w:rPr/>
            </w:rPrChange>
          </w:rPr>
          <w:t xml:space="preserve"> of ideas</w:t>
        </w:r>
      </w:moveFrom>
    </w:p>
    <w:p w:rsidR="00103759" w:rsidRPr="007C437A" w:rsidDel="006E2B59" w:rsidRDefault="0031070A" w:rsidP="00E6654A">
      <w:pPr>
        <w:pStyle w:val="Paragraphedeliste"/>
        <w:numPr>
          <w:ilvl w:val="0"/>
          <w:numId w:val="8"/>
        </w:numPr>
        <w:rPr>
          <w:moveFrom w:id="5188" w:author="Arthur Parmentier" w:date="2020-06-06T22:11:00Z"/>
          <w:rPrChange w:id="5189" w:author="Arthur Parmentier" w:date="2020-06-07T15:27:00Z">
            <w:rPr>
              <w:moveFrom w:id="5190" w:author="Arthur Parmentier" w:date="2020-06-06T22:11:00Z"/>
            </w:rPr>
          </w:rPrChange>
        </w:rPr>
      </w:pPr>
      <w:moveFrom w:id="5191" w:author="Arthur Parmentier" w:date="2020-06-06T22:11:00Z">
        <w:r w:rsidRPr="007C437A" w:rsidDel="006E2B59">
          <w:rPr>
            <w:rPrChange w:id="5192" w:author="Arthur Parmentier" w:date="2020-06-07T15:27:00Z">
              <w:rPr/>
            </w:rPrChange>
          </w:rPr>
          <w:t>“Traditional” Soundpainting vs “</w:t>
        </w:r>
        <w:r w:rsidR="0086556A" w:rsidRPr="007C437A" w:rsidDel="006E2B59">
          <w:rPr>
            <w:rPrChange w:id="5193" w:author="Arthur Parmentier" w:date="2020-06-07T15:27:00Z">
              <w:rPr/>
            </w:rPrChange>
          </w:rPr>
          <w:t>Alternative</w:t>
        </w:r>
        <w:r w:rsidRPr="007C437A" w:rsidDel="006E2B59">
          <w:rPr>
            <w:rPrChange w:id="5194" w:author="Arthur Parmentier" w:date="2020-06-07T15:27:00Z">
              <w:rPr/>
            </w:rPrChange>
          </w:rPr>
          <w:t xml:space="preserve">” Soundpainting: a question a configuration </w:t>
        </w:r>
        <w:r w:rsidR="00E7027A" w:rsidRPr="007C437A" w:rsidDel="006E2B59">
          <w:rPr>
            <w:rPrChange w:id="5195" w:author="Arthur Parmentier" w:date="2020-06-07T15:27:00Z">
              <w:rPr/>
            </w:rPrChange>
          </w:rPr>
          <w:t xml:space="preserve">(soundpainting as a </w:t>
        </w:r>
        <w:r w:rsidR="0086556A" w:rsidRPr="007C437A" w:rsidDel="006E2B59">
          <w:rPr>
            <w:rPrChange w:id="5196" w:author="Arthur Parmentier" w:date="2020-06-07T15:27:00Z">
              <w:rPr/>
            </w:rPrChange>
          </w:rPr>
          <w:t>language</w:t>
        </w:r>
        <w:r w:rsidR="00E7027A" w:rsidRPr="007C437A" w:rsidDel="006E2B59">
          <w:rPr>
            <w:rPrChange w:id="5197" w:author="Arthur Parmentier" w:date="2020-06-07T15:27:00Z">
              <w:rPr/>
            </w:rPrChange>
          </w:rPr>
          <w:t xml:space="preserve"> but not a configuration) means that it is not necessarily linked to the frontal relation between a composer (human) and an orchestra (of human performers).</w:t>
        </w:r>
        <w:r w:rsidR="0086556A" w:rsidRPr="007C437A" w:rsidDel="006E2B59">
          <w:rPr>
            <w:rPrChange w:id="5198" w:author="Arthur Parmentier" w:date="2020-06-07T15:27:00Z">
              <w:rPr/>
            </w:rPrChange>
          </w:rPr>
          <w:t xml:space="preserve"> </w:t>
        </w:r>
        <w:r w:rsidR="002C276B" w:rsidRPr="007C437A" w:rsidDel="006E2B59">
          <w:rPr>
            <w:rPrChange w:id="5199" w:author="Arthur Parmentier" w:date="2020-06-07T15:27:00Z">
              <w:rPr/>
            </w:rPrChange>
          </w:rPr>
          <w:t>My use of the word “t</w:t>
        </w:r>
        <w:r w:rsidR="0086556A" w:rsidRPr="007C437A" w:rsidDel="006E2B59">
          <w:rPr>
            <w:rPrChange w:id="5200" w:author="Arthur Parmentier" w:date="2020-06-07T15:27:00Z">
              <w:rPr/>
            </w:rPrChange>
          </w:rPr>
          <w:t>raditional</w:t>
        </w:r>
        <w:r w:rsidR="002C276B" w:rsidRPr="007C437A" w:rsidDel="006E2B59">
          <w:rPr>
            <w:rPrChange w:id="5201" w:author="Arthur Parmentier" w:date="2020-06-07T15:27:00Z">
              <w:rPr/>
            </w:rPrChange>
          </w:rPr>
          <w:t>”</w:t>
        </w:r>
        <w:r w:rsidR="0086556A" w:rsidRPr="007C437A" w:rsidDel="006E2B59">
          <w:rPr>
            <w:rPrChange w:id="5202" w:author="Arthur Parmentier" w:date="2020-06-07T15:27:00Z">
              <w:rPr/>
            </w:rPrChange>
          </w:rPr>
          <w:t xml:space="preserve"> refers to the transmission </w:t>
        </w:r>
        <w:r w:rsidR="001F182F" w:rsidRPr="007C437A" w:rsidDel="006E2B59">
          <w:rPr>
            <w:rPrChange w:id="5203" w:author="Arthur Parmentier" w:date="2020-06-07T15:27:00Z">
              <w:rPr/>
            </w:rPrChange>
          </w:rPr>
          <w:t xml:space="preserve">and definition of SP </w:t>
        </w:r>
        <w:r w:rsidR="0086556A" w:rsidRPr="007C437A" w:rsidDel="006E2B59">
          <w:rPr>
            <w:rPrChange w:id="5204" w:author="Arthur Parmentier" w:date="2020-06-07T15:27:00Z">
              <w:rPr/>
            </w:rPrChange>
          </w:rPr>
          <w:t xml:space="preserve">by Walter, with his own use &amp; configuration of Soundpainting performances. </w:t>
        </w:r>
        <w:r w:rsidR="001450CB" w:rsidRPr="007C437A" w:rsidDel="006E2B59">
          <w:rPr>
            <w:rPrChange w:id="5205" w:author="Arthur Parmentier" w:date="2020-06-07T15:27:00Z">
              <w:rPr/>
            </w:rPrChange>
          </w:rPr>
          <w:t>There is no “modern” Soundpainting but rather an expanding field of research and experimentations in how the language and its concepts can extend to very different contexts and configurations. Develop with Brasilian version of SP &amp; baila baila</w:t>
        </w:r>
        <w:r w:rsidR="002C276B" w:rsidRPr="007C437A" w:rsidDel="006E2B59">
          <w:rPr>
            <w:rPrChange w:id="5206" w:author="Arthur Parmentier" w:date="2020-06-07T15:27:00Z">
              <w:rPr/>
            </w:rPrChange>
          </w:rPr>
          <w:t>.</w:t>
        </w:r>
      </w:moveFrom>
    </w:p>
    <w:p w:rsidR="00B70897" w:rsidRPr="007C437A" w:rsidDel="006E2B59" w:rsidRDefault="00B70897" w:rsidP="00E6654A">
      <w:pPr>
        <w:pStyle w:val="Paragraphedeliste"/>
        <w:numPr>
          <w:ilvl w:val="1"/>
          <w:numId w:val="8"/>
        </w:numPr>
        <w:rPr>
          <w:moveFrom w:id="5207" w:author="Arthur Parmentier" w:date="2020-06-06T22:11:00Z"/>
          <w:rPrChange w:id="5208" w:author="Arthur Parmentier" w:date="2020-06-07T15:27:00Z">
            <w:rPr>
              <w:moveFrom w:id="5209" w:author="Arthur Parmentier" w:date="2020-06-06T22:11:00Z"/>
            </w:rPr>
          </w:rPrChange>
        </w:rPr>
      </w:pPr>
      <w:moveFrom w:id="5210" w:author="Arthur Parmentier" w:date="2020-06-06T22:11:00Z">
        <w:r w:rsidRPr="007C437A" w:rsidDel="006E2B59">
          <w:rPr>
            <w:rPrChange w:id="5211" w:author="Arthur Parmentier" w:date="2020-06-07T15:27:00Z">
              <w:rPr/>
            </w:rPrChange>
          </w:rPr>
          <w:t>The concepts depend on the configuration. For instance, a “note” in music is very different from the concept (or its absence!) of “note” in visual arts.</w:t>
        </w:r>
      </w:moveFrom>
    </w:p>
    <w:p w:rsidR="00B70897" w:rsidRPr="007C437A" w:rsidDel="006E2B59" w:rsidRDefault="00B70897" w:rsidP="00E6654A">
      <w:pPr>
        <w:pStyle w:val="Paragraphedeliste"/>
        <w:numPr>
          <w:ilvl w:val="1"/>
          <w:numId w:val="8"/>
        </w:numPr>
        <w:rPr>
          <w:moveFrom w:id="5212" w:author="Arthur Parmentier" w:date="2020-06-06T22:11:00Z"/>
          <w:rPrChange w:id="5213" w:author="Arthur Parmentier" w:date="2020-06-07T15:27:00Z">
            <w:rPr>
              <w:moveFrom w:id="5214" w:author="Arthur Parmentier" w:date="2020-06-06T22:11:00Z"/>
            </w:rPr>
          </w:rPrChange>
        </w:rPr>
      </w:pPr>
      <w:moveFrom w:id="5215" w:author="Arthur Parmentier" w:date="2020-06-06T22:11:00Z">
        <w:r w:rsidRPr="007C437A" w:rsidDel="006E2B59">
          <w:rPr>
            <w:rPrChange w:id="5216" w:author="Arthur Parmentier" w:date="2020-06-07T15:27:00Z">
              <w:rPr/>
            </w:rPrChange>
          </w:rPr>
          <w:t>SP early concepts were built for music performances and translated later for other disciplines.</w:t>
        </w:r>
        <w:r w:rsidR="00A76EAE" w:rsidRPr="007C437A" w:rsidDel="006E2B59">
          <w:rPr>
            <w:rPrChange w:id="5217" w:author="Arthur Parmentier" w:date="2020-06-07T15:27:00Z">
              <w:rPr/>
            </w:rPrChange>
          </w:rPr>
          <w:t xml:space="preserve"> (Q: why do we even use this word “discipline” in arts?)</w:t>
        </w:r>
        <w:r w:rsidR="002649BB" w:rsidRPr="007C437A" w:rsidDel="006E2B59">
          <w:rPr>
            <w:rPrChange w:id="5218" w:author="Arthur Parmentier" w:date="2020-06-07T15:27:00Z">
              <w:rPr/>
            </w:rPrChange>
          </w:rPr>
          <w:br/>
          <w:t xml:space="preserve">-&gt; Concepts inside SP are “stolen” from </w:t>
        </w:r>
        <w:r w:rsidR="00A40688" w:rsidRPr="007C437A" w:rsidDel="006E2B59">
          <w:rPr>
            <w:rPrChange w:id="5219" w:author="Arthur Parmentier" w:date="2020-06-07T15:27:00Z">
              <w:rPr/>
            </w:rPrChange>
          </w:rPr>
          <w:t>the configuration/context it deals with.</w:t>
        </w:r>
      </w:moveFrom>
    </w:p>
    <w:p w:rsidR="00A40688" w:rsidRPr="007C437A" w:rsidDel="006E2B59" w:rsidRDefault="00A40688" w:rsidP="00E6654A">
      <w:pPr>
        <w:pStyle w:val="Paragraphedeliste"/>
        <w:numPr>
          <w:ilvl w:val="1"/>
          <w:numId w:val="8"/>
        </w:numPr>
        <w:rPr>
          <w:moveFrom w:id="5220" w:author="Arthur Parmentier" w:date="2020-06-06T22:11:00Z"/>
          <w:rPrChange w:id="5221" w:author="Arthur Parmentier" w:date="2020-06-07T15:27:00Z">
            <w:rPr>
              <w:moveFrom w:id="5222" w:author="Arthur Parmentier" w:date="2020-06-06T22:11:00Z"/>
            </w:rPr>
          </w:rPrChange>
        </w:rPr>
      </w:pPr>
      <w:moveFrom w:id="5223" w:author="Arthur Parmentier" w:date="2020-06-06T22:11:00Z">
        <w:r w:rsidRPr="007C437A" w:rsidDel="006E2B59">
          <w:rPr>
            <w:rPrChange w:id="5224" w:author="Arthur Parmentier" w:date="2020-06-07T15:27:00Z">
              <w:rPr/>
            </w:rPrChange>
          </w:rPr>
          <w:t>SP acts as a kind of translation from the concepts of different practices to signs</w:t>
        </w:r>
      </w:moveFrom>
    </w:p>
    <w:p w:rsidR="00103759" w:rsidRPr="007C437A" w:rsidDel="006E2B59" w:rsidRDefault="002C276B" w:rsidP="00E6654A">
      <w:pPr>
        <w:pStyle w:val="Paragraphedeliste"/>
        <w:numPr>
          <w:ilvl w:val="1"/>
          <w:numId w:val="8"/>
        </w:numPr>
        <w:rPr>
          <w:moveFrom w:id="5225" w:author="Arthur Parmentier" w:date="2020-06-06T22:11:00Z"/>
          <w:rPrChange w:id="5226" w:author="Arthur Parmentier" w:date="2020-06-07T15:27:00Z">
            <w:rPr>
              <w:moveFrom w:id="5227" w:author="Arthur Parmentier" w:date="2020-06-06T22:11:00Z"/>
            </w:rPr>
          </w:rPrChange>
        </w:rPr>
      </w:pPr>
      <w:moveFrom w:id="5228" w:author="Arthur Parmentier" w:date="2020-06-06T22:11:00Z">
        <w:r w:rsidRPr="007C437A" w:rsidDel="006E2B59">
          <w:rPr>
            <w:rPrChange w:id="5229" w:author="Arthur Parmentier" w:date="2020-06-07T15:27:00Z">
              <w:rPr/>
            </w:rPrChange>
          </w:rPr>
          <w:t xml:space="preserve">It is therefore important to understand that </w:t>
        </w:r>
        <w:r w:rsidR="00103759" w:rsidRPr="007C437A" w:rsidDel="006E2B59">
          <w:rPr>
            <w:rPrChange w:id="5230" w:author="Arthur Parmentier" w:date="2020-06-07T15:27:00Z">
              <w:rPr/>
            </w:rPrChange>
          </w:rPr>
          <w:t>to my point of view, there is not a fixed set of concepts that would be incorporated by the SP language</w:t>
        </w:r>
      </w:moveFrom>
    </w:p>
    <w:p w:rsidR="0031070A" w:rsidRPr="007C437A" w:rsidDel="006E2B59" w:rsidRDefault="00103759" w:rsidP="00E6654A">
      <w:pPr>
        <w:pStyle w:val="Paragraphedeliste"/>
        <w:numPr>
          <w:ilvl w:val="1"/>
          <w:numId w:val="8"/>
        </w:numPr>
        <w:rPr>
          <w:moveFrom w:id="5231" w:author="Arthur Parmentier" w:date="2020-06-06T22:11:00Z"/>
          <w:rPrChange w:id="5232" w:author="Arthur Parmentier" w:date="2020-06-07T15:27:00Z">
            <w:rPr>
              <w:moveFrom w:id="5233" w:author="Arthur Parmentier" w:date="2020-06-06T22:11:00Z"/>
            </w:rPr>
          </w:rPrChange>
        </w:rPr>
      </w:pPr>
      <w:moveFrom w:id="5234" w:author="Arthur Parmentier" w:date="2020-06-06T22:11:00Z">
        <w:r w:rsidRPr="007C437A" w:rsidDel="006E2B59">
          <w:rPr>
            <w:rPrChange w:id="5235" w:author="Arthur Parmentier" w:date="2020-06-07T15:27:00Z">
              <w:rPr/>
            </w:rPrChange>
          </w:rPr>
          <w:t>but rather a fluid, dynamic and varying grammar</w:t>
        </w:r>
      </w:moveFrom>
    </w:p>
    <w:moveFromRangeEnd w:id="5184"/>
    <w:p w:rsidR="00400535" w:rsidRPr="007C437A" w:rsidRDefault="00400535" w:rsidP="00E6654A">
      <w:pPr>
        <w:rPr>
          <w:rPrChange w:id="5236" w:author="Arthur Parmentier" w:date="2020-06-07T15:27:00Z">
            <w:rPr/>
          </w:rPrChange>
        </w:rPr>
      </w:pPr>
    </w:p>
    <w:p w:rsidR="0008325B" w:rsidRPr="007C437A" w:rsidDel="00687356" w:rsidRDefault="00400535">
      <w:pPr>
        <w:pStyle w:val="Titre1"/>
        <w:rPr>
          <w:del w:id="5237" w:author="Arthur Parmentier" w:date="2020-05-14T13:28:00Z"/>
          <w:rPrChange w:id="5238" w:author="Arthur Parmentier" w:date="2020-06-07T15:27:00Z">
            <w:rPr>
              <w:del w:id="5239" w:author="Arthur Parmentier" w:date="2020-05-14T13:28:00Z"/>
            </w:rPr>
          </w:rPrChange>
        </w:rPr>
      </w:pPr>
      <w:del w:id="5240" w:author="Arthur Parmentier" w:date="2020-05-14T13:28:00Z">
        <w:r w:rsidRPr="007C437A" w:rsidDel="00A84632">
          <w:rPr>
            <w:rPrChange w:id="5241" w:author="Arthur Parmentier" w:date="2020-06-07T15:27:00Z">
              <w:rPr/>
            </w:rPrChange>
          </w:rPr>
          <w:delText xml:space="preserve">Modes and </w:delText>
        </w:r>
        <w:r w:rsidR="00F25194" w:rsidRPr="007C437A" w:rsidDel="00A84632">
          <w:rPr>
            <w:rPrChange w:id="5242" w:author="Arthur Parmentier" w:date="2020-06-07T15:27:00Z">
              <w:rPr/>
            </w:rPrChange>
          </w:rPr>
          <w:delText>defaults:</w:delText>
        </w:r>
        <w:r w:rsidR="00F419AB" w:rsidRPr="007C437A" w:rsidDel="00A84632">
          <w:rPr>
            <w:rPrChange w:id="5243" w:author="Arthur Parmentier" w:date="2020-06-07T15:27:00Z">
              <w:rPr/>
            </w:rPrChange>
          </w:rPr>
          <w:delText xml:space="preserve"> </w:delText>
        </w:r>
        <w:r w:rsidRPr="007C437A" w:rsidDel="00A84632">
          <w:rPr>
            <w:rPrChange w:id="5244" w:author="Arthur Parmentier" w:date="2020-06-07T15:27:00Z">
              <w:rPr/>
            </w:rPrChange>
          </w:rPr>
          <w:delText>attempt to define particular grammars inside a “universal” one</w:delText>
        </w:r>
        <w:r w:rsidR="00F419AB" w:rsidRPr="007C437A" w:rsidDel="00A84632">
          <w:rPr>
            <w:rPrChange w:id="5245" w:author="Arthur Parmentier" w:date="2020-06-07T15:27:00Z">
              <w:rPr/>
            </w:rPrChange>
          </w:rPr>
          <w:delText>?</w:delText>
        </w:r>
        <w:bookmarkStart w:id="5246" w:name="_Toc40355387"/>
        <w:bookmarkStart w:id="5247" w:name="_Toc40355924"/>
        <w:bookmarkStart w:id="5248" w:name="_Toc40356088"/>
        <w:bookmarkEnd w:id="5246"/>
        <w:bookmarkEnd w:id="5247"/>
        <w:bookmarkEnd w:id="5248"/>
      </w:del>
    </w:p>
    <w:p w:rsidR="00687356" w:rsidRPr="007C437A" w:rsidRDefault="00687356">
      <w:pPr>
        <w:rPr>
          <w:ins w:id="5249" w:author="Arthur Parmentier" w:date="2020-06-06T17:23:00Z"/>
          <w:rPrChange w:id="5250" w:author="Arthur Parmentier" w:date="2020-06-07T15:27:00Z">
            <w:rPr>
              <w:ins w:id="5251" w:author="Arthur Parmentier" w:date="2020-06-06T17:23:00Z"/>
            </w:rPr>
          </w:rPrChange>
        </w:rPr>
        <w:pPrChange w:id="5252" w:author="Arthur Parmentier" w:date="2020-06-06T17:23:00Z">
          <w:pPr>
            <w:pStyle w:val="Titre1"/>
          </w:pPr>
        </w:pPrChange>
      </w:pPr>
    </w:p>
    <w:p w:rsidR="003F27F2" w:rsidRPr="007C437A" w:rsidRDefault="00AC7276">
      <w:pPr>
        <w:pStyle w:val="Titre1"/>
        <w:rPr>
          <w:ins w:id="5253" w:author="Arthur Parmentier" w:date="2020-06-06T23:44:00Z"/>
          <w:rPrChange w:id="5254" w:author="Arthur Parmentier" w:date="2020-06-07T15:27:00Z">
            <w:rPr>
              <w:ins w:id="5255" w:author="Arthur Parmentier" w:date="2020-06-06T23:44:00Z"/>
            </w:rPr>
          </w:rPrChange>
        </w:rPr>
      </w:pPr>
      <w:bookmarkStart w:id="5256" w:name="_Toc42259088"/>
      <w:bookmarkEnd w:id="5256"/>
      <w:ins w:id="5257" w:author="Arthur Parmentier" w:date="2020-06-06T20:41:00Z">
        <w:r w:rsidRPr="007C437A">
          <w:rPr>
            <w:rPrChange w:id="5258" w:author="Arthur Parmentier" w:date="2020-06-07T15:27:00Z">
              <w:rPr/>
            </w:rPrChange>
          </w:rPr>
          <w:t xml:space="preserve">Meta-structures of SP: </w:t>
        </w:r>
      </w:ins>
      <w:ins w:id="5259" w:author="Arthur Parmentier" w:date="2020-06-06T20:55:00Z">
        <w:r w:rsidR="00804910" w:rsidRPr="007C437A">
          <w:rPr>
            <w:rPrChange w:id="5260" w:author="Arthur Parmentier" w:date="2020-06-07T15:27:00Z">
              <w:rPr/>
            </w:rPrChange>
          </w:rPr>
          <w:t xml:space="preserve">configurations, cultural </w:t>
        </w:r>
      </w:ins>
      <w:ins w:id="5261" w:author="Arthur Parmentier" w:date="2020-06-06T20:41:00Z">
        <w:r w:rsidRPr="007C437A">
          <w:rPr>
            <w:rPrChange w:id="5262" w:author="Arthur Parmentier" w:date="2020-06-07T15:27:00Z">
              <w:rPr/>
            </w:rPrChange>
          </w:rPr>
          <w:t xml:space="preserve">context and </w:t>
        </w:r>
      </w:ins>
      <w:ins w:id="5263" w:author="Arthur Parmentier" w:date="2020-06-06T20:55:00Z">
        <w:r w:rsidR="00804910" w:rsidRPr="007C437A">
          <w:rPr>
            <w:rPrChange w:id="5264" w:author="Arthur Parmentier" w:date="2020-06-07T15:27:00Z">
              <w:rPr/>
            </w:rPrChange>
          </w:rPr>
          <w:t>diffusion mechani</w:t>
        </w:r>
      </w:ins>
      <w:ins w:id="5265" w:author="Arthur Parmentier" w:date="2020-06-06T20:56:00Z">
        <w:r w:rsidR="00804910" w:rsidRPr="007C437A">
          <w:rPr>
            <w:rPrChange w:id="5266" w:author="Arthur Parmentier" w:date="2020-06-07T15:27:00Z">
              <w:rPr/>
            </w:rPrChange>
          </w:rPr>
          <w:t>sms</w:t>
        </w:r>
      </w:ins>
    </w:p>
    <w:p w:rsidR="0057131A" w:rsidRPr="007C437A" w:rsidRDefault="0057131A" w:rsidP="0057131A">
      <w:pPr>
        <w:rPr>
          <w:ins w:id="5267" w:author="Arthur Parmentier" w:date="2020-06-06T23:44:00Z"/>
          <w:rPrChange w:id="5268" w:author="Arthur Parmentier" w:date="2020-06-07T15:27:00Z">
            <w:rPr>
              <w:ins w:id="5269" w:author="Arthur Parmentier" w:date="2020-06-06T23:44:00Z"/>
            </w:rPr>
          </w:rPrChange>
        </w:rPr>
      </w:pPr>
      <w:ins w:id="5270" w:author="Arthur Parmentier" w:date="2020-06-06T23:44:00Z">
        <w:r w:rsidRPr="007C437A">
          <w:rPr>
            <w:rPrChange w:id="5271" w:author="Arthur Parmentier" w:date="2020-06-07T15:27:00Z">
              <w:rPr/>
            </w:rPrChange>
          </w:rPr>
          <w:t>In the previous sections of this report, I have discussed several mechanisms of SP, its linguistic and intrinsic structural features. But at this stage, it is important to point out that it cannot only be described in those terms and limited to those mechanisms.</w:t>
        </w:r>
      </w:ins>
    </w:p>
    <w:p w:rsidR="0057131A" w:rsidRPr="007C437A" w:rsidRDefault="0057131A" w:rsidP="0057131A">
      <w:pPr>
        <w:rPr>
          <w:ins w:id="5272" w:author="Arthur Parmentier" w:date="2020-06-07T00:28:00Z"/>
          <w:rPrChange w:id="5273" w:author="Arthur Parmentier" w:date="2020-06-07T15:27:00Z">
            <w:rPr>
              <w:ins w:id="5274" w:author="Arthur Parmentier" w:date="2020-06-07T00:28:00Z"/>
            </w:rPr>
          </w:rPrChange>
        </w:rPr>
      </w:pPr>
      <w:ins w:id="5275" w:author="Arthur Parmentier" w:date="2020-06-06T23:44:00Z">
        <w:r w:rsidRPr="007C437A">
          <w:rPr>
            <w:rPrChange w:id="5276" w:author="Arthur Parmentier" w:date="2020-06-07T15:27:00Z">
              <w:rPr/>
            </w:rPrChange>
          </w:rPr>
          <w:t>In this section</w:t>
        </w:r>
      </w:ins>
      <w:ins w:id="5277" w:author="Arthur Parmentier" w:date="2020-06-06T23:45:00Z">
        <w:r w:rsidRPr="007C437A">
          <w:rPr>
            <w:rPrChange w:id="5278" w:author="Arthur Parmentier" w:date="2020-06-07T15:27:00Z">
              <w:rPr/>
            </w:rPrChange>
          </w:rPr>
          <w:t>, I would like to give an overview of some extrinsic aspect of SP that play important roles in the way that it is used and understood by tho</w:t>
        </w:r>
      </w:ins>
      <w:ins w:id="5279" w:author="Arthur Parmentier" w:date="2020-06-06T23:46:00Z">
        <w:r w:rsidRPr="007C437A">
          <w:rPr>
            <w:rPrChange w:id="5280" w:author="Arthur Parmentier" w:date="2020-06-07T15:27:00Z">
              <w:rPr/>
            </w:rPrChange>
          </w:rPr>
          <w:t>se who practice it.</w:t>
        </w:r>
      </w:ins>
    </w:p>
    <w:p w:rsidR="00E21AD2" w:rsidRPr="007C437A" w:rsidRDefault="00E21AD2">
      <w:pPr>
        <w:rPr>
          <w:ins w:id="5281" w:author="Arthur Parmentier" w:date="2020-06-06T23:41:00Z"/>
          <w:rPrChange w:id="5282" w:author="Arthur Parmentier" w:date="2020-06-07T15:27:00Z">
            <w:rPr>
              <w:ins w:id="5283" w:author="Arthur Parmentier" w:date="2020-06-06T23:41:00Z"/>
            </w:rPr>
          </w:rPrChange>
        </w:rPr>
        <w:pPrChange w:id="5284" w:author="Arthur Parmentier" w:date="2020-06-06T23:44:00Z">
          <w:pPr>
            <w:pStyle w:val="Titre1"/>
          </w:pPr>
        </w:pPrChange>
      </w:pPr>
      <w:ins w:id="5285" w:author="Arthur Parmentier" w:date="2020-06-07T00:28:00Z">
        <w:r w:rsidRPr="007C437A">
          <w:rPr>
            <w:rPrChange w:id="5286" w:author="Arthur Parmentier" w:date="2020-06-07T15:27:00Z">
              <w:rPr/>
            </w:rPrChange>
          </w:rPr>
          <w:t>I observe that what is usually called “SP” is not only the communication between the soundpainters and the performers with signs but also the whole context and performance configuration that surrounds it and establish a broader communication between the soundpainters, performers but also external agents such as the public. I think that it is important to clarify that SP is not only a sign language but is allows conventionally recognized as an artistic practice as a whole: a context, configuration, esthetic, conventions… For instance, I heard several times things such as “This sounds like SP”, revealing the possible existence of an esthetic of SP in those statements. While I won’t enter the process of re-defining as precisely as possible SP, I would like to discuss in the following parts what I call the “meta-structures” of SP, which are all the structures and mechanisms above the description of SP as mere sign language.</w:t>
        </w:r>
      </w:ins>
    </w:p>
    <w:p w:rsidR="0057131A" w:rsidRPr="007C437A" w:rsidRDefault="0057131A" w:rsidP="0057131A">
      <w:pPr>
        <w:pStyle w:val="Titre2"/>
        <w:rPr>
          <w:ins w:id="5287" w:author="Arthur Parmentier" w:date="2020-06-06T23:46:00Z"/>
          <w:rPrChange w:id="5288" w:author="Arthur Parmentier" w:date="2020-06-07T15:27:00Z">
            <w:rPr>
              <w:ins w:id="5289" w:author="Arthur Parmentier" w:date="2020-06-06T23:46:00Z"/>
            </w:rPr>
          </w:rPrChange>
        </w:rPr>
      </w:pPr>
      <w:ins w:id="5290" w:author="Arthur Parmentier" w:date="2020-06-06T23:46:00Z">
        <w:r w:rsidRPr="007C437A">
          <w:rPr>
            <w:rPrChange w:id="5291" w:author="Arthur Parmentier" w:date="2020-06-07T15:27:00Z">
              <w:rPr/>
            </w:rPrChange>
          </w:rPr>
          <w:t>The feedback from the performer</w:t>
        </w:r>
      </w:ins>
      <w:ins w:id="5292" w:author="Arthur Parmentier" w:date="2020-06-06T23:51:00Z">
        <w:r w:rsidR="00CC42BC" w:rsidRPr="007C437A">
          <w:rPr>
            <w:rPrChange w:id="5293" w:author="Arthur Parmentier" w:date="2020-06-07T15:27:00Z">
              <w:rPr/>
            </w:rPrChange>
          </w:rPr>
          <w:t>s</w:t>
        </w:r>
      </w:ins>
    </w:p>
    <w:p w:rsidR="001A4879" w:rsidRPr="007C437A" w:rsidRDefault="0057131A" w:rsidP="0057131A">
      <w:pPr>
        <w:rPr>
          <w:ins w:id="5294" w:author="Arthur Parmentier" w:date="2020-06-07T10:17:00Z"/>
          <w:rPrChange w:id="5295" w:author="Arthur Parmentier" w:date="2020-06-07T15:27:00Z">
            <w:rPr>
              <w:ins w:id="5296" w:author="Arthur Parmentier" w:date="2020-06-07T10:17:00Z"/>
            </w:rPr>
          </w:rPrChange>
        </w:rPr>
      </w:pPr>
      <w:ins w:id="5297" w:author="Arthur Parmentier" w:date="2020-06-06T23:47:00Z">
        <w:r w:rsidRPr="007C437A">
          <w:rPr>
            <w:rPrChange w:id="5298" w:author="Arthur Parmentier" w:date="2020-06-07T15:27:00Z">
              <w:rPr/>
            </w:rPrChange>
          </w:rPr>
          <w:t>We have seen that SP allow to form request</w:t>
        </w:r>
      </w:ins>
      <w:ins w:id="5299" w:author="Arthur Parmentier" w:date="2020-06-06T23:52:00Z">
        <w:r w:rsidR="00CC42BC" w:rsidRPr="007C437A">
          <w:rPr>
            <w:rPrChange w:id="5300" w:author="Arthur Parmentier" w:date="2020-06-07T15:27:00Z">
              <w:rPr/>
            </w:rPrChange>
          </w:rPr>
          <w:t>s</w:t>
        </w:r>
      </w:ins>
      <w:ins w:id="5301" w:author="Arthur Parmentier" w:date="2020-06-06T23:47:00Z">
        <w:r w:rsidRPr="007C437A">
          <w:rPr>
            <w:rPrChange w:id="5302" w:author="Arthur Parmentier" w:date="2020-06-07T15:27:00Z">
              <w:rPr/>
            </w:rPrChange>
          </w:rPr>
          <w:t xml:space="preserve"> </w:t>
        </w:r>
      </w:ins>
      <w:ins w:id="5303" w:author="Arthur Parmentier" w:date="2020-06-06T23:52:00Z">
        <w:r w:rsidR="00CC42BC" w:rsidRPr="007C437A">
          <w:rPr>
            <w:rPrChange w:id="5304" w:author="Arthur Parmentier" w:date="2020-06-07T15:27:00Z">
              <w:rPr/>
            </w:rPrChange>
          </w:rPr>
          <w:t>from an emitter (the soundpainters) to receivers (the performers)</w:t>
        </w:r>
      </w:ins>
      <w:ins w:id="5305" w:author="Arthur Parmentier" w:date="2020-06-06T23:47:00Z">
        <w:r w:rsidRPr="007C437A">
          <w:rPr>
            <w:rPrChange w:id="5306" w:author="Arthur Parmentier" w:date="2020-06-07T15:27:00Z">
              <w:rPr/>
            </w:rPrChange>
          </w:rPr>
          <w:t xml:space="preserve"> but did not </w:t>
        </w:r>
      </w:ins>
      <w:ins w:id="5307" w:author="Arthur Parmentier" w:date="2020-06-06T23:52:00Z">
        <w:r w:rsidR="00CC42BC" w:rsidRPr="007C437A">
          <w:rPr>
            <w:rPrChange w:id="5308" w:author="Arthur Parmentier" w:date="2020-06-07T15:27:00Z">
              <w:rPr/>
            </w:rPrChange>
          </w:rPr>
          <w:t>discuss</w:t>
        </w:r>
      </w:ins>
      <w:ins w:id="5309" w:author="Arthur Parmentier" w:date="2020-06-06T23:47:00Z">
        <w:r w:rsidRPr="007C437A">
          <w:rPr>
            <w:rPrChange w:id="5310" w:author="Arthur Parmentier" w:date="2020-06-07T15:27:00Z">
              <w:rPr/>
            </w:rPrChange>
          </w:rPr>
          <w:t xml:space="preserve"> the</w:t>
        </w:r>
      </w:ins>
      <w:ins w:id="5311" w:author="Arthur Parmentier" w:date="2020-06-06T23:52:00Z">
        <w:r w:rsidR="00CC42BC" w:rsidRPr="007C437A">
          <w:rPr>
            <w:rPrChange w:id="5312" w:author="Arthur Parmentier" w:date="2020-06-07T15:27:00Z">
              <w:rPr/>
            </w:rPrChange>
          </w:rPr>
          <w:t>ir</w:t>
        </w:r>
      </w:ins>
      <w:ins w:id="5313" w:author="Arthur Parmentier" w:date="2020-06-06T23:47:00Z">
        <w:r w:rsidRPr="007C437A">
          <w:rPr>
            <w:rPrChange w:id="5314" w:author="Arthur Parmentier" w:date="2020-06-07T15:27:00Z">
              <w:rPr/>
            </w:rPrChange>
          </w:rPr>
          <w:t xml:space="preserve"> “response</w:t>
        </w:r>
      </w:ins>
      <w:ins w:id="5315" w:author="Arthur Parmentier" w:date="2020-06-06T23:52:00Z">
        <w:r w:rsidR="00CC42BC" w:rsidRPr="007C437A">
          <w:rPr>
            <w:rPrChange w:id="5316" w:author="Arthur Parmentier" w:date="2020-06-07T15:27:00Z">
              <w:rPr/>
            </w:rPrChange>
          </w:rPr>
          <w:t>” in the communication process</w:t>
        </w:r>
      </w:ins>
      <w:ins w:id="5317" w:author="Arthur Parmentier" w:date="2020-06-06T23:47:00Z">
        <w:r w:rsidRPr="007C437A">
          <w:rPr>
            <w:rPrChange w:id="5318" w:author="Arthur Parmentier" w:date="2020-06-07T15:27:00Z">
              <w:rPr/>
            </w:rPrChange>
          </w:rPr>
          <w:t xml:space="preserve">. </w:t>
        </w:r>
      </w:ins>
      <w:ins w:id="5319" w:author="Arthur Parmentier" w:date="2020-06-07T00:10:00Z">
        <w:r w:rsidR="00DA23A3" w:rsidRPr="007C437A">
          <w:rPr>
            <w:rPrChange w:id="5320" w:author="Arthur Parmentier" w:date="2020-06-07T15:27:00Z">
              <w:rPr/>
            </w:rPrChange>
          </w:rPr>
          <w:t xml:space="preserve">From the previous sections, </w:t>
        </w:r>
      </w:ins>
      <w:ins w:id="5321" w:author="Arthur Parmentier" w:date="2020-06-06T23:53:00Z">
        <w:r w:rsidR="00CC42BC" w:rsidRPr="007C437A">
          <w:rPr>
            <w:rPrChange w:id="5322" w:author="Arthur Parmentier" w:date="2020-06-07T15:27:00Z">
              <w:rPr/>
            </w:rPrChange>
          </w:rPr>
          <w:t xml:space="preserve">we can define a sign language in SP </w:t>
        </w:r>
      </w:ins>
      <w:ins w:id="5323" w:author="Arthur Parmentier" w:date="2020-06-07T00:10:00Z">
        <w:r w:rsidR="003450CE" w:rsidRPr="007C437A">
          <w:rPr>
            <w:rPrChange w:id="5324" w:author="Arthur Parmentier" w:date="2020-06-07T15:27:00Z">
              <w:rPr/>
            </w:rPrChange>
          </w:rPr>
          <w:t>by</w:t>
        </w:r>
      </w:ins>
      <w:ins w:id="5325" w:author="Arthur Parmentier" w:date="2020-06-06T23:53:00Z">
        <w:r w:rsidR="00CC42BC" w:rsidRPr="007C437A">
          <w:rPr>
            <w:rPrChange w:id="5326" w:author="Arthur Parmentier" w:date="2020-06-07T15:27:00Z">
              <w:rPr/>
            </w:rPrChange>
          </w:rPr>
          <w:t xml:space="preserve"> the emitt</w:t>
        </w:r>
      </w:ins>
      <w:ins w:id="5327" w:author="Arthur Parmentier" w:date="2020-06-06T23:54:00Z">
        <w:r w:rsidR="00CC42BC" w:rsidRPr="007C437A">
          <w:rPr>
            <w:rPrChange w:id="5328" w:author="Arthur Parmentier" w:date="2020-06-07T15:27:00Z">
              <w:rPr/>
            </w:rPrChange>
          </w:rPr>
          <w:t>ing</w:t>
        </w:r>
      </w:ins>
      <w:ins w:id="5329" w:author="Arthur Parmentier" w:date="2020-06-06T23:53:00Z">
        <w:r w:rsidR="00CC42BC" w:rsidRPr="007C437A">
          <w:rPr>
            <w:rPrChange w:id="5330" w:author="Arthur Parmentier" w:date="2020-06-07T15:27:00Z">
              <w:rPr/>
            </w:rPrChange>
          </w:rPr>
          <w:t xml:space="preserve"> of a request from a soundpainter to a performer</w:t>
        </w:r>
      </w:ins>
      <w:ins w:id="5331" w:author="Arthur Parmentier" w:date="2020-06-07T00:11:00Z">
        <w:r w:rsidR="003450CE" w:rsidRPr="007C437A">
          <w:rPr>
            <w:rPrChange w:id="5332" w:author="Arthur Parmentier" w:date="2020-06-07T15:27:00Z">
              <w:rPr/>
            </w:rPrChange>
          </w:rPr>
          <w:t>. However,</w:t>
        </w:r>
      </w:ins>
      <w:ins w:id="5333" w:author="Arthur Parmentier" w:date="2020-06-06T23:54:00Z">
        <w:r w:rsidR="00CC42BC" w:rsidRPr="007C437A">
          <w:rPr>
            <w:rPrChange w:id="5334" w:author="Arthur Parmentier" w:date="2020-06-07T15:27:00Z">
              <w:rPr/>
            </w:rPrChange>
          </w:rPr>
          <w:t xml:space="preserve"> the artistic response</w:t>
        </w:r>
      </w:ins>
      <w:ins w:id="5335" w:author="Arthur Parmentier" w:date="2020-06-07T00:11:00Z">
        <w:r w:rsidR="003450CE" w:rsidRPr="007C437A">
          <w:rPr>
            <w:rPrChange w:id="5336" w:author="Arthur Parmentier" w:date="2020-06-07T15:27:00Z">
              <w:rPr/>
            </w:rPrChange>
          </w:rPr>
          <w:t>s</w:t>
        </w:r>
      </w:ins>
      <w:ins w:id="5337" w:author="Arthur Parmentier" w:date="2020-06-06T23:54:00Z">
        <w:r w:rsidR="00CC42BC" w:rsidRPr="007C437A">
          <w:rPr>
            <w:rPrChange w:id="5338" w:author="Arthur Parmentier" w:date="2020-06-07T15:27:00Z">
              <w:rPr/>
            </w:rPrChange>
          </w:rPr>
          <w:t xml:space="preserve"> of the performer</w:t>
        </w:r>
      </w:ins>
      <w:ins w:id="5339" w:author="Arthur Parmentier" w:date="2020-06-07T00:11:00Z">
        <w:r w:rsidR="003450CE" w:rsidRPr="007C437A">
          <w:rPr>
            <w:rPrChange w:id="5340" w:author="Arthur Parmentier" w:date="2020-06-07T15:27:00Z">
              <w:rPr/>
            </w:rPrChange>
          </w:rPr>
          <w:t>s also</w:t>
        </w:r>
      </w:ins>
      <w:ins w:id="5341" w:author="Arthur Parmentier" w:date="2020-06-06T23:54:00Z">
        <w:r w:rsidR="00CC42BC" w:rsidRPr="007C437A">
          <w:rPr>
            <w:rPrChange w:id="5342" w:author="Arthur Parmentier" w:date="2020-06-07T15:27:00Z">
              <w:rPr/>
            </w:rPrChange>
          </w:rPr>
          <w:t xml:space="preserve"> play a very important role for the communication</w:t>
        </w:r>
      </w:ins>
      <w:ins w:id="5343" w:author="Arthur Parmentier" w:date="2020-06-07T00:11:00Z">
        <w:r w:rsidR="003450CE" w:rsidRPr="007C437A">
          <w:rPr>
            <w:rPrChange w:id="5344" w:author="Arthur Parmentier" w:date="2020-06-07T15:27:00Z">
              <w:rPr/>
            </w:rPrChange>
          </w:rPr>
          <w:t xml:space="preserve"> in SP, outside the sign language itself</w:t>
        </w:r>
      </w:ins>
      <w:ins w:id="5345" w:author="Arthur Parmentier" w:date="2020-06-06T23:54:00Z">
        <w:r w:rsidR="00CC42BC" w:rsidRPr="007C437A">
          <w:rPr>
            <w:rPrChange w:id="5346" w:author="Arthur Parmentier" w:date="2020-06-07T15:27:00Z">
              <w:rPr/>
            </w:rPrChange>
          </w:rPr>
          <w:t>.</w:t>
        </w:r>
      </w:ins>
      <w:ins w:id="5347" w:author="Arthur Parmentier" w:date="2020-06-06T23:53:00Z">
        <w:r w:rsidR="00CC42BC" w:rsidRPr="007C437A">
          <w:rPr>
            <w:rPrChange w:id="5348" w:author="Arthur Parmentier" w:date="2020-06-07T15:27:00Z">
              <w:rPr/>
            </w:rPrChange>
          </w:rPr>
          <w:br/>
        </w:r>
      </w:ins>
      <w:ins w:id="5349" w:author="Arthur Parmentier" w:date="2020-06-06T23:48:00Z">
        <w:r w:rsidRPr="007C437A">
          <w:rPr>
            <w:rPrChange w:id="5350" w:author="Arthur Parmentier" w:date="2020-06-07T15:27:00Z">
              <w:rPr/>
            </w:rPrChange>
          </w:rPr>
          <w:t>In general, th</w:t>
        </w:r>
      </w:ins>
      <w:ins w:id="5351" w:author="Arthur Parmentier" w:date="2020-06-06T23:54:00Z">
        <w:r w:rsidR="00CC42BC" w:rsidRPr="007C437A">
          <w:rPr>
            <w:rPrChange w:id="5352" w:author="Arthur Parmentier" w:date="2020-06-07T15:27:00Z">
              <w:rPr/>
            </w:rPrChange>
          </w:rPr>
          <w:t xml:space="preserve">e artistic </w:t>
        </w:r>
      </w:ins>
      <w:ins w:id="5353" w:author="Arthur Parmentier" w:date="2020-06-06T23:48:00Z">
        <w:r w:rsidRPr="007C437A">
          <w:rPr>
            <w:rPrChange w:id="5354" w:author="Arthur Parmentier" w:date="2020-06-07T15:27:00Z">
              <w:rPr/>
            </w:rPrChange>
          </w:rPr>
          <w:t xml:space="preserve">responses </w:t>
        </w:r>
      </w:ins>
      <w:ins w:id="5355" w:author="Arthur Parmentier" w:date="2020-06-06T23:55:00Z">
        <w:r w:rsidR="00CC42BC" w:rsidRPr="007C437A">
          <w:rPr>
            <w:rPrChange w:id="5356" w:author="Arthur Parmentier" w:date="2020-06-07T15:27:00Z">
              <w:rPr/>
            </w:rPrChange>
          </w:rPr>
          <w:t xml:space="preserve">from the performers </w:t>
        </w:r>
      </w:ins>
      <w:ins w:id="5357" w:author="Arthur Parmentier" w:date="2020-06-06T23:48:00Z">
        <w:r w:rsidRPr="007C437A">
          <w:rPr>
            <w:rPrChange w:id="5358" w:author="Arthur Parmentier" w:date="2020-06-07T15:27:00Z">
              <w:rPr/>
            </w:rPrChange>
          </w:rPr>
          <w:t xml:space="preserve">can take many forms and are not SP signs themselves: they may </w:t>
        </w:r>
      </w:ins>
      <w:ins w:id="5359" w:author="Arthur Parmentier" w:date="2020-06-06T23:49:00Z">
        <w:r w:rsidRPr="007C437A">
          <w:rPr>
            <w:rPrChange w:id="5360" w:author="Arthur Parmentier" w:date="2020-06-07T15:27:00Z">
              <w:rPr/>
            </w:rPrChange>
          </w:rPr>
          <w:t>be sounds, lights, movements, visuals, text</w:t>
        </w:r>
      </w:ins>
      <w:ins w:id="5361" w:author="Arthur Parmentier" w:date="2020-06-06T23:55:00Z">
        <w:r w:rsidR="00CC42BC" w:rsidRPr="007C437A">
          <w:rPr>
            <w:rPrChange w:id="5362" w:author="Arthur Parmentier" w:date="2020-06-07T15:27:00Z">
              <w:rPr/>
            </w:rPrChange>
          </w:rPr>
          <w:t>…</w:t>
        </w:r>
      </w:ins>
      <w:ins w:id="5363" w:author="Arthur Parmentier" w:date="2020-06-06T23:49:00Z">
        <w:r w:rsidRPr="007C437A">
          <w:rPr>
            <w:rPrChange w:id="5364" w:author="Arthur Parmentier" w:date="2020-06-07T15:27:00Z">
              <w:rPr/>
            </w:rPrChange>
          </w:rPr>
          <w:t xml:space="preserve"> among many others.</w:t>
        </w:r>
      </w:ins>
      <w:ins w:id="5365" w:author="Arthur Parmentier" w:date="2020-06-06T23:50:00Z">
        <w:r w:rsidR="00CC42BC" w:rsidRPr="007C437A">
          <w:rPr>
            <w:rPrChange w:id="5366" w:author="Arthur Parmentier" w:date="2020-06-07T15:27:00Z">
              <w:rPr/>
            </w:rPrChange>
          </w:rPr>
          <w:t xml:space="preserve"> Although there are some </w:t>
        </w:r>
      </w:ins>
      <w:ins w:id="5367" w:author="Arthur Parmentier" w:date="2020-06-06T23:55:00Z">
        <w:r w:rsidR="00CC42BC" w:rsidRPr="007C437A">
          <w:rPr>
            <w:rPrChange w:id="5368" w:author="Arthur Parmentier" w:date="2020-06-07T15:27:00Z">
              <w:rPr/>
            </w:rPrChange>
          </w:rPr>
          <w:t>configurations</w:t>
        </w:r>
      </w:ins>
      <w:ins w:id="5369" w:author="Arthur Parmentier" w:date="2020-06-06T23:50:00Z">
        <w:r w:rsidR="00CC42BC" w:rsidRPr="007C437A">
          <w:rPr>
            <w:rPrChange w:id="5370" w:author="Arthur Parmentier" w:date="2020-06-07T15:27:00Z">
              <w:rPr/>
            </w:rPrChange>
          </w:rPr>
          <w:t xml:space="preserve"> in which it may not be the case, those who communicate using SP signs are usually able to perceive </w:t>
        </w:r>
      </w:ins>
      <w:ins w:id="5371" w:author="Arthur Parmentier" w:date="2020-06-06T23:51:00Z">
        <w:r w:rsidR="00CC42BC" w:rsidRPr="007C437A">
          <w:rPr>
            <w:rPrChange w:id="5372" w:author="Arthur Parmentier" w:date="2020-06-07T15:27:00Z">
              <w:rPr/>
            </w:rPrChange>
          </w:rPr>
          <w:t xml:space="preserve">at least parts of the responses to their requests. </w:t>
        </w:r>
      </w:ins>
    </w:p>
    <w:p w:rsidR="001A4879" w:rsidRPr="007C437A" w:rsidRDefault="001A4879" w:rsidP="0057131A">
      <w:pPr>
        <w:rPr>
          <w:ins w:id="5373" w:author="Arthur Parmentier" w:date="2020-06-07T10:30:00Z"/>
          <w:rPrChange w:id="5374" w:author="Arthur Parmentier" w:date="2020-06-07T15:27:00Z">
            <w:rPr>
              <w:ins w:id="5375" w:author="Arthur Parmentier" w:date="2020-06-07T10:30:00Z"/>
            </w:rPr>
          </w:rPrChange>
        </w:rPr>
      </w:pPr>
      <w:ins w:id="5376" w:author="Arthur Parmentier" w:date="2020-06-07T10:20:00Z">
        <w:r w:rsidRPr="007C437A">
          <w:rPr>
            <w:rPrChange w:id="5377" w:author="Arthur Parmentier" w:date="2020-06-07T15:27:00Z">
              <w:rPr/>
            </w:rPrChange>
          </w:rPr>
          <w:lastRenderedPageBreak/>
          <w:t>The interference between the sign language part of SP (the communication from the soundpaint</w:t>
        </w:r>
      </w:ins>
      <w:ins w:id="5378" w:author="Arthur Parmentier" w:date="2020-06-07T10:21:00Z">
        <w:r w:rsidRPr="007C437A">
          <w:rPr>
            <w:rPrChange w:id="5379" w:author="Arthur Parmentier" w:date="2020-06-07T15:27:00Z">
              <w:rPr/>
            </w:rPrChange>
          </w:rPr>
          <w:t>er to the peformers) and the artistic production from the orchestra is a complex mechanism that is to the soundpainter and th</w:t>
        </w:r>
      </w:ins>
      <w:ins w:id="5380" w:author="Arthur Parmentier" w:date="2020-06-07T10:22:00Z">
        <w:r w:rsidRPr="007C437A">
          <w:rPr>
            <w:rPrChange w:id="5381" w:author="Arthur Parmentier" w:date="2020-06-07T15:27:00Z">
              <w:rPr/>
            </w:rPrChange>
          </w:rPr>
          <w:t xml:space="preserve">e </w:t>
        </w:r>
      </w:ins>
      <w:ins w:id="5382" w:author="Arthur Parmentier" w:date="2020-06-07T10:29:00Z">
        <w:r w:rsidR="00733263" w:rsidRPr="007C437A">
          <w:rPr>
            <w:rPrChange w:id="5383" w:author="Arthur Parmentier" w:date="2020-06-07T15:27:00Z">
              <w:rPr/>
            </w:rPrChange>
          </w:rPr>
          <w:t>performers</w:t>
        </w:r>
      </w:ins>
      <w:ins w:id="5384" w:author="Arthur Parmentier" w:date="2020-06-07T10:22:00Z">
        <w:r w:rsidRPr="007C437A">
          <w:rPr>
            <w:rPrChange w:id="5385" w:author="Arthur Parmentier" w:date="2020-06-07T15:27:00Z">
              <w:rPr/>
            </w:rPrChange>
          </w:rPr>
          <w:t xml:space="preserve"> themselves.</w:t>
        </w:r>
      </w:ins>
      <w:ins w:id="5386" w:author="Arthur Parmentier" w:date="2020-06-07T10:29:00Z">
        <w:r w:rsidR="00733263" w:rsidRPr="007C437A">
          <w:rPr>
            <w:rPrChange w:id="5387" w:author="Arthur Parmentier" w:date="2020-06-07T15:27:00Z">
              <w:rPr/>
            </w:rPrChange>
          </w:rPr>
          <w:t xml:space="preserve"> </w:t>
        </w:r>
      </w:ins>
    </w:p>
    <w:p w:rsidR="00733263" w:rsidRPr="007C437A" w:rsidRDefault="00733263" w:rsidP="0057131A">
      <w:pPr>
        <w:rPr>
          <w:ins w:id="5388" w:author="Arthur Parmentier" w:date="2020-06-07T10:18:00Z"/>
          <w:rPrChange w:id="5389" w:author="Arthur Parmentier" w:date="2020-06-07T15:27:00Z">
            <w:rPr>
              <w:ins w:id="5390" w:author="Arthur Parmentier" w:date="2020-06-07T10:18:00Z"/>
            </w:rPr>
          </w:rPrChange>
        </w:rPr>
      </w:pPr>
      <w:ins w:id="5391" w:author="Arthur Parmentier" w:date="2020-06-07T10:30:00Z">
        <w:r w:rsidRPr="007C437A">
          <w:rPr>
            <w:rPrChange w:id="5392" w:author="Arthur Parmentier" w:date="2020-06-07T15:27:00Z">
              <w:rPr/>
            </w:rPrChange>
          </w:rPr>
          <w:t>Walter Thompson speaks about SP as a language for “real-time composition”</w:t>
        </w:r>
      </w:ins>
      <w:ins w:id="5393" w:author="Arthur Parmentier" w:date="2020-06-07T10:31:00Z">
        <w:r w:rsidRPr="007C437A">
          <w:rPr>
            <w:rPrChange w:id="5394" w:author="Arthur Parmentier" w:date="2020-06-07T15:27:00Z">
              <w:rPr/>
            </w:rPrChange>
          </w:rPr>
          <w:t xml:space="preserve"> and about the soundpainter as a composer.</w:t>
        </w:r>
      </w:ins>
      <w:ins w:id="5395" w:author="Arthur Parmentier" w:date="2020-06-07T10:32:00Z">
        <w:r w:rsidRPr="007C437A">
          <w:rPr>
            <w:rPrChange w:id="5396" w:author="Arthur Parmentier" w:date="2020-06-07T15:27:00Z">
              <w:rPr/>
            </w:rPrChange>
          </w:rPr>
          <w:t xml:space="preserve"> Although I will argue that this refers to a traditional use of SP in specific configurations</w:t>
        </w:r>
      </w:ins>
      <w:ins w:id="5397" w:author="Arthur Parmentier" w:date="2020-06-07T10:46:00Z">
        <w:r w:rsidR="006770A8" w:rsidRPr="007C437A">
          <w:rPr>
            <w:rPrChange w:id="5398" w:author="Arthur Parmentier" w:date="2020-06-07T15:27:00Z">
              <w:rPr/>
            </w:rPrChange>
          </w:rPr>
          <w:t xml:space="preserve"> and that the</w:t>
        </w:r>
      </w:ins>
      <w:ins w:id="5399" w:author="Arthur Parmentier" w:date="2020-06-07T10:47:00Z">
        <w:r w:rsidR="006770A8" w:rsidRPr="007C437A">
          <w:rPr>
            <w:rPrChange w:id="5400" w:author="Arthur Parmentier" w:date="2020-06-07T15:27:00Z">
              <w:rPr/>
            </w:rPrChange>
          </w:rPr>
          <w:t xml:space="preserve"> roles of performer and composer may be rather blurry in other </w:t>
        </w:r>
      </w:ins>
      <w:ins w:id="5401" w:author="Arthur Parmentier" w:date="2020-06-07T10:48:00Z">
        <w:r w:rsidR="006770A8" w:rsidRPr="007C437A">
          <w:rPr>
            <w:rPrChange w:id="5402" w:author="Arthur Parmentier" w:date="2020-06-07T15:27:00Z">
              <w:rPr/>
            </w:rPrChange>
          </w:rPr>
          <w:t xml:space="preserve">configurations, there is a sense of composing </w:t>
        </w:r>
      </w:ins>
      <w:ins w:id="5403" w:author="Arthur Parmentier" w:date="2020-06-07T10:49:00Z">
        <w:r w:rsidR="006770A8" w:rsidRPr="007C437A">
          <w:rPr>
            <w:rPrChange w:id="5404" w:author="Arthur Parmentier" w:date="2020-06-07T15:27:00Z">
              <w:rPr/>
            </w:rPrChange>
          </w:rPr>
          <w:t xml:space="preserve">and attention from the soundpainter </w:t>
        </w:r>
      </w:ins>
      <w:ins w:id="5405" w:author="Arthur Parmentier" w:date="2020-06-07T10:50:00Z">
        <w:r w:rsidR="006770A8" w:rsidRPr="007C437A">
          <w:rPr>
            <w:rPrChange w:id="5406" w:author="Arthur Parmentier" w:date="2020-06-07T15:27:00Z">
              <w:rPr/>
            </w:rPrChange>
          </w:rPr>
          <w:t xml:space="preserve">to the artistic production </w:t>
        </w:r>
      </w:ins>
      <w:ins w:id="5407" w:author="Arthur Parmentier" w:date="2020-06-07T10:52:00Z">
        <w:r w:rsidR="006770A8" w:rsidRPr="007C437A">
          <w:rPr>
            <w:rPrChange w:id="5408" w:author="Arthur Parmentier" w:date="2020-06-07T15:27:00Z">
              <w:rPr/>
            </w:rPrChange>
          </w:rPr>
          <w:t>that takes the place of a feedback and creates a two-ways communication.</w:t>
        </w:r>
      </w:ins>
    </w:p>
    <w:p w:rsidR="005E7680" w:rsidRPr="007C437A" w:rsidRDefault="007206F0" w:rsidP="0057131A">
      <w:pPr>
        <w:rPr>
          <w:ins w:id="5409" w:author="Arthur Parmentier" w:date="2020-06-07T00:12:00Z"/>
          <w:rPrChange w:id="5410" w:author="Arthur Parmentier" w:date="2020-06-07T15:27:00Z">
            <w:rPr>
              <w:ins w:id="5411" w:author="Arthur Parmentier" w:date="2020-06-07T00:12:00Z"/>
            </w:rPr>
          </w:rPrChange>
        </w:rPr>
      </w:pPr>
      <w:ins w:id="5412" w:author="Arthur Parmentier" w:date="2020-06-07T00:00:00Z">
        <w:r w:rsidRPr="007C437A">
          <w:rPr>
            <w:rPrChange w:id="5413" w:author="Arthur Parmentier" w:date="2020-06-07T15:27:00Z">
              <w:rPr/>
            </w:rPrChange>
          </w:rPr>
          <w:t xml:space="preserve">One may object that the requests </w:t>
        </w:r>
      </w:ins>
      <w:ins w:id="5414" w:author="Arthur Parmentier" w:date="2020-06-07T00:01:00Z">
        <w:r w:rsidRPr="007C437A">
          <w:rPr>
            <w:rPrChange w:id="5415" w:author="Arthur Parmentier" w:date="2020-06-07T15:27:00Z">
              <w:rPr/>
            </w:rPrChange>
          </w:rPr>
          <w:t xml:space="preserve">of </w:t>
        </w:r>
      </w:ins>
      <w:ins w:id="5416" w:author="Arthur Parmentier" w:date="2020-06-07T00:00:00Z">
        <w:r w:rsidRPr="007C437A">
          <w:rPr>
            <w:rPrChange w:id="5417" w:author="Arthur Parmentier" w:date="2020-06-07T15:27:00Z">
              <w:rPr/>
            </w:rPrChange>
          </w:rPr>
          <w:t xml:space="preserve">the soundpainter could be prepared in advance </w:t>
        </w:r>
      </w:ins>
      <w:ins w:id="5418" w:author="Arthur Parmentier" w:date="2020-06-07T00:02:00Z">
        <w:r w:rsidRPr="007C437A">
          <w:rPr>
            <w:rPrChange w:id="5419" w:author="Arthur Parmentier" w:date="2020-06-07T15:27:00Z">
              <w:rPr/>
            </w:rPrChange>
          </w:rPr>
          <w:t>an</w:t>
        </w:r>
      </w:ins>
      <w:ins w:id="5420" w:author="Arthur Parmentier" w:date="2020-06-07T00:04:00Z">
        <w:r w:rsidR="008754EA" w:rsidRPr="007C437A">
          <w:rPr>
            <w:rPrChange w:id="5421" w:author="Arthur Parmentier" w:date="2020-06-07T15:27:00Z">
              <w:rPr/>
            </w:rPrChange>
          </w:rPr>
          <w:t>d</w:t>
        </w:r>
      </w:ins>
      <w:ins w:id="5422" w:author="Arthur Parmentier" w:date="2020-06-07T00:02:00Z">
        <w:r w:rsidRPr="007C437A">
          <w:rPr>
            <w:rPrChange w:id="5423" w:author="Arthur Parmentier" w:date="2020-06-07T15:27:00Z">
              <w:rPr/>
            </w:rPrChange>
          </w:rPr>
          <w:t xml:space="preserve"> written down on some kind of score, </w:t>
        </w:r>
      </w:ins>
      <w:ins w:id="5424" w:author="Arthur Parmentier" w:date="2020-06-07T00:01:00Z">
        <w:r w:rsidRPr="007C437A">
          <w:rPr>
            <w:rPrChange w:id="5425" w:author="Arthur Parmentier" w:date="2020-06-07T15:27:00Z">
              <w:rPr/>
            </w:rPrChange>
          </w:rPr>
          <w:t xml:space="preserve">so that the feedback from the performers would have no influence </w:t>
        </w:r>
      </w:ins>
      <w:ins w:id="5426" w:author="Arthur Parmentier" w:date="2020-06-07T00:02:00Z">
        <w:r w:rsidRPr="007C437A">
          <w:rPr>
            <w:rPrChange w:id="5427" w:author="Arthur Parmentier" w:date="2020-06-07T15:27:00Z">
              <w:rPr/>
            </w:rPrChange>
          </w:rPr>
          <w:t>on its requests during the performance. It is however not the ca</w:t>
        </w:r>
      </w:ins>
      <w:ins w:id="5428" w:author="Arthur Parmentier" w:date="2020-06-07T00:03:00Z">
        <w:r w:rsidRPr="007C437A">
          <w:rPr>
            <w:rPrChange w:id="5429" w:author="Arthur Parmentier" w:date="2020-06-07T15:27:00Z">
              <w:rPr/>
            </w:rPrChange>
          </w:rPr>
          <w:t xml:space="preserve">se in general and it is often reported and discussed how the requests from the soundpainter are in reaction to the proposals of the </w:t>
        </w:r>
        <w:r w:rsidR="008754EA" w:rsidRPr="007C437A">
          <w:rPr>
            <w:rPrChange w:id="5430" w:author="Arthur Parmentier" w:date="2020-06-07T15:27:00Z">
              <w:rPr/>
            </w:rPrChange>
          </w:rPr>
          <w:t>performers.</w:t>
        </w:r>
      </w:ins>
      <w:ins w:id="5431" w:author="Arthur Parmentier" w:date="2020-06-07T00:12:00Z">
        <w:r w:rsidR="005E7680" w:rsidRPr="007C437A">
          <w:rPr>
            <w:rPrChange w:id="5432" w:author="Arthur Parmentier" w:date="2020-06-07T15:27:00Z">
              <w:rPr/>
            </w:rPrChange>
          </w:rPr>
          <w:t xml:space="preserve"> </w:t>
        </w:r>
      </w:ins>
    </w:p>
    <w:p w:rsidR="00A51AA2" w:rsidRPr="007C437A" w:rsidRDefault="00635F2F" w:rsidP="00A51AA2">
      <w:pPr>
        <w:pStyle w:val="Titre2"/>
        <w:rPr>
          <w:ins w:id="5433" w:author="Arthur Parmentier" w:date="2020-06-07T12:23:00Z"/>
          <w:rPrChange w:id="5434" w:author="Arthur Parmentier" w:date="2020-06-07T15:27:00Z">
            <w:rPr>
              <w:ins w:id="5435" w:author="Arthur Parmentier" w:date="2020-06-07T12:23:00Z"/>
            </w:rPr>
          </w:rPrChange>
        </w:rPr>
      </w:pPr>
      <w:ins w:id="5436" w:author="Arthur Parmentier" w:date="2020-06-06T20:53:00Z">
        <w:r w:rsidRPr="007C437A">
          <w:rPr>
            <w:rPrChange w:id="5437" w:author="Arthur Parmentier" w:date="2020-06-07T15:27:00Z">
              <w:rPr/>
            </w:rPrChange>
          </w:rPr>
          <w:t>Cultural contexts</w:t>
        </w:r>
      </w:ins>
      <w:ins w:id="5438" w:author="Arthur Parmentier" w:date="2020-06-06T20:54:00Z">
        <w:r w:rsidR="00A51AA2" w:rsidRPr="007C437A">
          <w:rPr>
            <w:rPrChange w:id="5439" w:author="Arthur Parmentier" w:date="2020-06-07T15:27:00Z">
              <w:rPr/>
            </w:rPrChange>
          </w:rPr>
          <w:t xml:space="preserve">, </w:t>
        </w:r>
      </w:ins>
      <w:ins w:id="5440" w:author="Arthur Parmentier" w:date="2020-06-06T20:55:00Z">
        <w:r w:rsidR="00A51AA2" w:rsidRPr="007C437A">
          <w:rPr>
            <w:rPrChange w:id="5441" w:author="Arthur Parmentier" w:date="2020-06-07T15:27:00Z">
              <w:rPr/>
            </w:rPrChange>
          </w:rPr>
          <w:t>t</w:t>
        </w:r>
      </w:ins>
      <w:ins w:id="5442" w:author="Arthur Parmentier" w:date="2020-06-06T20:54:00Z">
        <w:r w:rsidR="00A51AA2" w:rsidRPr="007C437A">
          <w:rPr>
            <w:rPrChange w:id="5443" w:author="Arthur Parmentier" w:date="2020-06-07T15:27:00Z">
              <w:rPr/>
            </w:rPrChange>
          </w:rPr>
          <w:t>he group, the composer and what they do with SP</w:t>
        </w:r>
      </w:ins>
    </w:p>
    <w:p w:rsidR="00B51C3F" w:rsidRPr="007C437A" w:rsidRDefault="00770F9D" w:rsidP="00AB55B3">
      <w:pPr>
        <w:pStyle w:val="Titre3"/>
        <w:rPr>
          <w:ins w:id="5444" w:author="Arthur Parmentier" w:date="2020-06-07T14:40:00Z"/>
          <w:rPrChange w:id="5445" w:author="Arthur Parmentier" w:date="2020-06-07T15:27:00Z">
            <w:rPr>
              <w:ins w:id="5446" w:author="Arthur Parmentier" w:date="2020-06-07T14:40:00Z"/>
            </w:rPr>
          </w:rPrChange>
        </w:rPr>
      </w:pPr>
      <w:ins w:id="5447" w:author="Arthur Parmentier" w:date="2020-06-07T14:58:00Z">
        <w:r w:rsidRPr="007C437A">
          <w:rPr>
            <w:rPrChange w:id="5448" w:author="Arthur Parmentier" w:date="2020-06-07T15:27:00Z">
              <w:rPr/>
            </w:rPrChange>
          </w:rPr>
          <w:t>C</w:t>
        </w:r>
      </w:ins>
      <w:ins w:id="5449" w:author="Arthur Parmentier" w:date="2020-06-07T14:40:00Z">
        <w:r w:rsidR="00B51C3F" w:rsidRPr="007C437A">
          <w:rPr>
            <w:rPrChange w:id="5450" w:author="Arthur Parmentier" w:date="2020-06-07T15:27:00Z">
              <w:rPr/>
            </w:rPrChange>
          </w:rPr>
          <w:t>ultural</w:t>
        </w:r>
      </w:ins>
      <w:ins w:id="5451" w:author="Arthur Parmentier" w:date="2020-06-07T14:58:00Z">
        <w:r w:rsidRPr="007C437A">
          <w:rPr>
            <w:rPrChange w:id="5452" w:author="Arthur Parmentier" w:date="2020-06-07T15:27:00Z">
              <w:rPr/>
            </w:rPrChange>
          </w:rPr>
          <w:t xml:space="preserve"> and individual</w:t>
        </w:r>
      </w:ins>
      <w:ins w:id="5453" w:author="Arthur Parmentier" w:date="2020-06-07T14:40:00Z">
        <w:r w:rsidR="00B51C3F" w:rsidRPr="007C437A">
          <w:rPr>
            <w:rPrChange w:id="5454" w:author="Arthur Parmentier" w:date="2020-06-07T15:27:00Z">
              <w:rPr/>
            </w:rPrChange>
          </w:rPr>
          <w:t xml:space="preserve"> aspects in the use of SP</w:t>
        </w:r>
      </w:ins>
      <w:ins w:id="5455" w:author="Arthur Parmentier" w:date="2020-06-07T14:59:00Z">
        <w:r w:rsidRPr="007C437A">
          <w:rPr>
            <w:rPrChange w:id="5456" w:author="Arthur Parmentier" w:date="2020-06-07T15:27:00Z">
              <w:rPr/>
            </w:rPrChange>
          </w:rPr>
          <w:t>: style and esthetics</w:t>
        </w:r>
      </w:ins>
    </w:p>
    <w:p w:rsidR="004662C5" w:rsidRPr="007C437A" w:rsidRDefault="00B51C3F" w:rsidP="00944CDF">
      <w:pPr>
        <w:rPr>
          <w:ins w:id="5457" w:author="Arthur Parmentier" w:date="2020-06-07T14:40:00Z"/>
          <w:rPrChange w:id="5458" w:author="Arthur Parmentier" w:date="2020-06-07T15:27:00Z">
            <w:rPr>
              <w:ins w:id="5459" w:author="Arthur Parmentier" w:date="2020-06-07T14:40:00Z"/>
            </w:rPr>
          </w:rPrChange>
        </w:rPr>
        <w:pPrChange w:id="5460" w:author="Arthur Parmentier" w:date="2020-06-07T14:58:00Z">
          <w:pPr>
            <w:pStyle w:val="Titre3"/>
          </w:pPr>
        </w:pPrChange>
      </w:pPr>
      <w:ins w:id="5461" w:author="Arthur Parmentier" w:date="2020-06-07T14:40:00Z">
        <w:r w:rsidRPr="007C437A">
          <w:rPr>
            <w:rPrChange w:id="5462" w:author="Arthur Parmentier" w:date="2020-06-07T15:27:00Z">
              <w:rPr/>
            </w:rPrChange>
          </w:rPr>
          <w:t>Walter Thompson writes in his</w:t>
        </w:r>
      </w:ins>
      <w:ins w:id="5463" w:author="Arthur Parmentier" w:date="2020-06-07T14:41:00Z">
        <w:r w:rsidRPr="007C437A">
          <w:rPr>
            <w:rPrChange w:id="5464" w:author="Arthur Parmentier" w:date="2020-06-07T15:27:00Z">
              <w:rPr/>
            </w:rPrChange>
          </w:rPr>
          <w:t xml:space="preserve"> WB2: “At this point in your studies you understand Soundpainting is not a style of music such as Classical, Jazz, Rock, Rap, Folk, etc. It i</w:t>
        </w:r>
      </w:ins>
      <w:ins w:id="5465" w:author="Arthur Parmentier" w:date="2020-06-07T14:42:00Z">
        <w:r w:rsidRPr="007C437A">
          <w:rPr>
            <w:rPrChange w:id="5466" w:author="Arthur Parmentier" w:date="2020-06-07T15:27:00Z">
              <w:rPr/>
            </w:rPrChange>
          </w:rPr>
          <w:t>s</w:t>
        </w:r>
      </w:ins>
      <w:ins w:id="5467" w:author="Arthur Parmentier" w:date="2020-06-07T14:41:00Z">
        <w:r w:rsidRPr="007C437A">
          <w:rPr>
            <w:rPrChange w:id="5468" w:author="Arthur Parmentier" w:date="2020-06-07T15:27:00Z">
              <w:rPr/>
            </w:rPrChange>
          </w:rPr>
          <w:t xml:space="preserve"> a sign language for composing in real time</w:t>
        </w:r>
      </w:ins>
      <w:ins w:id="5469" w:author="Arthur Parmentier" w:date="2020-06-07T14:42:00Z">
        <w:r w:rsidRPr="007C437A">
          <w:rPr>
            <w:rPrChange w:id="5470" w:author="Arthur Parmentier" w:date="2020-06-07T15:27:00Z">
              <w:rPr/>
            </w:rPrChange>
          </w:rPr>
          <w:t>”.</w:t>
        </w:r>
        <w:r w:rsidR="0080662F" w:rsidRPr="007C437A">
          <w:rPr>
            <w:rPrChange w:id="5471" w:author="Arthur Parmentier" w:date="2020-06-07T15:27:00Z">
              <w:rPr/>
            </w:rPrChange>
          </w:rPr>
          <w:t xml:space="preserve"> What is raised here is the fact that one can use Soundpainting for very different esthetic and stylistic results.</w:t>
        </w:r>
      </w:ins>
      <w:ins w:id="5472" w:author="Arthur Parmentier" w:date="2020-06-07T14:43:00Z">
        <w:r w:rsidR="002B27F4" w:rsidRPr="007C437A">
          <w:rPr>
            <w:rPrChange w:id="5473" w:author="Arthur Parmentier" w:date="2020-06-07T15:27:00Z">
              <w:rPr/>
            </w:rPrChange>
          </w:rPr>
          <w:t xml:space="preserve"> In fact, SP is used by artists with very different esthetics and styles</w:t>
        </w:r>
      </w:ins>
      <w:ins w:id="5474" w:author="Arthur Parmentier" w:date="2020-06-07T14:44:00Z">
        <w:r w:rsidR="002B27F4" w:rsidRPr="007C437A">
          <w:rPr>
            <w:rPrChange w:id="5475" w:author="Arthur Parmentier" w:date="2020-06-07T15:27:00Z">
              <w:rPr/>
            </w:rPrChange>
          </w:rPr>
          <w:t xml:space="preserve">. </w:t>
        </w:r>
      </w:ins>
      <w:ins w:id="5476" w:author="Arthur Parmentier" w:date="2020-06-07T14:46:00Z">
        <w:r w:rsidR="002B27F4" w:rsidRPr="007C437A">
          <w:rPr>
            <w:rPrChange w:id="5477" w:author="Arthur Parmentier" w:date="2020-06-07T15:27:00Z">
              <w:rPr/>
            </w:rPrChange>
          </w:rPr>
          <w:br/>
        </w:r>
      </w:ins>
      <w:ins w:id="5478" w:author="Arthur Parmentier" w:date="2020-06-07T15:18:00Z">
        <w:r w:rsidR="00530085" w:rsidRPr="007C437A">
          <w:rPr>
            <w:rPrChange w:id="5479" w:author="Arthur Parmentier" w:date="2020-06-07T15:27:00Z">
              <w:rPr/>
            </w:rPrChange>
          </w:rPr>
          <w:t>On one side,</w:t>
        </w:r>
      </w:ins>
      <w:ins w:id="5480" w:author="Arthur Parmentier" w:date="2020-06-07T14:44:00Z">
        <w:r w:rsidR="002B27F4" w:rsidRPr="007C437A">
          <w:rPr>
            <w:rPrChange w:id="5481" w:author="Arthur Parmentier" w:date="2020-06-07T15:27:00Z">
              <w:rPr/>
            </w:rPrChange>
          </w:rPr>
          <w:t xml:space="preserve"> SP is not equally used to produce all styles and esthetic</w:t>
        </w:r>
      </w:ins>
      <w:ins w:id="5482" w:author="Arthur Parmentier" w:date="2020-06-07T14:45:00Z">
        <w:r w:rsidR="002B27F4" w:rsidRPr="007C437A">
          <w:rPr>
            <w:rPrChange w:id="5483" w:author="Arthur Parmentier" w:date="2020-06-07T15:27:00Z">
              <w:rPr/>
            </w:rPrChange>
          </w:rPr>
          <w:t>s. SP is more efficient and performative at composing in certain styles that other</w:t>
        </w:r>
      </w:ins>
      <w:ins w:id="5484" w:author="Arthur Parmentier" w:date="2020-06-07T14:46:00Z">
        <w:r w:rsidR="002B27F4" w:rsidRPr="007C437A">
          <w:rPr>
            <w:rPrChange w:id="5485" w:author="Arthur Parmentier" w:date="2020-06-07T15:27:00Z">
              <w:rPr/>
            </w:rPrChange>
          </w:rPr>
          <w:t>s</w:t>
        </w:r>
      </w:ins>
      <w:ins w:id="5486" w:author="Arthur Parmentier" w:date="2020-06-07T14:47:00Z">
        <w:r w:rsidR="002B27F4" w:rsidRPr="007C437A">
          <w:rPr>
            <w:rPrChange w:id="5487" w:author="Arthur Parmentier" w:date="2020-06-07T15:27:00Z">
              <w:rPr/>
            </w:rPrChange>
          </w:rPr>
          <w:t xml:space="preserve">, which may explain why some artists are </w:t>
        </w:r>
        <w:r w:rsidR="00EE175E" w:rsidRPr="007C437A">
          <w:rPr>
            <w:rPrChange w:id="5488" w:author="Arthur Parmentier" w:date="2020-06-07T15:27:00Z">
              <w:rPr/>
            </w:rPrChange>
          </w:rPr>
          <w:t xml:space="preserve">more </w:t>
        </w:r>
        <w:r w:rsidR="002B27F4" w:rsidRPr="007C437A">
          <w:rPr>
            <w:rPrChange w:id="5489" w:author="Arthur Parmentier" w:date="2020-06-07T15:27:00Z">
              <w:rPr/>
            </w:rPrChange>
          </w:rPr>
          <w:t>interested in SP and some are less.</w:t>
        </w:r>
      </w:ins>
      <w:ins w:id="5490" w:author="Arthur Parmentier" w:date="2020-06-07T15:05:00Z">
        <w:r w:rsidR="0047451C" w:rsidRPr="007C437A">
          <w:rPr>
            <w:rPrChange w:id="5491" w:author="Arthur Parmentier" w:date="2020-06-07T15:27:00Z">
              <w:rPr/>
            </w:rPrChange>
          </w:rPr>
          <w:br/>
          <w:t xml:space="preserve">On the other side, </w:t>
        </w:r>
      </w:ins>
      <w:ins w:id="5492" w:author="Arthur Parmentier" w:date="2020-06-07T15:06:00Z">
        <w:r w:rsidR="0047451C" w:rsidRPr="007C437A">
          <w:rPr>
            <w:rPrChange w:id="5493" w:author="Arthur Parmentier" w:date="2020-06-07T15:27:00Z">
              <w:rPr/>
            </w:rPrChange>
          </w:rPr>
          <w:t>the production of a certain style or esthetic, the conventions and configurations in SP are all both particular (individual) and cultural elements,</w:t>
        </w:r>
      </w:ins>
      <w:ins w:id="5494" w:author="Arthur Parmentier" w:date="2020-06-07T15:07:00Z">
        <w:r w:rsidR="0047451C" w:rsidRPr="007C437A">
          <w:rPr>
            <w:rPrChange w:id="5495" w:author="Arthur Parmentier" w:date="2020-06-07T15:27:00Z">
              <w:rPr/>
            </w:rPrChange>
          </w:rPr>
          <w:t xml:space="preserve"> which explains their variety in the community.</w:t>
        </w:r>
      </w:ins>
    </w:p>
    <w:p w:rsidR="00AB55B3" w:rsidRPr="007C437A" w:rsidRDefault="00AB55B3" w:rsidP="00AB55B3">
      <w:pPr>
        <w:pStyle w:val="Titre3"/>
        <w:rPr>
          <w:ins w:id="5496" w:author="Arthur Parmentier" w:date="2020-06-07T11:00:00Z"/>
          <w:rPrChange w:id="5497" w:author="Arthur Parmentier" w:date="2020-06-07T15:27:00Z">
            <w:rPr>
              <w:ins w:id="5498" w:author="Arthur Parmentier" w:date="2020-06-07T11:00:00Z"/>
            </w:rPr>
          </w:rPrChange>
        </w:rPr>
        <w:pPrChange w:id="5499" w:author="Arthur Parmentier" w:date="2020-06-07T12:23:00Z">
          <w:pPr>
            <w:pStyle w:val="Titre2"/>
          </w:pPr>
        </w:pPrChange>
      </w:pPr>
      <w:ins w:id="5500" w:author="Arthur Parmentier" w:date="2020-06-07T12:24:00Z">
        <w:r w:rsidRPr="007C437A">
          <w:rPr>
            <w:rPrChange w:id="5501" w:author="Arthur Parmentier" w:date="2020-06-07T15:27:00Z">
              <w:rPr/>
            </w:rPrChange>
          </w:rPr>
          <w:t>Conventions and default parameters as contextual elements of SP</w:t>
        </w:r>
      </w:ins>
    </w:p>
    <w:p w:rsidR="00CE0118" w:rsidRPr="007C437A" w:rsidRDefault="00CE0118" w:rsidP="00CE0118">
      <w:pPr>
        <w:rPr>
          <w:ins w:id="5502" w:author="Arthur Parmentier" w:date="2020-06-07T10:59:00Z"/>
          <w:rPrChange w:id="5503" w:author="Arthur Parmentier" w:date="2020-06-07T15:27:00Z">
            <w:rPr>
              <w:ins w:id="5504" w:author="Arthur Parmentier" w:date="2020-06-07T10:59:00Z"/>
            </w:rPr>
          </w:rPrChange>
        </w:rPr>
        <w:pPrChange w:id="5505" w:author="Arthur Parmentier" w:date="2020-06-07T11:00:00Z">
          <w:pPr>
            <w:pStyle w:val="Titre2"/>
          </w:pPr>
        </w:pPrChange>
      </w:pPr>
      <w:ins w:id="5506" w:author="Arthur Parmentier" w:date="2020-06-07T11:00:00Z">
        <w:r w:rsidRPr="007C437A">
          <w:rPr>
            <w:rPrChange w:id="5507" w:author="Arthur Parmentier" w:date="2020-06-07T15:27:00Z">
              <w:rPr/>
            </w:rPrChange>
          </w:rPr>
          <w:t xml:space="preserve">In </w:t>
        </w:r>
      </w:ins>
      <w:ins w:id="5508" w:author="Arthur Parmentier" w:date="2020-06-07T11:01:00Z">
        <w:r w:rsidRPr="007C437A">
          <w:rPr>
            <w:rPrChange w:id="5509" w:author="Arthur Parmentier" w:date="2020-06-07T15:27:00Z">
              <w:rPr/>
            </w:rPrChange>
          </w:rPr>
          <w:t xml:space="preserve">the WB2 of SP, Thompson introduces the complex concept of layer in SP </w:t>
        </w:r>
      </w:ins>
      <w:ins w:id="5510" w:author="Arthur Parmentier" w:date="2020-06-07T11:02:00Z">
        <w:r w:rsidRPr="007C437A">
          <w:rPr>
            <w:rPrChange w:id="5511" w:author="Arthur Parmentier" w:date="2020-06-07T15:27:00Z">
              <w:rPr/>
            </w:rPrChange>
          </w:rPr>
          <w:t>with the following sentence:</w:t>
        </w:r>
      </w:ins>
      <w:ins w:id="5512" w:author="Arthur Parmentier" w:date="2020-06-07T11:01:00Z">
        <w:r w:rsidRPr="007C437A">
          <w:rPr>
            <w:rPrChange w:id="5513" w:author="Arthur Parmentier" w:date="2020-06-07T15:27:00Z">
              <w:rPr/>
            </w:rPrChange>
          </w:rPr>
          <w:t xml:space="preserve"> </w:t>
        </w:r>
      </w:ins>
    </w:p>
    <w:p w:rsidR="00CE0118" w:rsidRPr="007C437A" w:rsidRDefault="00CE0118" w:rsidP="00CE0118">
      <w:pPr>
        <w:rPr>
          <w:ins w:id="5514" w:author="Arthur Parmentier" w:date="2020-06-07T11:00:00Z"/>
          <w:rPrChange w:id="5515" w:author="Arthur Parmentier" w:date="2020-06-07T15:27:00Z">
            <w:rPr>
              <w:ins w:id="5516" w:author="Arthur Parmentier" w:date="2020-06-07T11:00:00Z"/>
            </w:rPr>
          </w:rPrChange>
        </w:rPr>
      </w:pPr>
      <w:ins w:id="5517" w:author="Arthur Parmentier" w:date="2020-06-07T10:59:00Z">
        <w:r w:rsidRPr="007C437A">
          <w:rPr>
            <w:rPrChange w:id="5518" w:author="Arthur Parmentier" w:date="2020-06-07T15:27:00Z">
              <w:rPr/>
            </w:rPrChange>
          </w:rPr>
          <w:t>“There is a general rule in SP which states: Whenever any Content is being performed it is an error if the Soundpainter uses Scanning, Point to Point, or any of t</w:t>
        </w:r>
      </w:ins>
      <w:ins w:id="5519" w:author="Arthur Parmentier" w:date="2020-06-07T11:00:00Z">
        <w:r w:rsidRPr="007C437A">
          <w:rPr>
            <w:rPrChange w:id="5520" w:author="Arthur Parmentier" w:date="2020-06-07T15:27:00Z">
              <w:rPr/>
            </w:rPrChange>
          </w:rPr>
          <w:t>he others Modes or Content gestures without first indicating what to for with the materiel being performed.”</w:t>
        </w:r>
      </w:ins>
    </w:p>
    <w:p w:rsidR="00CE0118" w:rsidRPr="007C437A" w:rsidRDefault="00CE0118" w:rsidP="00CE0118">
      <w:pPr>
        <w:rPr>
          <w:ins w:id="5521" w:author="Arthur Parmentier" w:date="2020-06-07T11:05:00Z"/>
          <w:rPrChange w:id="5522" w:author="Arthur Parmentier" w:date="2020-06-07T15:27:00Z">
            <w:rPr>
              <w:ins w:id="5523" w:author="Arthur Parmentier" w:date="2020-06-07T11:05:00Z"/>
            </w:rPr>
          </w:rPrChange>
        </w:rPr>
      </w:pPr>
      <w:ins w:id="5524" w:author="Arthur Parmentier" w:date="2020-06-07T11:02:00Z">
        <w:r w:rsidRPr="007C437A">
          <w:rPr>
            <w:rPrChange w:id="5525" w:author="Arthur Parmentier" w:date="2020-06-07T15:27:00Z">
              <w:rPr/>
            </w:rPrChange>
          </w:rPr>
          <w:t xml:space="preserve">He then explains how the concept of </w:t>
        </w:r>
      </w:ins>
      <w:ins w:id="5526" w:author="Arthur Parmentier" w:date="2020-06-07T11:03:00Z">
        <w:r w:rsidRPr="007C437A">
          <w:rPr>
            <w:rPrChange w:id="5527" w:author="Arthur Parmentier" w:date="2020-06-07T15:27:00Z">
              <w:rPr/>
            </w:rPrChange>
          </w:rPr>
          <w:t>l</w:t>
        </w:r>
      </w:ins>
      <w:ins w:id="5528" w:author="Arthur Parmentier" w:date="2020-06-07T11:02:00Z">
        <w:r w:rsidRPr="007C437A">
          <w:rPr>
            <w:rPrChange w:id="5529" w:author="Arthur Parmentier" w:date="2020-06-07T15:27:00Z">
              <w:rPr/>
            </w:rPrChange>
          </w:rPr>
          <w:t>ayer solves this problem by requesting the performers to play those modes or gest</w:t>
        </w:r>
      </w:ins>
      <w:ins w:id="5530" w:author="Arthur Parmentier" w:date="2020-06-07T11:03:00Z">
        <w:r w:rsidRPr="007C437A">
          <w:rPr>
            <w:rPrChange w:id="5531" w:author="Arthur Parmentier" w:date="2020-06-07T15:27:00Z">
              <w:rPr/>
            </w:rPrChange>
          </w:rPr>
          <w:t xml:space="preserve">ures “above” the layer of </w:t>
        </w:r>
      </w:ins>
      <w:ins w:id="5532" w:author="Arthur Parmentier" w:date="2020-06-07T11:04:00Z">
        <w:r w:rsidRPr="007C437A">
          <w:rPr>
            <w:rPrChange w:id="5533" w:author="Arthur Parmentier" w:date="2020-06-07T15:27:00Z">
              <w:rPr/>
            </w:rPrChange>
          </w:rPr>
          <w:t>original</w:t>
        </w:r>
      </w:ins>
      <w:ins w:id="5534" w:author="Arthur Parmentier" w:date="2020-06-07T11:03:00Z">
        <w:r w:rsidRPr="007C437A">
          <w:rPr>
            <w:rPrChange w:id="5535" w:author="Arthur Parmentier" w:date="2020-06-07T15:27:00Z">
              <w:rPr/>
            </w:rPrChange>
          </w:rPr>
          <w:t xml:space="preserve"> material and to return to it </w:t>
        </w:r>
      </w:ins>
      <w:ins w:id="5536" w:author="Arthur Parmentier" w:date="2020-06-07T11:04:00Z">
        <w:r w:rsidRPr="007C437A">
          <w:rPr>
            <w:rPrChange w:id="5537" w:author="Arthur Parmentier" w:date="2020-06-07T15:27:00Z">
              <w:rPr/>
            </w:rPrChange>
          </w:rPr>
          <w:t>when the Scanning, Point to Point or other Content gestures do not require them to perform.</w:t>
        </w:r>
      </w:ins>
    </w:p>
    <w:p w:rsidR="00CE0118" w:rsidRPr="007C437A" w:rsidRDefault="00CE0118" w:rsidP="00CE0118">
      <w:pPr>
        <w:rPr>
          <w:ins w:id="5538" w:author="Arthur Parmentier" w:date="2020-06-07T11:09:00Z"/>
          <w:rPrChange w:id="5539" w:author="Arthur Parmentier" w:date="2020-06-07T15:27:00Z">
            <w:rPr>
              <w:ins w:id="5540" w:author="Arthur Parmentier" w:date="2020-06-07T11:09:00Z"/>
            </w:rPr>
          </w:rPrChange>
        </w:rPr>
      </w:pPr>
      <w:ins w:id="5541" w:author="Arthur Parmentier" w:date="2020-06-07T11:05:00Z">
        <w:r w:rsidRPr="007C437A">
          <w:rPr>
            <w:rPrChange w:id="5542" w:author="Arthur Parmentier" w:date="2020-06-07T15:27:00Z">
              <w:rPr/>
            </w:rPrChange>
          </w:rPr>
          <w:lastRenderedPageBreak/>
          <w:t xml:space="preserve">I would like to point out </w:t>
        </w:r>
      </w:ins>
      <w:ins w:id="5543" w:author="Arthur Parmentier" w:date="2020-06-07T11:06:00Z">
        <w:r w:rsidRPr="007C437A">
          <w:rPr>
            <w:rPrChange w:id="5544" w:author="Arthur Parmentier" w:date="2020-06-07T15:27:00Z">
              <w:rPr/>
            </w:rPrChange>
          </w:rPr>
          <w:t>that Thompson speak</w:t>
        </w:r>
        <w:r w:rsidR="002523A7" w:rsidRPr="007C437A">
          <w:rPr>
            <w:rPrChange w:id="5545" w:author="Arthur Parmentier" w:date="2020-06-07T15:27:00Z">
              <w:rPr/>
            </w:rPrChange>
          </w:rPr>
          <w:t>s</w:t>
        </w:r>
        <w:r w:rsidRPr="007C437A">
          <w:rPr>
            <w:rPrChange w:id="5546" w:author="Arthur Parmentier" w:date="2020-06-07T15:27:00Z">
              <w:rPr/>
            </w:rPrChange>
          </w:rPr>
          <w:t xml:space="preserve"> about this as a </w:t>
        </w:r>
      </w:ins>
      <w:ins w:id="5547" w:author="Arthur Parmentier" w:date="2020-06-07T11:07:00Z">
        <w:r w:rsidR="002523A7" w:rsidRPr="007C437A">
          <w:rPr>
            <w:rPrChange w:id="5548" w:author="Arthur Parmentier" w:date="2020-06-07T15:27:00Z">
              <w:rPr/>
            </w:rPrChange>
          </w:rPr>
          <w:t>“</w:t>
        </w:r>
      </w:ins>
      <w:ins w:id="5549" w:author="Arthur Parmentier" w:date="2020-06-07T11:06:00Z">
        <w:r w:rsidRPr="007C437A">
          <w:rPr>
            <w:rPrChange w:id="5550" w:author="Arthur Parmentier" w:date="2020-06-07T15:27:00Z">
              <w:rPr/>
            </w:rPrChange>
          </w:rPr>
          <w:t>general</w:t>
        </w:r>
      </w:ins>
      <w:ins w:id="5551" w:author="Arthur Parmentier" w:date="2020-06-07T11:07:00Z">
        <w:r w:rsidR="002523A7" w:rsidRPr="007C437A">
          <w:rPr>
            <w:rPrChange w:id="5552" w:author="Arthur Parmentier" w:date="2020-06-07T15:27:00Z">
              <w:rPr/>
            </w:rPrChange>
          </w:rPr>
          <w:t>”</w:t>
        </w:r>
      </w:ins>
      <w:ins w:id="5553" w:author="Arthur Parmentier" w:date="2020-06-07T11:06:00Z">
        <w:r w:rsidRPr="007C437A">
          <w:rPr>
            <w:rPrChange w:id="5554" w:author="Arthur Parmentier" w:date="2020-06-07T15:27:00Z">
              <w:rPr/>
            </w:rPrChange>
          </w:rPr>
          <w:t xml:space="preserve"> rule that if not followed, would result in an error from the soundpainter. </w:t>
        </w:r>
        <w:r w:rsidR="002523A7" w:rsidRPr="007C437A">
          <w:rPr>
            <w:rPrChange w:id="5555" w:author="Arthur Parmentier" w:date="2020-06-07T15:27:00Z">
              <w:rPr/>
            </w:rPrChange>
          </w:rPr>
          <w:t xml:space="preserve">We have seen previously that </w:t>
        </w:r>
      </w:ins>
      <w:ins w:id="5556" w:author="Arthur Parmentier" w:date="2020-06-07T11:07:00Z">
        <w:r w:rsidR="002523A7" w:rsidRPr="007C437A">
          <w:rPr>
            <w:rPrChange w:id="5557" w:author="Arthur Parmentier" w:date="2020-06-07T15:27:00Z">
              <w:rPr/>
            </w:rPrChange>
          </w:rPr>
          <w:t>in the “philosophy” of SP, the mistake has no place on the side of the performer but exists on the side o</w:t>
        </w:r>
      </w:ins>
      <w:ins w:id="5558" w:author="Arthur Parmentier" w:date="2020-06-07T11:08:00Z">
        <w:r w:rsidR="002523A7" w:rsidRPr="007C437A">
          <w:rPr>
            <w:rPrChange w:id="5559" w:author="Arthur Parmentier" w:date="2020-06-07T15:27:00Z">
              <w:rPr/>
            </w:rPrChange>
          </w:rPr>
          <w:t>f the soundpainter, for instance in the case he would not follow the conventional syntax.</w:t>
        </w:r>
      </w:ins>
      <w:ins w:id="5560" w:author="Arthur Parmentier" w:date="2020-06-07T11:09:00Z">
        <w:r w:rsidR="002523A7" w:rsidRPr="007C437A">
          <w:rPr>
            <w:rPrChange w:id="5561" w:author="Arthur Parmentier" w:date="2020-06-07T15:27:00Z">
              <w:rPr/>
            </w:rPrChange>
          </w:rPr>
          <w:t xml:space="preserve"> I would like to discuss some of these points:</w:t>
        </w:r>
      </w:ins>
    </w:p>
    <w:p w:rsidR="002523A7" w:rsidRPr="007C437A" w:rsidRDefault="002523A7" w:rsidP="002523A7">
      <w:pPr>
        <w:pStyle w:val="Paragraphedeliste"/>
        <w:numPr>
          <w:ilvl w:val="0"/>
          <w:numId w:val="11"/>
        </w:numPr>
        <w:rPr>
          <w:ins w:id="5562" w:author="Arthur Parmentier" w:date="2020-06-07T11:17:00Z"/>
          <w:rPrChange w:id="5563" w:author="Arthur Parmentier" w:date="2020-06-07T15:27:00Z">
            <w:rPr>
              <w:ins w:id="5564" w:author="Arthur Parmentier" w:date="2020-06-07T11:17:00Z"/>
            </w:rPr>
          </w:rPrChange>
        </w:rPr>
      </w:pPr>
      <w:ins w:id="5565" w:author="Arthur Parmentier" w:date="2020-06-07T11:09:00Z">
        <w:r w:rsidRPr="007C437A">
          <w:rPr>
            <w:rPrChange w:id="5566" w:author="Arthur Parmentier" w:date="2020-06-07T15:27:00Z">
              <w:rPr/>
            </w:rPrChange>
          </w:rPr>
          <w:t xml:space="preserve">First, one may wonder why </w:t>
        </w:r>
      </w:ins>
      <w:ins w:id="5567" w:author="Arthur Parmentier" w:date="2020-06-07T11:10:00Z">
        <w:r w:rsidRPr="007C437A">
          <w:rPr>
            <w:rPrChange w:id="5568" w:author="Arthur Parmentier" w:date="2020-06-07T15:27:00Z">
              <w:rPr/>
            </w:rPrChange>
          </w:rPr>
          <w:t>would mistake</w:t>
        </w:r>
      </w:ins>
      <w:ins w:id="5569" w:author="Arthur Parmentier" w:date="2020-06-07T11:11:00Z">
        <w:r w:rsidRPr="007C437A">
          <w:rPr>
            <w:rPrChange w:id="5570" w:author="Arthur Parmentier" w:date="2020-06-07T15:27:00Z">
              <w:rPr/>
            </w:rPrChange>
          </w:rPr>
          <w:t>s</w:t>
        </w:r>
      </w:ins>
      <w:ins w:id="5571" w:author="Arthur Parmentier" w:date="2020-06-07T11:10:00Z">
        <w:r w:rsidRPr="007C437A">
          <w:rPr>
            <w:rPrChange w:id="5572" w:author="Arthur Parmentier" w:date="2020-06-07T15:27:00Z">
              <w:rPr/>
            </w:rPrChange>
          </w:rPr>
          <w:t xml:space="preserve"> exist on the side of the soundpainter, even though he might not use the conventional syntax</w:t>
        </w:r>
      </w:ins>
      <w:ins w:id="5573" w:author="Arthur Parmentier" w:date="2020-06-07T11:11:00Z">
        <w:r w:rsidRPr="007C437A">
          <w:rPr>
            <w:rPrChange w:id="5574" w:author="Arthur Parmentier" w:date="2020-06-07T15:27:00Z">
              <w:rPr/>
            </w:rPrChange>
          </w:rPr>
          <w:t xml:space="preserve"> and not being aware of it. Thompson justifies the inexistence of mistakes on the performer side by the interesting propositions and situations</w:t>
        </w:r>
      </w:ins>
      <w:ins w:id="5575" w:author="Arthur Parmentier" w:date="2020-06-07T11:12:00Z">
        <w:r w:rsidRPr="007C437A">
          <w:rPr>
            <w:rPrChange w:id="5576" w:author="Arthur Parmentier" w:date="2020-06-07T15:27:00Z">
              <w:rPr/>
            </w:rPrChange>
          </w:rPr>
          <w:t xml:space="preserve"> it creates for the composition. </w:t>
        </w:r>
      </w:ins>
      <w:ins w:id="5577" w:author="Arthur Parmentier" w:date="2020-06-07T11:16:00Z">
        <w:r w:rsidR="00551D57" w:rsidRPr="007C437A">
          <w:rPr>
            <w:rPrChange w:id="5578" w:author="Arthur Parmentier" w:date="2020-06-07T15:27:00Z">
              <w:rPr/>
            </w:rPrChange>
          </w:rPr>
          <w:br/>
        </w:r>
      </w:ins>
      <w:ins w:id="5579" w:author="Arthur Parmentier" w:date="2020-06-07T11:12:00Z">
        <w:r w:rsidRPr="007C437A">
          <w:rPr>
            <w:rPrChange w:id="5580" w:author="Arthur Parmentier" w:date="2020-06-07T15:27:00Z">
              <w:rPr/>
            </w:rPrChange>
          </w:rPr>
          <w:t>I believe that mistakes on the side of the soundpainter could also result in interesting compositional propositions, ambiguities and unexpected behaviors</w:t>
        </w:r>
      </w:ins>
      <w:ins w:id="5581" w:author="Arthur Parmentier" w:date="2020-06-07T11:13:00Z">
        <w:r w:rsidRPr="007C437A">
          <w:rPr>
            <w:rPrChange w:id="5582" w:author="Arthur Parmentier" w:date="2020-06-07T15:27:00Z">
              <w:rPr/>
            </w:rPrChange>
          </w:rPr>
          <w:t xml:space="preserve">. It is well known that languages develop some mistakes and that mistakes are most of the time the result of </w:t>
        </w:r>
      </w:ins>
      <w:ins w:id="5583" w:author="Arthur Parmentier" w:date="2020-06-07T11:14:00Z">
        <w:r w:rsidRPr="007C437A">
          <w:rPr>
            <w:rPrChange w:id="5584" w:author="Arthur Parmentier" w:date="2020-06-07T15:27:00Z">
              <w:rPr/>
            </w:rPrChange>
          </w:rPr>
          <w:t>unconscious</w:t>
        </w:r>
      </w:ins>
      <w:ins w:id="5585" w:author="Arthur Parmentier" w:date="2020-06-07T11:13:00Z">
        <w:r w:rsidRPr="007C437A">
          <w:rPr>
            <w:rPrChange w:id="5586" w:author="Arthur Parmentier" w:date="2020-06-07T15:27:00Z">
              <w:rPr/>
            </w:rPrChange>
          </w:rPr>
          <w:t xml:space="preserve"> </w:t>
        </w:r>
      </w:ins>
      <w:ins w:id="5587" w:author="Arthur Parmentier" w:date="2020-06-07T11:14:00Z">
        <w:r w:rsidRPr="007C437A">
          <w:rPr>
            <w:rPrChange w:id="5588" w:author="Arthur Parmentier" w:date="2020-06-07T15:27:00Z">
              <w:rPr/>
            </w:rPrChange>
          </w:rPr>
          <w:t>analogies</w:t>
        </w:r>
        <w:r w:rsidRPr="007C437A">
          <w:rPr>
            <w:rStyle w:val="Appelnotedebasdep"/>
            <w:rPrChange w:id="5589" w:author="Arthur Parmentier" w:date="2020-06-07T15:27:00Z">
              <w:rPr>
                <w:rStyle w:val="Appelnotedebasdep"/>
              </w:rPr>
            </w:rPrChange>
          </w:rPr>
          <w:footnoteReference w:id="29"/>
        </w:r>
      </w:ins>
      <w:ins w:id="5592" w:author="Arthur Parmentier" w:date="2020-06-07T11:13:00Z">
        <w:r w:rsidRPr="007C437A">
          <w:rPr>
            <w:rPrChange w:id="5593" w:author="Arthur Parmentier" w:date="2020-06-07T15:27:00Z">
              <w:rPr/>
            </w:rPrChange>
          </w:rPr>
          <w:t xml:space="preserve"> </w:t>
        </w:r>
      </w:ins>
      <w:ins w:id="5594" w:author="Arthur Parmentier" w:date="2020-06-07T11:14:00Z">
        <w:r w:rsidRPr="007C437A">
          <w:rPr>
            <w:rPrChange w:id="5595" w:author="Arthur Parmentier" w:date="2020-06-07T15:27:00Z">
              <w:rPr/>
            </w:rPrChange>
          </w:rPr>
          <w:t>(and other mechanisms)</w:t>
        </w:r>
        <w:r w:rsidR="00E44F6D" w:rsidRPr="007C437A">
          <w:rPr>
            <w:rPrChange w:id="5596" w:author="Arthur Parmentier" w:date="2020-06-07T15:27:00Z">
              <w:rPr/>
            </w:rPrChange>
          </w:rPr>
          <w:t xml:space="preserve"> that reveal </w:t>
        </w:r>
      </w:ins>
      <w:ins w:id="5597" w:author="Arthur Parmentier" w:date="2020-06-07T11:15:00Z">
        <w:r w:rsidR="00E44F6D" w:rsidRPr="007C437A">
          <w:rPr>
            <w:rPrChange w:id="5598" w:author="Arthur Parmentier" w:date="2020-06-07T15:27:00Z">
              <w:rPr/>
            </w:rPrChange>
          </w:rPr>
          <w:t xml:space="preserve">their role in the production of new forms of language. In fact, most of the language we use for our </w:t>
        </w:r>
      </w:ins>
      <w:ins w:id="5599" w:author="Arthur Parmentier" w:date="2020-06-07T11:16:00Z">
        <w:r w:rsidR="00551D57" w:rsidRPr="007C437A">
          <w:rPr>
            <w:rPrChange w:id="5600" w:author="Arthur Parmentier" w:date="2020-06-07T15:27:00Z">
              <w:rPr/>
            </w:rPrChange>
          </w:rPr>
          <w:t>everyday life</w:t>
        </w:r>
      </w:ins>
      <w:ins w:id="5601" w:author="Arthur Parmentier" w:date="2020-06-07T11:15:00Z">
        <w:r w:rsidR="00E44F6D" w:rsidRPr="007C437A">
          <w:rPr>
            <w:rPrChange w:id="5602" w:author="Arthur Parmentier" w:date="2020-06-07T15:27:00Z">
              <w:rPr/>
            </w:rPrChange>
          </w:rPr>
          <w:t xml:space="preserve"> comes </w:t>
        </w:r>
      </w:ins>
      <w:ins w:id="5603" w:author="Arthur Parmentier" w:date="2020-06-07T11:16:00Z">
        <w:r w:rsidR="00E44F6D" w:rsidRPr="007C437A">
          <w:rPr>
            <w:rPrChange w:id="5604" w:author="Arthur Parmentier" w:date="2020-06-07T15:27:00Z">
              <w:rPr/>
            </w:rPrChange>
          </w:rPr>
          <w:t xml:space="preserve">from such mistakes and uncontrolled evolutions of </w:t>
        </w:r>
        <w:r w:rsidR="005C38AA" w:rsidRPr="007C437A">
          <w:rPr>
            <w:rPrChange w:id="5605" w:author="Arthur Parmentier" w:date="2020-06-07T15:27:00Z">
              <w:rPr/>
            </w:rPrChange>
          </w:rPr>
          <w:t>the grammar.</w:t>
        </w:r>
      </w:ins>
    </w:p>
    <w:p w:rsidR="00551D57" w:rsidRPr="007C437A" w:rsidRDefault="00551D57" w:rsidP="002523A7">
      <w:pPr>
        <w:pStyle w:val="Paragraphedeliste"/>
        <w:numPr>
          <w:ilvl w:val="0"/>
          <w:numId w:val="11"/>
        </w:numPr>
        <w:rPr>
          <w:ins w:id="5606" w:author="Arthur Parmentier" w:date="2020-06-07T11:32:00Z"/>
          <w:rPrChange w:id="5607" w:author="Arthur Parmentier" w:date="2020-06-07T15:27:00Z">
            <w:rPr>
              <w:ins w:id="5608" w:author="Arthur Parmentier" w:date="2020-06-07T11:32:00Z"/>
            </w:rPr>
          </w:rPrChange>
        </w:rPr>
      </w:pPr>
      <w:ins w:id="5609" w:author="Arthur Parmentier" w:date="2020-06-07T11:17:00Z">
        <w:r w:rsidRPr="007C437A">
          <w:rPr>
            <w:rPrChange w:id="5610" w:author="Arthur Parmentier" w:date="2020-06-07T15:27:00Z">
              <w:rPr/>
            </w:rPrChange>
          </w:rPr>
          <w:t>Then, I would like to point out one major inconsistency of the statement that will allow us to conceptualize better one piece of context in SP that is called</w:t>
        </w:r>
      </w:ins>
      <w:ins w:id="5611" w:author="Arthur Parmentier" w:date="2020-06-07T11:18:00Z">
        <w:r w:rsidRPr="007C437A">
          <w:rPr>
            <w:rPrChange w:id="5612" w:author="Arthur Parmentier" w:date="2020-06-07T15:27:00Z">
              <w:rPr/>
            </w:rPrChange>
          </w:rPr>
          <w:t xml:space="preserve"> “default parameters”.</w:t>
        </w:r>
        <w:r w:rsidR="001E0BB1" w:rsidRPr="007C437A">
          <w:rPr>
            <w:rPrChange w:id="5613" w:author="Arthur Parmentier" w:date="2020-06-07T15:27:00Z">
              <w:rPr/>
            </w:rPrChange>
          </w:rPr>
          <w:br/>
          <w:t xml:space="preserve">In his statement, Thompson points out the </w:t>
        </w:r>
      </w:ins>
      <w:ins w:id="5614" w:author="Arthur Parmentier" w:date="2020-06-07T11:19:00Z">
        <w:r w:rsidR="001E0BB1" w:rsidRPr="007C437A">
          <w:rPr>
            <w:rPrChange w:id="5615" w:author="Arthur Parmentier" w:date="2020-06-07T15:27:00Z">
              <w:rPr/>
            </w:rPrChange>
          </w:rPr>
          <w:t>ambiguity</w:t>
        </w:r>
      </w:ins>
      <w:ins w:id="5616" w:author="Arthur Parmentier" w:date="2020-06-07T11:18:00Z">
        <w:r w:rsidR="001E0BB1" w:rsidRPr="007C437A">
          <w:rPr>
            <w:rPrChange w:id="5617" w:author="Arthur Parmentier" w:date="2020-06-07T15:27:00Z">
              <w:rPr/>
            </w:rPrChange>
          </w:rPr>
          <w:t xml:space="preserve"> of being request a new content, for instan</w:t>
        </w:r>
      </w:ins>
      <w:ins w:id="5618" w:author="Arthur Parmentier" w:date="2020-06-07T11:19:00Z">
        <w:r w:rsidR="001E0BB1" w:rsidRPr="007C437A">
          <w:rPr>
            <w:rPrChange w:id="5619" w:author="Arthur Parmentier" w:date="2020-06-07T15:27:00Z">
              <w:rPr/>
            </w:rPrChange>
          </w:rPr>
          <w:t xml:space="preserve">ce with Content gestures without first indicating what to do with the material being performed. However, in practice, this situation is observed in the compositions of Thompson himself. Take the </w:t>
        </w:r>
      </w:ins>
      <w:ins w:id="5620" w:author="Arthur Parmentier" w:date="2020-06-07T11:20:00Z">
        <w:r w:rsidR="001E0BB1" w:rsidRPr="007C437A">
          <w:rPr>
            <w:rPrChange w:id="5621" w:author="Arthur Parmentier" w:date="2020-06-07T15:27:00Z">
              <w:rPr/>
            </w:rPrChange>
          </w:rPr>
          <w:t>following basic example: “whole group, long tone, play. Whole group, minimalism, play”. According to his statement, the second phrase is an error because the performers have not be</w:t>
        </w:r>
      </w:ins>
      <w:ins w:id="5622" w:author="Arthur Parmentier" w:date="2020-06-07T11:21:00Z">
        <w:r w:rsidR="001E0BB1" w:rsidRPr="007C437A">
          <w:rPr>
            <w:rPrChange w:id="5623" w:author="Arthur Parmentier" w:date="2020-06-07T15:27:00Z">
              <w:rPr/>
            </w:rPrChange>
          </w:rPr>
          <w:t xml:space="preserve">en indicated what to do with the ongoing long tone. </w:t>
        </w:r>
      </w:ins>
      <w:ins w:id="5624" w:author="Arthur Parmentier" w:date="2020-06-07T11:30:00Z">
        <w:r w:rsidR="00D448A5" w:rsidRPr="007C437A">
          <w:rPr>
            <w:rPrChange w:id="5625" w:author="Arthur Parmentier" w:date="2020-06-07T15:27:00Z">
              <w:rPr/>
            </w:rPrChange>
          </w:rPr>
          <w:br/>
          <w:t>However, i</w:t>
        </w:r>
      </w:ins>
      <w:ins w:id="5626" w:author="Arthur Parmentier" w:date="2020-06-07T11:21:00Z">
        <w:r w:rsidR="001E0BB1" w:rsidRPr="007C437A">
          <w:rPr>
            <w:rPrChange w:id="5627" w:author="Arthur Parmentier" w:date="2020-06-07T15:27:00Z">
              <w:rPr/>
            </w:rPrChange>
          </w:rPr>
          <w:t>n practice, we learn by convention in SP that the long tone must be stopped at the moment that the minimalism is requested by the soundpainter</w:t>
        </w:r>
      </w:ins>
      <w:ins w:id="5628" w:author="Arthur Parmentier" w:date="2020-06-07T11:22:00Z">
        <w:r w:rsidR="001E0BB1" w:rsidRPr="007C437A">
          <w:rPr>
            <w:rPrChange w:id="5629" w:author="Arthur Parmentier" w:date="2020-06-07T15:27:00Z">
              <w:rPr/>
            </w:rPrChange>
          </w:rPr>
          <w:t>. The fact that it must be stopped is a convention that has been formalized in SP as “default parameters”. If one decides to ask the perfo</w:t>
        </w:r>
      </w:ins>
      <w:ins w:id="5630" w:author="Arthur Parmentier" w:date="2020-06-07T11:23:00Z">
        <w:r w:rsidR="001E0BB1" w:rsidRPr="007C437A">
          <w:rPr>
            <w:rPrChange w:id="5631" w:author="Arthur Parmentier" w:date="2020-06-07T15:27:00Z">
              <w:rPr/>
            </w:rPrChange>
          </w:rPr>
          <w:t xml:space="preserve">rmers to behave differently, the new parameters </w:t>
        </w:r>
      </w:ins>
      <w:ins w:id="5632" w:author="Arthur Parmentier" w:date="2020-06-07T11:29:00Z">
        <w:r w:rsidR="007843D1" w:rsidRPr="007C437A">
          <w:rPr>
            <w:rPrChange w:id="5633" w:author="Arthur Parmentier" w:date="2020-06-07T15:27:00Z">
              <w:rPr/>
            </w:rPrChange>
          </w:rPr>
          <w:t>must</w:t>
        </w:r>
      </w:ins>
      <w:ins w:id="5634" w:author="Arthur Parmentier" w:date="2020-06-07T11:23:00Z">
        <w:r w:rsidR="001E0BB1" w:rsidRPr="007C437A">
          <w:rPr>
            <w:rPrChange w:id="5635" w:author="Arthur Parmentier" w:date="2020-06-07T15:27:00Z">
              <w:rPr/>
            </w:rPrChange>
          </w:rPr>
          <w:t xml:space="preserve"> be </w:t>
        </w:r>
      </w:ins>
      <w:ins w:id="5636" w:author="Arthur Parmentier" w:date="2020-06-07T11:29:00Z">
        <w:r w:rsidR="007843D1" w:rsidRPr="007C437A">
          <w:rPr>
            <w:rPrChange w:id="5637" w:author="Arthur Parmentier" w:date="2020-06-07T15:27:00Z">
              <w:rPr/>
            </w:rPrChange>
          </w:rPr>
          <w:t xml:space="preserve">conventionally </w:t>
        </w:r>
      </w:ins>
      <w:ins w:id="5638" w:author="Arthur Parmentier" w:date="2020-06-07T11:23:00Z">
        <w:r w:rsidR="001E0BB1" w:rsidRPr="007C437A">
          <w:rPr>
            <w:rPrChange w:id="5639" w:author="Arthur Parmentier" w:date="2020-06-07T15:27:00Z">
              <w:rPr/>
            </w:rPrChange>
          </w:rPr>
          <w:t xml:space="preserve">defined prior to the performance </w:t>
        </w:r>
      </w:ins>
      <w:ins w:id="5640" w:author="Arthur Parmentier" w:date="2020-06-07T11:25:00Z">
        <w:r w:rsidR="001E0BB1" w:rsidRPr="007C437A">
          <w:rPr>
            <w:rPrChange w:id="5641" w:author="Arthur Parmentier" w:date="2020-06-07T15:27:00Z">
              <w:rPr/>
            </w:rPrChange>
          </w:rPr>
          <w:t>and assigned to specific sign</w:t>
        </w:r>
      </w:ins>
      <w:ins w:id="5642" w:author="Arthur Parmentier" w:date="2020-06-07T11:29:00Z">
        <w:r w:rsidR="00E847B5" w:rsidRPr="007C437A">
          <w:rPr>
            <w:rPrChange w:id="5643" w:author="Arthur Parmentier" w:date="2020-06-07T15:27:00Z">
              <w:rPr/>
            </w:rPrChange>
          </w:rPr>
          <w:t>s and indexes</w:t>
        </w:r>
      </w:ins>
      <w:ins w:id="5644" w:author="Arthur Parmentier" w:date="2020-06-07T11:25:00Z">
        <w:r w:rsidR="001E0BB1" w:rsidRPr="007C437A">
          <w:rPr>
            <w:rStyle w:val="Appelnotedebasdep"/>
            <w:rPrChange w:id="5645" w:author="Arthur Parmentier" w:date="2020-06-07T15:27:00Z">
              <w:rPr>
                <w:rStyle w:val="Appelnotedebasdep"/>
              </w:rPr>
            </w:rPrChange>
          </w:rPr>
          <w:footnoteReference w:id="30"/>
        </w:r>
        <w:r w:rsidR="001E0BB1" w:rsidRPr="007C437A">
          <w:rPr>
            <w:rPrChange w:id="5650" w:author="Arthur Parmentier" w:date="2020-06-07T15:27:00Z">
              <w:rPr/>
            </w:rPrChange>
          </w:rPr>
          <w:t>.</w:t>
        </w:r>
      </w:ins>
      <w:ins w:id="5651" w:author="Arthur Parmentier" w:date="2020-06-07T11:30:00Z">
        <w:r w:rsidR="00D448A5" w:rsidRPr="007C437A">
          <w:rPr>
            <w:rPrChange w:id="5652" w:author="Arthur Parmentier" w:date="2020-06-07T15:27:00Z">
              <w:rPr/>
            </w:rPrChange>
          </w:rPr>
          <w:t xml:space="preserve"> I</w:t>
        </w:r>
      </w:ins>
      <w:ins w:id="5653" w:author="Arthur Parmentier" w:date="2020-06-07T11:31:00Z">
        <w:r w:rsidR="00D448A5" w:rsidRPr="007C437A">
          <w:rPr>
            <w:rPrChange w:id="5654" w:author="Arthur Parmentier" w:date="2020-06-07T15:27:00Z">
              <w:rPr/>
            </w:rPrChange>
          </w:rPr>
          <w:t>n his statement, Thompson seems to forget that the situation he describes is very common but is</w:t>
        </w:r>
      </w:ins>
      <w:ins w:id="5655" w:author="Arthur Parmentier" w:date="2020-06-07T11:32:00Z">
        <w:r w:rsidR="00D448A5" w:rsidRPr="007C437A">
          <w:rPr>
            <w:rPrChange w:id="5656" w:author="Arthur Parmentier" w:date="2020-06-07T15:27:00Z">
              <w:rPr/>
            </w:rPrChange>
          </w:rPr>
          <w:t xml:space="preserve"> in practice</w:t>
        </w:r>
      </w:ins>
      <w:ins w:id="5657" w:author="Arthur Parmentier" w:date="2020-06-07T11:31:00Z">
        <w:r w:rsidR="00D448A5" w:rsidRPr="007C437A">
          <w:rPr>
            <w:rPrChange w:id="5658" w:author="Arthur Parmentier" w:date="2020-06-07T15:27:00Z">
              <w:rPr/>
            </w:rPrChange>
          </w:rPr>
          <w:t xml:space="preserve"> never judged as an e</w:t>
        </w:r>
      </w:ins>
      <w:ins w:id="5659" w:author="Arthur Parmentier" w:date="2020-06-07T11:32:00Z">
        <w:r w:rsidR="00D448A5" w:rsidRPr="007C437A">
          <w:rPr>
            <w:rPrChange w:id="5660" w:author="Arthur Parmentier" w:date="2020-06-07T15:27:00Z">
              <w:rPr/>
            </w:rPrChange>
          </w:rPr>
          <w:t>rror, because of the conventions that are learned on how to interpret such ambiguous requests.</w:t>
        </w:r>
      </w:ins>
    </w:p>
    <w:p w:rsidR="00A87C2C" w:rsidRPr="007C437A" w:rsidRDefault="000B1D7E" w:rsidP="00A87C2C">
      <w:pPr>
        <w:pStyle w:val="Paragraphedeliste"/>
        <w:numPr>
          <w:ilvl w:val="0"/>
          <w:numId w:val="11"/>
        </w:numPr>
        <w:rPr>
          <w:ins w:id="5661" w:author="Arthur Parmentier" w:date="2020-06-07T12:25:00Z"/>
          <w:rPrChange w:id="5662" w:author="Arthur Parmentier" w:date="2020-06-07T15:27:00Z">
            <w:rPr>
              <w:ins w:id="5663" w:author="Arthur Parmentier" w:date="2020-06-07T12:25:00Z"/>
            </w:rPr>
          </w:rPrChange>
        </w:rPr>
      </w:pPr>
      <w:ins w:id="5664" w:author="Arthur Parmentier" w:date="2020-06-07T11:32:00Z">
        <w:r w:rsidRPr="007C437A">
          <w:rPr>
            <w:rPrChange w:id="5665" w:author="Arthur Parmentier" w:date="2020-06-07T15:27:00Z">
              <w:rPr/>
            </w:rPrChange>
          </w:rPr>
          <w:t>Finally, I would like to propose an interpre</w:t>
        </w:r>
      </w:ins>
      <w:ins w:id="5666" w:author="Arthur Parmentier" w:date="2020-06-07T11:33:00Z">
        <w:r w:rsidRPr="007C437A">
          <w:rPr>
            <w:rPrChange w:id="5667" w:author="Arthur Parmentier" w:date="2020-06-07T15:27:00Z">
              <w:rPr/>
            </w:rPrChange>
          </w:rPr>
          <w:t xml:space="preserve">tation of this statement as </w:t>
        </w:r>
      </w:ins>
      <w:ins w:id="5668" w:author="Arthur Parmentier" w:date="2020-06-07T11:56:00Z">
        <w:r w:rsidR="0005718B" w:rsidRPr="007C437A">
          <w:rPr>
            <w:rPrChange w:id="5669" w:author="Arthur Parmentier" w:date="2020-06-07T15:27:00Z">
              <w:rPr/>
            </w:rPrChange>
          </w:rPr>
          <w:t>a mark</w:t>
        </w:r>
      </w:ins>
      <w:ins w:id="5670" w:author="Arthur Parmentier" w:date="2020-06-07T11:33:00Z">
        <w:r w:rsidRPr="007C437A">
          <w:rPr>
            <w:rPrChange w:id="5671" w:author="Arthur Parmentier" w:date="2020-06-07T15:27:00Z">
              <w:rPr/>
            </w:rPrChange>
          </w:rPr>
          <w:t xml:space="preserve"> of his own conventions as a composer. This will allow us to discuss </w:t>
        </w:r>
      </w:ins>
      <w:ins w:id="5672" w:author="Arthur Parmentier" w:date="2020-06-07T11:34:00Z">
        <w:r w:rsidRPr="007C437A">
          <w:rPr>
            <w:rPrChange w:id="5673" w:author="Arthur Parmentier" w:date="2020-06-07T15:27:00Z">
              <w:rPr/>
            </w:rPrChange>
          </w:rPr>
          <w:t>the role of the traditional composer in the structural rules of SP that are particular to the context of performance rather than the syntax of the sign language.</w:t>
        </w:r>
      </w:ins>
      <w:ins w:id="5674" w:author="Arthur Parmentier" w:date="2020-06-07T11:56:00Z">
        <w:r w:rsidR="00112C15" w:rsidRPr="007C437A">
          <w:rPr>
            <w:rPrChange w:id="5675" w:author="Arthur Parmentier" w:date="2020-06-07T15:27:00Z">
              <w:rPr/>
            </w:rPrChange>
          </w:rPr>
          <w:br/>
          <w:t>It is</w:t>
        </w:r>
      </w:ins>
      <w:ins w:id="5676" w:author="Arthur Parmentier" w:date="2020-06-07T11:57:00Z">
        <w:r w:rsidR="00112C15" w:rsidRPr="007C437A">
          <w:rPr>
            <w:rPrChange w:id="5677" w:author="Arthur Parmentier" w:date="2020-06-07T15:27:00Z">
              <w:rPr/>
            </w:rPrChange>
          </w:rPr>
          <w:t xml:space="preserve"> obvious that most of structures and conventions in SP follow closely the visions of Thompson on composition and what he would </w:t>
        </w:r>
      </w:ins>
      <w:ins w:id="5678" w:author="Arthur Parmentier" w:date="2020-06-07T11:58:00Z">
        <w:r w:rsidR="00112C15" w:rsidRPr="007C437A">
          <w:rPr>
            <w:rPrChange w:id="5679" w:author="Arthur Parmentier" w:date="2020-06-07T15:27:00Z">
              <w:rPr/>
            </w:rPrChange>
          </w:rPr>
          <w:t>expect from the performers.</w:t>
        </w:r>
        <w:r w:rsidR="00116057" w:rsidRPr="007C437A">
          <w:rPr>
            <w:rPrChange w:id="5680" w:author="Arthur Parmentier" w:date="2020-06-07T15:27:00Z">
              <w:rPr/>
            </w:rPrChange>
          </w:rPr>
          <w:t xml:space="preserve"> What he calls a </w:t>
        </w:r>
        <w:r w:rsidR="00116057" w:rsidRPr="007C437A">
          <w:rPr>
            <w:rPrChange w:id="5681" w:author="Arthur Parmentier" w:date="2020-06-07T15:27:00Z">
              <w:rPr/>
            </w:rPrChange>
          </w:rPr>
          <w:lastRenderedPageBreak/>
          <w:t xml:space="preserve">“general rule” is instead in my interpretation </w:t>
        </w:r>
      </w:ins>
      <w:ins w:id="5682" w:author="Arthur Parmentier" w:date="2020-06-07T11:59:00Z">
        <w:r w:rsidR="00116057" w:rsidRPr="007C437A">
          <w:rPr>
            <w:rPrChange w:id="5683" w:author="Arthur Parmentier" w:date="2020-06-07T15:27:00Z">
              <w:rPr/>
            </w:rPrChange>
          </w:rPr>
          <w:t>his own convention with the performers he works with.</w:t>
        </w:r>
      </w:ins>
      <w:ins w:id="5684" w:author="Arthur Parmentier" w:date="2020-06-07T12:00:00Z">
        <w:r w:rsidR="00116057" w:rsidRPr="007C437A">
          <w:rPr>
            <w:rPrChange w:id="5685" w:author="Arthur Parmentier" w:date="2020-06-07T15:27:00Z">
              <w:rPr/>
            </w:rPrChange>
          </w:rPr>
          <w:t xml:space="preserve"> Indeed, a different composer could as well rule that by convention, scan, point to point and all content gestures are meant as layers other the ongoing m</w:t>
        </w:r>
      </w:ins>
      <w:ins w:id="5686" w:author="Arthur Parmentier" w:date="2020-06-07T12:01:00Z">
        <w:r w:rsidR="00116057" w:rsidRPr="007C437A">
          <w:rPr>
            <w:rPrChange w:id="5687" w:author="Arthur Parmentier" w:date="2020-06-07T15:27:00Z">
              <w:rPr/>
            </w:rPrChange>
          </w:rPr>
          <w:t>aterial. We have seen in the previous point that there are such conventions that allow to interpret ambiguous requests; but it may be the case that Thompson or other soundpainters</w:t>
        </w:r>
      </w:ins>
      <w:ins w:id="5688" w:author="Arthur Parmentier" w:date="2020-06-07T12:02:00Z">
        <w:r w:rsidR="00116057" w:rsidRPr="007C437A">
          <w:rPr>
            <w:rPrChange w:id="5689" w:author="Arthur Parmentier" w:date="2020-06-07T15:27:00Z">
              <w:rPr/>
            </w:rPrChange>
          </w:rPr>
          <w:t xml:space="preserve"> disagree on those conventions, while using the same syntax in general, hence the same language. In his compositions, Thompson </w:t>
        </w:r>
      </w:ins>
      <w:ins w:id="5690" w:author="Arthur Parmentier" w:date="2020-06-07T12:03:00Z">
        <w:r w:rsidR="00116057" w:rsidRPr="007C437A">
          <w:rPr>
            <w:rPrChange w:id="5691" w:author="Arthur Parmentier" w:date="2020-06-07T15:27:00Z">
              <w:rPr/>
            </w:rPrChange>
          </w:rPr>
          <w:t xml:space="preserve">expects the performers not to consider </w:t>
        </w:r>
      </w:ins>
      <w:ins w:id="5692" w:author="Arthur Parmentier" w:date="2020-06-07T12:05:00Z">
        <w:r w:rsidR="00116057" w:rsidRPr="007C437A">
          <w:rPr>
            <w:rPrChange w:id="5693" w:author="Arthur Parmentier" w:date="2020-06-07T15:27:00Z">
              <w:rPr/>
            </w:rPrChange>
          </w:rPr>
          <w:t>some</w:t>
        </w:r>
      </w:ins>
      <w:ins w:id="5694" w:author="Arthur Parmentier" w:date="2020-06-07T12:03:00Z">
        <w:r w:rsidR="00116057" w:rsidRPr="007C437A">
          <w:rPr>
            <w:rPrChange w:id="5695" w:author="Arthur Parmentier" w:date="2020-06-07T15:27:00Z">
              <w:rPr/>
            </w:rPrChange>
          </w:rPr>
          <w:t xml:space="preserve"> ambiguous propositions from the soundpainter</w:t>
        </w:r>
      </w:ins>
      <w:ins w:id="5696" w:author="Arthur Parmentier" w:date="2020-06-07T12:04:00Z">
        <w:r w:rsidR="00116057" w:rsidRPr="007C437A">
          <w:rPr>
            <w:rPrChange w:id="5697" w:author="Arthur Parmentier" w:date="2020-06-07T15:27:00Z">
              <w:rPr/>
            </w:rPrChange>
          </w:rPr>
          <w:t xml:space="preserve">, or to reject them as errors, while </w:t>
        </w:r>
      </w:ins>
      <w:ins w:id="5698" w:author="Arthur Parmentier" w:date="2020-06-07T12:05:00Z">
        <w:r w:rsidR="00116057" w:rsidRPr="007C437A">
          <w:rPr>
            <w:rPrChange w:id="5699" w:author="Arthur Parmentier" w:date="2020-06-07T15:27:00Z">
              <w:rPr/>
            </w:rPrChange>
          </w:rPr>
          <w:t>he developed and formalize an important set of conventions from his own experience (</w:t>
        </w:r>
      </w:ins>
      <w:ins w:id="5700" w:author="Arthur Parmentier" w:date="2020-06-07T12:06:00Z">
        <w:r w:rsidR="00116057" w:rsidRPr="007C437A">
          <w:rPr>
            <w:rPrChange w:id="5701" w:author="Arthur Parmentier" w:date="2020-06-07T15:27:00Z">
              <w:rPr/>
            </w:rPrChange>
          </w:rPr>
          <w:t xml:space="preserve">we can think of the conventions about the development rates, neutral positions, or simple conventions such as what defines a minimalism </w:t>
        </w:r>
      </w:ins>
      <w:ins w:id="5702" w:author="Arthur Parmentier" w:date="2020-06-07T12:07:00Z">
        <w:r w:rsidR="00116057" w:rsidRPr="007C437A">
          <w:rPr>
            <w:rPrChange w:id="5703" w:author="Arthur Parmentier" w:date="2020-06-07T15:27:00Z">
              <w:rPr/>
            </w:rPrChange>
          </w:rPr>
          <w:t>or a pointillism).</w:t>
        </w:r>
        <w:r w:rsidR="00DE4E1C" w:rsidRPr="007C437A">
          <w:rPr>
            <w:rPrChange w:id="5704" w:author="Arthur Parmentier" w:date="2020-06-07T15:27:00Z">
              <w:rPr/>
            </w:rPrChange>
          </w:rPr>
          <w:br/>
          <w:t>T</w:t>
        </w:r>
      </w:ins>
      <w:ins w:id="5705" w:author="Arthur Parmentier" w:date="2020-06-07T12:08:00Z">
        <w:r w:rsidR="00DE4E1C" w:rsidRPr="007C437A">
          <w:rPr>
            <w:rPrChange w:id="5706" w:author="Arthur Parmentier" w:date="2020-06-07T15:27:00Z">
              <w:rPr/>
            </w:rPrChange>
          </w:rPr>
          <w:t>his example points out</w:t>
        </w:r>
      </w:ins>
      <w:ins w:id="5707" w:author="Arthur Parmentier" w:date="2020-06-07T12:09:00Z">
        <w:r w:rsidR="00DE4E1C" w:rsidRPr="007C437A">
          <w:rPr>
            <w:rPrChange w:id="5708" w:author="Arthur Parmentier" w:date="2020-06-07T15:27:00Z">
              <w:rPr/>
            </w:rPrChange>
          </w:rPr>
          <w:t xml:space="preserve"> that the soundpainter plays an important role as a composer that proposes conventions and other sets of rules that are not explained from within the grammar of SP </w:t>
        </w:r>
      </w:ins>
      <w:ins w:id="5709" w:author="Arthur Parmentier" w:date="2020-06-07T12:10:00Z">
        <w:r w:rsidR="00DE4E1C" w:rsidRPr="007C437A">
          <w:rPr>
            <w:rPrChange w:id="5710" w:author="Arthur Parmentier" w:date="2020-06-07T15:27:00Z">
              <w:rPr/>
            </w:rPrChange>
          </w:rPr>
          <w:t xml:space="preserve">but rather from the whole context around the performance. In the next section, we will discuss more in detail some aspects of the diffusion of SP for incorporating </w:t>
        </w:r>
      </w:ins>
      <w:ins w:id="5711" w:author="Arthur Parmentier" w:date="2020-06-07T12:11:00Z">
        <w:r w:rsidR="00DE4E1C" w:rsidRPr="007C437A">
          <w:rPr>
            <w:rPrChange w:id="5712" w:author="Arthur Parmentier" w:date="2020-06-07T15:27:00Z">
              <w:rPr/>
            </w:rPrChange>
          </w:rPr>
          <w:t>conventions into the language.</w:t>
        </w:r>
      </w:ins>
      <w:ins w:id="5713" w:author="Arthur Parmentier" w:date="2020-06-07T11:34:00Z">
        <w:r w:rsidR="00A87C2C" w:rsidRPr="007C437A">
          <w:rPr>
            <w:rPrChange w:id="5714" w:author="Arthur Parmentier" w:date="2020-06-07T15:27:00Z">
              <w:rPr/>
            </w:rPrChange>
          </w:rPr>
          <w:br/>
        </w:r>
      </w:ins>
    </w:p>
    <w:p w:rsidR="005E4B9F" w:rsidRPr="007C437A" w:rsidRDefault="005E4B9F" w:rsidP="005E4B9F">
      <w:pPr>
        <w:pStyle w:val="Titre3"/>
        <w:rPr>
          <w:ins w:id="5715" w:author="Arthur Parmentier" w:date="2020-06-07T12:26:00Z"/>
          <w:rPrChange w:id="5716" w:author="Arthur Parmentier" w:date="2020-06-07T15:27:00Z">
            <w:rPr>
              <w:ins w:id="5717" w:author="Arthur Parmentier" w:date="2020-06-07T12:26:00Z"/>
            </w:rPr>
          </w:rPrChange>
        </w:rPr>
      </w:pPr>
      <w:ins w:id="5718" w:author="Arthur Parmentier" w:date="2020-06-07T12:26:00Z">
        <w:r w:rsidRPr="007C437A">
          <w:rPr>
            <w:rPrChange w:id="5719" w:author="Arthur Parmentier" w:date="2020-06-07T15:27:00Z">
              <w:rPr/>
            </w:rPrChange>
          </w:rPr>
          <w:t>Configurations of SP as a formalization of context</w:t>
        </w:r>
      </w:ins>
    </w:p>
    <w:p w:rsidR="005E4B9F" w:rsidRPr="007C437A" w:rsidRDefault="005E4B9F" w:rsidP="005E4B9F">
      <w:pPr>
        <w:rPr>
          <w:ins w:id="5720" w:author="Arthur Parmentier" w:date="2020-06-07T14:55:00Z"/>
          <w:rPrChange w:id="5721" w:author="Arthur Parmentier" w:date="2020-06-07T15:27:00Z">
            <w:rPr>
              <w:ins w:id="5722" w:author="Arthur Parmentier" w:date="2020-06-07T14:55:00Z"/>
            </w:rPr>
          </w:rPrChange>
        </w:rPr>
      </w:pPr>
      <w:ins w:id="5723" w:author="Arthur Parmentier" w:date="2020-06-07T12:27:00Z">
        <w:r w:rsidRPr="007C437A">
          <w:rPr>
            <w:rPrChange w:id="5724" w:author="Arthur Parmentier" w:date="2020-06-07T15:27:00Z">
              <w:rPr/>
            </w:rPrChange>
          </w:rPr>
          <w:t xml:space="preserve">In this part, I would like to show that contextual parameters and features can be </w:t>
        </w:r>
      </w:ins>
      <w:ins w:id="5725" w:author="Arthur Parmentier" w:date="2020-06-07T12:28:00Z">
        <w:r w:rsidRPr="007C437A">
          <w:rPr>
            <w:rPrChange w:id="5726" w:author="Arthur Parmentier" w:date="2020-06-07T15:27:00Z">
              <w:rPr/>
            </w:rPrChange>
          </w:rPr>
          <w:t xml:space="preserve">formalized in the notion of configuration of SP. Moreover, I would like to point out the </w:t>
        </w:r>
      </w:ins>
      <w:ins w:id="5727" w:author="Arthur Parmentier" w:date="2020-06-07T12:31:00Z">
        <w:r w:rsidRPr="007C437A">
          <w:rPr>
            <w:rPrChange w:id="5728" w:author="Arthur Parmentier" w:date="2020-06-07T15:27:00Z">
              <w:rPr/>
            </w:rPrChange>
          </w:rPr>
          <w:t xml:space="preserve">historical </w:t>
        </w:r>
      </w:ins>
      <w:ins w:id="5729" w:author="Arthur Parmentier" w:date="2020-06-07T12:28:00Z">
        <w:r w:rsidRPr="007C437A">
          <w:rPr>
            <w:rPrChange w:id="5730" w:author="Arthur Parmentier" w:date="2020-06-07T15:27:00Z">
              <w:rPr/>
            </w:rPrChange>
          </w:rPr>
          <w:t xml:space="preserve">emergence of new configurations of SP in which </w:t>
        </w:r>
      </w:ins>
      <w:ins w:id="5731" w:author="Arthur Parmentier" w:date="2020-06-07T12:29:00Z">
        <w:r w:rsidRPr="007C437A">
          <w:rPr>
            <w:rPrChange w:id="5732" w:author="Arthur Parmentier" w:date="2020-06-07T15:27:00Z">
              <w:rPr/>
            </w:rPrChange>
          </w:rPr>
          <w:t xml:space="preserve">major conventions of SP such as the </w:t>
        </w:r>
      </w:ins>
      <w:ins w:id="5733" w:author="Arthur Parmentier" w:date="2020-06-07T12:30:00Z">
        <w:r w:rsidRPr="007C437A">
          <w:rPr>
            <w:rPrChange w:id="5734" w:author="Arthur Parmentier" w:date="2020-06-07T15:27:00Z">
              <w:rPr/>
            </w:rPrChange>
          </w:rPr>
          <w:t xml:space="preserve">traditional </w:t>
        </w:r>
      </w:ins>
      <w:ins w:id="5735" w:author="Arthur Parmentier" w:date="2020-06-07T12:29:00Z">
        <w:r w:rsidRPr="007C437A">
          <w:rPr>
            <w:rPrChange w:id="5736" w:author="Arthur Parmentier" w:date="2020-06-07T15:27:00Z">
              <w:rPr/>
            </w:rPrChange>
          </w:rPr>
          <w:t xml:space="preserve">dichotomy between the composer and </w:t>
        </w:r>
      </w:ins>
      <w:ins w:id="5737" w:author="Arthur Parmentier" w:date="2020-06-07T12:30:00Z">
        <w:r w:rsidRPr="007C437A">
          <w:rPr>
            <w:rPrChange w:id="5738" w:author="Arthur Parmentier" w:date="2020-06-07T15:27:00Z">
              <w:rPr/>
            </w:rPrChange>
          </w:rPr>
          <w:t xml:space="preserve">the </w:t>
        </w:r>
      </w:ins>
      <w:ins w:id="5739" w:author="Arthur Parmentier" w:date="2020-06-07T12:29:00Z">
        <w:r w:rsidRPr="007C437A">
          <w:rPr>
            <w:rPrChange w:id="5740" w:author="Arthur Parmentier" w:date="2020-06-07T15:27:00Z">
              <w:rPr/>
            </w:rPrChange>
          </w:rPr>
          <w:t>performer</w:t>
        </w:r>
      </w:ins>
      <w:ins w:id="5741" w:author="Arthur Parmentier" w:date="2020-06-07T12:30:00Z">
        <w:r w:rsidRPr="007C437A">
          <w:rPr>
            <w:rPrChange w:id="5742" w:author="Arthur Parmentier" w:date="2020-06-07T15:27:00Z">
              <w:rPr/>
            </w:rPrChange>
          </w:rPr>
          <w:t>s (or the orchestra)</w:t>
        </w:r>
      </w:ins>
      <w:ins w:id="5743" w:author="Arthur Parmentier" w:date="2020-06-07T12:31:00Z">
        <w:r w:rsidRPr="007C437A">
          <w:rPr>
            <w:rPrChange w:id="5744" w:author="Arthur Parmentier" w:date="2020-06-07T15:27:00Z">
              <w:rPr/>
            </w:rPrChange>
          </w:rPr>
          <w:t xml:space="preserve"> disappear</w:t>
        </w:r>
        <w:r w:rsidR="00D54BF5" w:rsidRPr="007C437A">
          <w:rPr>
            <w:rPrChange w:id="5745" w:author="Arthur Parmentier" w:date="2020-06-07T15:27:00Z">
              <w:rPr/>
            </w:rPrChange>
          </w:rPr>
          <w:t>, but also the predominance of some configurations as representative of SP.</w:t>
        </w:r>
      </w:ins>
    </w:p>
    <w:p w:rsidR="004662C5" w:rsidRPr="007C437A" w:rsidRDefault="004662C5" w:rsidP="005E4B9F">
      <w:pPr>
        <w:rPr>
          <w:ins w:id="5746" w:author="Arthur Parmentier" w:date="2020-06-07T14:55:00Z"/>
          <w:rPrChange w:id="5747" w:author="Arthur Parmentier" w:date="2020-06-07T15:27:00Z">
            <w:rPr>
              <w:ins w:id="5748" w:author="Arthur Parmentier" w:date="2020-06-07T14:55:00Z"/>
            </w:rPr>
          </w:rPrChange>
        </w:rPr>
      </w:pPr>
    </w:p>
    <w:p w:rsidR="004662C5" w:rsidRPr="007C437A" w:rsidRDefault="004662C5" w:rsidP="004662C5">
      <w:pPr>
        <w:rPr>
          <w:ins w:id="5749" w:author="Arthur Parmentier" w:date="2020-06-07T14:55:00Z"/>
          <w:rPrChange w:id="5750" w:author="Arthur Parmentier" w:date="2020-06-07T15:27:00Z">
            <w:rPr>
              <w:ins w:id="5751" w:author="Arthur Parmentier" w:date="2020-06-07T14:55:00Z"/>
            </w:rPr>
          </w:rPrChange>
        </w:rPr>
      </w:pPr>
      <w:ins w:id="5752" w:author="Arthur Parmentier" w:date="2020-06-07T14:55:00Z">
        <w:r w:rsidRPr="007C437A">
          <w:rPr>
            <w:rPrChange w:id="5753" w:author="Arthur Parmentier" w:date="2020-06-07T15:27:00Z">
              <w:rPr/>
            </w:rPrChange>
          </w:rPr>
          <w:t>A.</w:t>
        </w:r>
        <w:r w:rsidRPr="007C437A">
          <w:rPr>
            <w:rPrChange w:id="5754" w:author="Arthur Parmentier" w:date="2020-06-07T15:27:00Z">
              <w:rPr/>
            </w:rPrChange>
          </w:rPr>
          <w:tab/>
          <w:t>Configurations of SP</w:t>
        </w:r>
      </w:ins>
    </w:p>
    <w:p w:rsidR="004662C5" w:rsidRPr="007C437A" w:rsidRDefault="004662C5" w:rsidP="004662C5">
      <w:pPr>
        <w:rPr>
          <w:ins w:id="5755" w:author="Arthur Parmentier" w:date="2020-06-07T14:55:00Z"/>
          <w:rPrChange w:id="5756" w:author="Arthur Parmentier" w:date="2020-06-07T15:27:00Z">
            <w:rPr>
              <w:ins w:id="5757" w:author="Arthur Parmentier" w:date="2020-06-07T14:55:00Z"/>
            </w:rPr>
          </w:rPrChange>
        </w:rPr>
      </w:pPr>
    </w:p>
    <w:p w:rsidR="004662C5" w:rsidRPr="007C437A" w:rsidRDefault="004662C5" w:rsidP="004662C5">
      <w:pPr>
        <w:rPr>
          <w:ins w:id="5758" w:author="Arthur Parmentier" w:date="2020-06-07T14:55:00Z"/>
          <w:rPrChange w:id="5759" w:author="Arthur Parmentier" w:date="2020-06-07T15:27:00Z">
            <w:rPr>
              <w:ins w:id="5760" w:author="Arthur Parmentier" w:date="2020-06-07T14:55:00Z"/>
            </w:rPr>
          </w:rPrChange>
        </w:rPr>
      </w:pPr>
      <w:ins w:id="5761" w:author="Arthur Parmentier" w:date="2020-06-07T14:55:00Z">
        <w:r w:rsidRPr="007C437A">
          <w:rPr>
            <w:rPrChange w:id="5762" w:author="Arthur Parmentier" w:date="2020-06-07T15:27:00Z">
              <w:rPr/>
            </w:rPrChange>
          </w:rPr>
          <w:t>There is a sign in SP called “configuration”</w:t>
        </w:r>
      </w:ins>
    </w:p>
    <w:p w:rsidR="004662C5" w:rsidRPr="007C437A" w:rsidRDefault="004662C5" w:rsidP="004662C5">
      <w:pPr>
        <w:rPr>
          <w:ins w:id="5763" w:author="Arthur Parmentier" w:date="2020-06-07T14:55:00Z"/>
          <w:rPrChange w:id="5764" w:author="Arthur Parmentier" w:date="2020-06-07T15:27:00Z">
            <w:rPr>
              <w:ins w:id="5765" w:author="Arthur Parmentier" w:date="2020-06-07T14:55:00Z"/>
            </w:rPr>
          </w:rPrChange>
        </w:rPr>
      </w:pPr>
      <w:ins w:id="5766" w:author="Arthur Parmentier" w:date="2020-06-07T14:55:00Z">
        <w:r w:rsidRPr="007C437A">
          <w:rPr>
            <w:rPrChange w:id="5767" w:author="Arthur Parmentier" w:date="2020-06-07T15:27:00Z">
              <w:rPr/>
            </w:rPrChange>
          </w:rPr>
          <w:t>“A Soundpainter is a real-time composer using the SP language to intiate specific performance parameters and then composes with the results offered by the players to create a live composition.” “[…] Ultimately, the Soundpainter is the composer, making choices in the moment as to the next direction to take his/her composition.”</w:t>
        </w:r>
      </w:ins>
    </w:p>
    <w:p w:rsidR="004662C5" w:rsidRPr="007C437A" w:rsidRDefault="004662C5" w:rsidP="004662C5">
      <w:pPr>
        <w:rPr>
          <w:ins w:id="5768" w:author="Arthur Parmentier" w:date="2020-06-06T20:54:00Z"/>
          <w:rPrChange w:id="5769" w:author="Arthur Parmentier" w:date="2020-06-07T15:27:00Z">
            <w:rPr>
              <w:ins w:id="5770" w:author="Arthur Parmentier" w:date="2020-06-06T20:54:00Z"/>
            </w:rPr>
          </w:rPrChange>
        </w:rPr>
        <w:pPrChange w:id="5771" w:author="Arthur Parmentier" w:date="2020-06-07T12:26:00Z">
          <w:pPr>
            <w:pStyle w:val="Titre2"/>
          </w:pPr>
        </w:pPrChange>
      </w:pPr>
      <w:ins w:id="5772" w:author="Arthur Parmentier" w:date="2020-06-07T14:55:00Z">
        <w:r w:rsidRPr="007C437A">
          <w:rPr>
            <w:rPrChange w:id="5773" w:author="Arthur Parmentier" w:date="2020-06-07T15:27:00Z">
              <w:rPr/>
            </w:rPrChange>
          </w:rPr>
          <w:t>Default parameters as chosen by the composer</w:t>
        </w:r>
      </w:ins>
    </w:p>
    <w:p w:rsidR="00635F2F" w:rsidRPr="007C437A" w:rsidRDefault="00804910" w:rsidP="00635F2F">
      <w:pPr>
        <w:pStyle w:val="Titre2"/>
        <w:rPr>
          <w:ins w:id="5774" w:author="Arthur Parmentier" w:date="2020-06-06T20:53:00Z"/>
          <w:rPrChange w:id="5775" w:author="Arthur Parmentier" w:date="2020-06-07T15:27:00Z">
            <w:rPr>
              <w:ins w:id="5776" w:author="Arthur Parmentier" w:date="2020-06-06T20:53:00Z"/>
            </w:rPr>
          </w:rPrChange>
        </w:rPr>
      </w:pPr>
      <w:ins w:id="5777" w:author="Arthur Parmentier" w:date="2020-06-06T20:56:00Z">
        <w:r w:rsidRPr="007C437A">
          <w:rPr>
            <w:rPrChange w:id="5778" w:author="Arthur Parmentier" w:date="2020-06-07T15:27:00Z">
              <w:rPr/>
            </w:rPrChange>
          </w:rPr>
          <w:t>The diffusion mechanisms of SP and their consequences</w:t>
        </w:r>
      </w:ins>
    </w:p>
    <w:p w:rsidR="00635F2F" w:rsidRPr="007C437A" w:rsidRDefault="00F622D8">
      <w:pPr>
        <w:rPr>
          <w:ins w:id="5779" w:author="Arthur Parmentier" w:date="2020-06-07T12:13:00Z"/>
          <w:rPrChange w:id="5780" w:author="Arthur Parmentier" w:date="2020-06-07T15:27:00Z">
            <w:rPr>
              <w:ins w:id="5781" w:author="Arthur Parmentier" w:date="2020-06-07T12:13:00Z"/>
            </w:rPr>
          </w:rPrChange>
        </w:rPr>
      </w:pPr>
      <w:ins w:id="5782" w:author="Arthur Parmentier" w:date="2020-06-07T12:11:00Z">
        <w:r w:rsidRPr="007C437A">
          <w:rPr>
            <w:rPrChange w:id="5783" w:author="Arthur Parmentier" w:date="2020-06-07T15:27:00Z">
              <w:rPr/>
            </w:rPrChange>
          </w:rPr>
          <w:t>We have seen in the previous section that the composer plays an important role in defining the conventions</w:t>
        </w:r>
      </w:ins>
      <w:ins w:id="5784" w:author="Arthur Parmentier" w:date="2020-06-07T12:12:00Z">
        <w:r w:rsidRPr="007C437A">
          <w:rPr>
            <w:rPrChange w:id="5785" w:author="Arthur Parmentier" w:date="2020-06-07T15:27:00Z">
              <w:rPr/>
            </w:rPrChange>
          </w:rPr>
          <w:t xml:space="preserve"> of the performance, but that these conventions are proper to specific configurations that ar</w:t>
        </w:r>
      </w:ins>
      <w:ins w:id="5786" w:author="Arthur Parmentier" w:date="2020-06-07T12:13:00Z">
        <w:r w:rsidRPr="007C437A">
          <w:rPr>
            <w:rPrChange w:id="5787" w:author="Arthur Parmentier" w:date="2020-06-07T15:27:00Z">
              <w:rPr/>
            </w:rPrChange>
          </w:rPr>
          <w:t>e no longer unique in SP, as new configurations emerge that question the role of composer versus performer and blurry the frontiers and definitions of those concepts in SP.</w:t>
        </w:r>
      </w:ins>
      <w:ins w:id="5788" w:author="Arthur Parmentier" w:date="2020-06-07T12:15:00Z">
        <w:r w:rsidR="000618F2" w:rsidRPr="007C437A">
          <w:rPr>
            <w:rPrChange w:id="5789" w:author="Arthur Parmentier" w:date="2020-06-07T15:27:00Z">
              <w:rPr/>
            </w:rPrChange>
          </w:rPr>
          <w:t xml:space="preserve"> Moreover, I have tried to push for a </w:t>
        </w:r>
      </w:ins>
      <w:ins w:id="5790" w:author="Arthur Parmentier" w:date="2020-06-07T12:16:00Z">
        <w:r w:rsidR="001E01C8" w:rsidRPr="007C437A">
          <w:rPr>
            <w:rPrChange w:id="5791" w:author="Arthur Parmentier" w:date="2020-06-07T15:27:00Z">
              <w:rPr/>
            </w:rPrChange>
          </w:rPr>
          <w:t xml:space="preserve">conceptual </w:t>
        </w:r>
      </w:ins>
      <w:ins w:id="5792" w:author="Arthur Parmentier" w:date="2020-06-07T12:15:00Z">
        <w:r w:rsidR="000618F2" w:rsidRPr="007C437A">
          <w:rPr>
            <w:rPrChange w:id="5793" w:author="Arthur Parmentier" w:date="2020-06-07T15:27:00Z">
              <w:rPr/>
            </w:rPrChange>
          </w:rPr>
          <w:t>separation between SP as a sign language and</w:t>
        </w:r>
      </w:ins>
      <w:ins w:id="5794" w:author="Arthur Parmentier" w:date="2020-06-07T12:16:00Z">
        <w:r w:rsidR="000618F2" w:rsidRPr="007C437A">
          <w:rPr>
            <w:rPrChange w:id="5795" w:author="Arthur Parmentier" w:date="2020-06-07T15:27:00Z">
              <w:rPr/>
            </w:rPrChange>
          </w:rPr>
          <w:t xml:space="preserve"> the elements of context such as </w:t>
        </w:r>
        <w:r w:rsidR="000618F2" w:rsidRPr="007C437A">
          <w:rPr>
            <w:rPrChange w:id="5796" w:author="Arthur Parmentier" w:date="2020-06-07T15:27:00Z">
              <w:rPr/>
            </w:rPrChange>
          </w:rPr>
          <w:lastRenderedPageBreak/>
          <w:t>conventions and configurations that come with SP performances.</w:t>
        </w:r>
      </w:ins>
      <w:ins w:id="5797" w:author="Arthur Parmentier" w:date="2020-06-07T12:17:00Z">
        <w:r w:rsidR="00CF1C7A" w:rsidRPr="007C437A">
          <w:rPr>
            <w:rPrChange w:id="5798" w:author="Arthur Parmentier" w:date="2020-06-07T15:27:00Z">
              <w:rPr/>
            </w:rPrChange>
          </w:rPr>
          <w:t xml:space="preserve"> In other words, this separation is analogical to the separation between language and culture that we are familiar with</w:t>
        </w:r>
        <w:r w:rsidR="00B967E3" w:rsidRPr="007C437A">
          <w:rPr>
            <w:rPrChange w:id="5799" w:author="Arthur Parmentier" w:date="2020-06-07T15:27:00Z">
              <w:rPr/>
            </w:rPrChange>
          </w:rPr>
          <w:t xml:space="preserve">: the culture defines the </w:t>
        </w:r>
      </w:ins>
      <w:ins w:id="5800" w:author="Arthur Parmentier" w:date="2020-06-07T12:18:00Z">
        <w:r w:rsidR="00B967E3" w:rsidRPr="007C437A">
          <w:rPr>
            <w:rPrChange w:id="5801" w:author="Arthur Parmentier" w:date="2020-06-07T15:27:00Z">
              <w:rPr/>
            </w:rPrChange>
          </w:rPr>
          <w:t xml:space="preserve">use, conventions and configurations of a language; the language itself </w:t>
        </w:r>
      </w:ins>
      <w:ins w:id="5802" w:author="Arthur Parmentier" w:date="2020-06-07T12:19:00Z">
        <w:r w:rsidR="00B967E3" w:rsidRPr="007C437A">
          <w:rPr>
            <w:rPrChange w:id="5803" w:author="Arthur Parmentier" w:date="2020-06-07T15:27:00Z">
              <w:rPr/>
            </w:rPrChange>
          </w:rPr>
          <w:t>can be described in mere linguistic terms but cannot be understood without elements of culture, that are however not necessarily elements of language</w:t>
        </w:r>
      </w:ins>
      <w:ins w:id="5804" w:author="Arthur Parmentier" w:date="2020-06-07T12:20:00Z">
        <w:r w:rsidR="00883190" w:rsidRPr="007C437A">
          <w:rPr>
            <w:rPrChange w:id="5805" w:author="Arthur Parmentier" w:date="2020-06-07T15:27:00Z">
              <w:rPr/>
            </w:rPrChange>
          </w:rPr>
          <w:t>. I believe that there is an implicit confusion between the contextual (cultural) elements of SP and the definition of SP as a mere sign language.</w:t>
        </w:r>
      </w:ins>
    </w:p>
    <w:p w:rsidR="002574B4" w:rsidRPr="007C437A" w:rsidRDefault="002574B4">
      <w:pPr>
        <w:rPr>
          <w:ins w:id="5806" w:author="Arthur Parmentier" w:date="2020-06-06T17:31:00Z"/>
          <w:rPrChange w:id="5807" w:author="Arthur Parmentier" w:date="2020-06-07T15:27:00Z">
            <w:rPr>
              <w:ins w:id="5808" w:author="Arthur Parmentier" w:date="2020-06-06T17:31:00Z"/>
            </w:rPr>
          </w:rPrChange>
        </w:rPr>
        <w:pPrChange w:id="5809" w:author="Arthur Parmentier" w:date="2020-06-06T20:52:00Z">
          <w:pPr>
            <w:pStyle w:val="Titre1"/>
          </w:pPr>
        </w:pPrChange>
      </w:pPr>
      <w:ins w:id="5810" w:author="Arthur Parmentier" w:date="2020-06-07T12:13:00Z">
        <w:r w:rsidRPr="007C437A">
          <w:rPr>
            <w:rPrChange w:id="5811" w:author="Arthur Parmentier" w:date="2020-06-07T15:27:00Z">
              <w:rPr/>
            </w:rPrChange>
          </w:rPr>
          <w:t>In this part</w:t>
        </w:r>
      </w:ins>
      <w:ins w:id="5812" w:author="Arthur Parmentier" w:date="2020-06-07T12:14:00Z">
        <w:r w:rsidRPr="007C437A">
          <w:rPr>
            <w:rPrChange w:id="5813" w:author="Arthur Parmentier" w:date="2020-06-07T15:27:00Z">
              <w:rPr/>
            </w:rPrChange>
          </w:rPr>
          <w:t xml:space="preserve">, I would like to show that the fact that we see and speak of those </w:t>
        </w:r>
      </w:ins>
      <w:ins w:id="5814" w:author="Arthur Parmentier" w:date="2020-06-07T12:21:00Z">
        <w:r w:rsidR="00D10DA5" w:rsidRPr="007C437A">
          <w:rPr>
            <w:rPrChange w:id="5815" w:author="Arthur Parmentier" w:date="2020-06-07T15:27:00Z">
              <w:rPr/>
            </w:rPrChange>
          </w:rPr>
          <w:t>contextual elements</w:t>
        </w:r>
      </w:ins>
      <w:ins w:id="5816" w:author="Arthur Parmentier" w:date="2020-06-07T12:14:00Z">
        <w:r w:rsidRPr="007C437A">
          <w:rPr>
            <w:rPrChange w:id="5817" w:author="Arthur Parmentier" w:date="2020-06-07T15:27:00Z">
              <w:rPr/>
            </w:rPrChange>
          </w:rPr>
          <w:t xml:space="preserve"> as part of SP is the result</w:t>
        </w:r>
      </w:ins>
      <w:ins w:id="5818" w:author="Arthur Parmentier" w:date="2020-06-07T12:15:00Z">
        <w:r w:rsidRPr="007C437A">
          <w:rPr>
            <w:rPrChange w:id="5819" w:author="Arthur Parmentier" w:date="2020-06-07T15:27:00Z">
              <w:rPr/>
            </w:rPrChange>
          </w:rPr>
          <w:t xml:space="preserve"> of the history of SP and its diffusion by Walter Thompson.</w:t>
        </w:r>
        <w:r w:rsidR="000618F2" w:rsidRPr="007C437A">
          <w:rPr>
            <w:rPrChange w:id="5820" w:author="Arthur Parmentier" w:date="2020-06-07T15:27:00Z">
              <w:rPr/>
            </w:rPrChange>
          </w:rPr>
          <w:t xml:space="preserve"> </w:t>
        </w:r>
      </w:ins>
    </w:p>
    <w:p w:rsidR="00224457" w:rsidRPr="007C437A" w:rsidRDefault="00224457" w:rsidP="00224457">
      <w:pPr>
        <w:pStyle w:val="NormalWeb"/>
        <w:rPr>
          <w:ins w:id="5821" w:author="Arthur Parmentier" w:date="2020-06-06T17:31:00Z"/>
          <w:lang w:val="en-US"/>
          <w:rPrChange w:id="5822" w:author="Arthur Parmentier" w:date="2020-06-07T15:27:00Z">
            <w:rPr>
              <w:ins w:id="5823" w:author="Arthur Parmentier" w:date="2020-06-06T17:31:00Z"/>
            </w:rPr>
          </w:rPrChange>
        </w:rPr>
      </w:pPr>
      <w:ins w:id="5824" w:author="Arthur Parmentier" w:date="2020-06-06T17:31:00Z">
        <w:r w:rsidRPr="007C437A">
          <w:rPr>
            <w:lang w:val="en-US"/>
            <w:rPrChange w:id="5825" w:author="Arthur Parmentier" w:date="2020-06-07T15:27:00Z">
              <w:rPr/>
            </w:rPrChange>
          </w:rPr>
          <w:t>f.You have previously used more than one Soundpainter in a performance.</w:t>
        </w:r>
      </w:ins>
    </w:p>
    <w:p w:rsidR="00224457" w:rsidRPr="007C437A" w:rsidRDefault="00224457" w:rsidP="00224457">
      <w:pPr>
        <w:pStyle w:val="NormalWeb"/>
        <w:rPr>
          <w:ins w:id="5826" w:author="Arthur Parmentier" w:date="2020-06-06T17:31:00Z"/>
          <w:lang w:val="en-US"/>
          <w:rPrChange w:id="5827" w:author="Arthur Parmentier" w:date="2020-06-07T15:27:00Z">
            <w:rPr>
              <w:ins w:id="5828" w:author="Arthur Parmentier" w:date="2020-06-06T17:31:00Z"/>
            </w:rPr>
          </w:rPrChange>
        </w:rPr>
      </w:pPr>
      <w:ins w:id="5829" w:author="Arthur Parmentier" w:date="2020-06-06T17:31:00Z">
        <w:r w:rsidRPr="007C437A">
          <w:rPr>
            <w:lang w:val="en-US"/>
            <w:rPrChange w:id="5830" w:author="Arthur Parmentier" w:date="2020-06-07T15:27:00Z">
              <w:rPr/>
            </w:rPrChange>
          </w:rPr>
          <w:t>I have incorporated as many as six Soundpainter’s at a time – it’s difficult because each Soundpainter has to be aware on what the others are doing. Normally, I will sign a second Soundpainter to come up and compose side-by-side with me for a few minutes.</w:t>
        </w:r>
      </w:ins>
    </w:p>
    <w:p w:rsidR="00224457" w:rsidRPr="007C437A" w:rsidRDefault="00224457" w:rsidP="00224457">
      <w:pPr>
        <w:pStyle w:val="NormalWeb"/>
        <w:rPr>
          <w:ins w:id="5831" w:author="Arthur Parmentier" w:date="2020-06-06T17:31:00Z"/>
          <w:lang w:val="en-US"/>
          <w:rPrChange w:id="5832" w:author="Arthur Parmentier" w:date="2020-06-07T15:27:00Z">
            <w:rPr>
              <w:ins w:id="5833" w:author="Arthur Parmentier" w:date="2020-06-06T17:31:00Z"/>
            </w:rPr>
          </w:rPrChange>
        </w:rPr>
      </w:pPr>
      <w:ins w:id="5834" w:author="Arthur Parmentier" w:date="2020-06-06T17:31:00Z">
        <w:r w:rsidRPr="007C437A">
          <w:rPr>
            <w:lang w:val="en-US"/>
            <w:rPrChange w:id="5835" w:author="Arthur Parmentier" w:date="2020-06-07T15:27:00Z">
              <w:rPr/>
            </w:rPrChange>
          </w:rPr>
          <w:t>I. When this occurs do you ever Soundpaint to one another (for example, you could sign to “Relate To” one another)?</w:t>
        </w:r>
      </w:ins>
    </w:p>
    <w:p w:rsidR="00224457" w:rsidRPr="007C437A" w:rsidRDefault="00224457" w:rsidP="00224457">
      <w:pPr>
        <w:pStyle w:val="NormalWeb"/>
        <w:rPr>
          <w:ins w:id="5836" w:author="Arthur Parmentier" w:date="2020-06-06T17:31:00Z"/>
          <w:lang w:val="en-US"/>
          <w:rPrChange w:id="5837" w:author="Arthur Parmentier" w:date="2020-06-07T15:27:00Z">
            <w:rPr>
              <w:ins w:id="5838" w:author="Arthur Parmentier" w:date="2020-06-06T17:31:00Z"/>
            </w:rPr>
          </w:rPrChange>
        </w:rPr>
      </w:pPr>
      <w:ins w:id="5839" w:author="Arthur Parmentier" w:date="2020-06-06T17:31:00Z">
        <w:r w:rsidRPr="007C437A">
          <w:rPr>
            <w:lang w:val="en-US"/>
            <w:rPrChange w:id="5840" w:author="Arthur Parmentier" w:date="2020-06-07T15:27:00Z">
              <w:rPr/>
            </w:rPrChange>
          </w:rPr>
          <w:t>Yes. There have been concerts where a second Soundpainter, who I have signed to come up and Soundpaint side-by-side with me, will turn from the group and begin Soundpainting me. The first time this happened was a surprise to me, I didn’t expect it though, I responded to the gestures as if I was a part of the orchestra. After the first time this happened there have been many occasions where a Soundpainter will be Soundpainted.</w:t>
        </w:r>
      </w:ins>
    </w:p>
    <w:p w:rsidR="00224457" w:rsidRPr="007C437A" w:rsidRDefault="00224457" w:rsidP="00224457">
      <w:pPr>
        <w:pStyle w:val="NormalWeb"/>
        <w:rPr>
          <w:ins w:id="5841" w:author="Arthur Parmentier" w:date="2020-06-06T17:31:00Z"/>
          <w:lang w:val="en-US"/>
          <w:rPrChange w:id="5842" w:author="Arthur Parmentier" w:date="2020-06-07T15:27:00Z">
            <w:rPr>
              <w:ins w:id="5843" w:author="Arthur Parmentier" w:date="2020-06-06T17:31:00Z"/>
            </w:rPr>
          </w:rPrChange>
        </w:rPr>
      </w:pPr>
      <w:ins w:id="5844" w:author="Arthur Parmentier" w:date="2020-06-06T17:31:00Z">
        <w:r w:rsidRPr="007C437A">
          <w:rPr>
            <w:lang w:val="en-US"/>
            <w:rPrChange w:id="5845" w:author="Arthur Parmentier" w:date="2020-06-07T15:27:00Z">
              <w:rPr/>
            </w:rPrChange>
          </w:rPr>
          <w:t>II. If you have two ensembles or groups led by one or more Soundpainter, such as a group of actors and a group of musicians, each with a Soundpainter, are they treated as separate entities or as different parts of a single group?</w:t>
        </w:r>
      </w:ins>
    </w:p>
    <w:p w:rsidR="00224457" w:rsidRPr="007C437A" w:rsidRDefault="00224457" w:rsidP="00224457">
      <w:pPr>
        <w:pStyle w:val="NormalWeb"/>
        <w:rPr>
          <w:ins w:id="5846" w:author="Arthur Parmentier" w:date="2020-06-06T17:31:00Z"/>
          <w:lang w:val="en-US"/>
          <w:rPrChange w:id="5847" w:author="Arthur Parmentier" w:date="2020-06-07T15:27:00Z">
            <w:rPr>
              <w:ins w:id="5848" w:author="Arthur Parmentier" w:date="2020-06-06T17:31:00Z"/>
            </w:rPr>
          </w:rPrChange>
        </w:rPr>
      </w:pPr>
      <w:ins w:id="5849" w:author="Arthur Parmentier" w:date="2020-06-06T17:31:00Z">
        <w:r w:rsidRPr="007C437A">
          <w:rPr>
            <w:lang w:val="en-US"/>
            <w:rPrChange w:id="5850" w:author="Arthur Parmentier" w:date="2020-06-07T15:27:00Z">
              <w:rPr/>
            </w:rPrChange>
          </w:rPr>
          <w:t>When composing with two Soundpainters simultaneously, there are many possible ways to work together. The most common being that the Soundpainters often spilt the groups (the two groups are decided in rehearsal or in the moment using the This Is gesture to identify who is in who’s group) and then compose the piece collectively. Each Soundpainter has the choice of relating to the other Soundpainter in any fashion they desire – supportive or contradictory. At times, the two Soundpainters may change groups during the performance or indicate specific phrases to each other to be signed to the group. There have also been times where the Soundpainters will turn and Soundpaint each other and there is a phrase called Who Soundpainter where the group will decide which Soundpainter to follow. The possibilities of how to work together are very broad but these are several ways two Soundpainters and two or more groups will composer collectively.</w:t>
        </w:r>
      </w:ins>
    </w:p>
    <w:p w:rsidR="00224457" w:rsidRPr="007C437A" w:rsidRDefault="00224457" w:rsidP="00224457">
      <w:pPr>
        <w:pStyle w:val="NormalWeb"/>
        <w:rPr>
          <w:ins w:id="5851" w:author="Arthur Parmentier" w:date="2020-06-06T17:31:00Z"/>
          <w:lang w:val="en-US"/>
          <w:rPrChange w:id="5852" w:author="Arthur Parmentier" w:date="2020-06-07T15:27:00Z">
            <w:rPr>
              <w:ins w:id="5853" w:author="Arthur Parmentier" w:date="2020-06-06T17:31:00Z"/>
            </w:rPr>
          </w:rPrChange>
        </w:rPr>
      </w:pPr>
      <w:ins w:id="5854" w:author="Arthur Parmentier" w:date="2020-06-06T17:31:00Z">
        <w:r w:rsidRPr="007C437A">
          <w:rPr>
            <w:lang w:val="en-US"/>
            <w:rPrChange w:id="5855" w:author="Arthur Parmentier" w:date="2020-06-07T15:27:00Z">
              <w:rPr/>
            </w:rPrChange>
          </w:rPr>
          <w:t>III. Do Soundpainters try to complement each other (in which case how do you interpret the word complement?)</w:t>
        </w:r>
      </w:ins>
    </w:p>
    <w:p w:rsidR="00224457" w:rsidRPr="007C437A" w:rsidRDefault="00224457" w:rsidP="00224457">
      <w:pPr>
        <w:pStyle w:val="NormalWeb"/>
        <w:rPr>
          <w:ins w:id="5856" w:author="Arthur Parmentier" w:date="2020-06-06T17:31:00Z"/>
          <w:lang w:val="en-US"/>
          <w:rPrChange w:id="5857" w:author="Arthur Parmentier" w:date="2020-06-07T15:27:00Z">
            <w:rPr>
              <w:ins w:id="5858" w:author="Arthur Parmentier" w:date="2020-06-06T17:31:00Z"/>
            </w:rPr>
          </w:rPrChange>
        </w:rPr>
      </w:pPr>
      <w:ins w:id="5859" w:author="Arthur Parmentier" w:date="2020-06-06T17:31:00Z">
        <w:r w:rsidRPr="007C437A">
          <w:rPr>
            <w:lang w:val="en-US"/>
            <w:rPrChange w:id="5860" w:author="Arthur Parmentier" w:date="2020-06-07T15:27:00Z">
              <w:rPr/>
            </w:rPrChange>
          </w:rPr>
          <w:t xml:space="preserve">Yes at time both Soundpainters will purposely complement each other’s directions. This can be signed live between the Soundpainter using gestures such as Relate To, With, Brush Work, Feel. This phrase indicates each Soundpainter to pay close attention to the direction of the other and sign complementary phrases to support and further the composition. It is very important that no matter </w:t>
        </w:r>
        <w:r w:rsidRPr="007C437A">
          <w:rPr>
            <w:lang w:val="en-US"/>
            <w:rPrChange w:id="5861" w:author="Arthur Parmentier" w:date="2020-06-07T15:27:00Z">
              <w:rPr/>
            </w:rPrChange>
          </w:rPr>
          <w:lastRenderedPageBreak/>
          <w:t>how the relationship is realized, whether complementary in a supportive or contrary fashion, each Soundpainter is aware of what the other is doing and why they choose their individual direction.</w:t>
        </w:r>
      </w:ins>
    </w:p>
    <w:p w:rsidR="00224457" w:rsidRPr="007C437A" w:rsidRDefault="00224457" w:rsidP="00224457">
      <w:pPr>
        <w:pStyle w:val="NormalWeb"/>
        <w:rPr>
          <w:ins w:id="5862" w:author="Arthur Parmentier" w:date="2020-06-06T17:31:00Z"/>
          <w:lang w:val="en-US"/>
          <w:rPrChange w:id="5863" w:author="Arthur Parmentier" w:date="2020-06-07T15:27:00Z">
            <w:rPr>
              <w:ins w:id="5864" w:author="Arthur Parmentier" w:date="2020-06-06T17:31:00Z"/>
            </w:rPr>
          </w:rPrChange>
        </w:rPr>
      </w:pPr>
      <w:ins w:id="5865" w:author="Arthur Parmentier" w:date="2020-06-06T17:31:00Z">
        <w:r w:rsidRPr="007C437A">
          <w:rPr>
            <w:lang w:val="en-US"/>
            <w:rPrChange w:id="5866" w:author="Arthur Parmentier" w:date="2020-06-07T15:27:00Z">
              <w:rPr/>
            </w:rPrChange>
          </w:rPr>
          <w:t>There isn’t a standard rule stating that there can be more than one Soundpainter composing at the same time, nor that they must relate to each other and progress the piece in a specific way. Multiple possibilities are available to each Soundpainter and what is happening in the moment dictates how they will communicate between each other.</w:t>
        </w:r>
      </w:ins>
    </w:p>
    <w:p w:rsidR="00224457" w:rsidRPr="007C437A" w:rsidRDefault="00224457" w:rsidP="00224457">
      <w:pPr>
        <w:pStyle w:val="NormalWeb"/>
        <w:rPr>
          <w:ins w:id="5867" w:author="Arthur Parmentier" w:date="2020-06-06T17:31:00Z"/>
          <w:lang w:val="en-US"/>
          <w:rPrChange w:id="5868" w:author="Arthur Parmentier" w:date="2020-06-07T15:27:00Z">
            <w:rPr>
              <w:ins w:id="5869" w:author="Arthur Parmentier" w:date="2020-06-06T17:31:00Z"/>
            </w:rPr>
          </w:rPrChange>
        </w:rPr>
      </w:pPr>
      <w:ins w:id="5870" w:author="Arthur Parmentier" w:date="2020-06-06T17:31:00Z">
        <w:r w:rsidRPr="007C437A">
          <w:rPr>
            <w:lang w:val="en-US"/>
            <w:rPrChange w:id="5871" w:author="Arthur Parmentier" w:date="2020-06-07T15:27:00Z">
              <w:rPr/>
            </w:rPrChange>
          </w:rPr>
          <w:t>g.Have you ever gestured for a dancer/actor to Soundpaint within the ensemble?</w:t>
        </w:r>
      </w:ins>
    </w:p>
    <w:p w:rsidR="00224457" w:rsidRPr="007C437A" w:rsidRDefault="00224457" w:rsidP="00224457">
      <w:pPr>
        <w:pStyle w:val="NormalWeb"/>
        <w:rPr>
          <w:ins w:id="5872" w:author="Arthur Parmentier" w:date="2020-06-06T17:31:00Z"/>
          <w:lang w:val="en-US"/>
          <w:rPrChange w:id="5873" w:author="Arthur Parmentier" w:date="2020-06-07T15:27:00Z">
            <w:rPr>
              <w:ins w:id="5874" w:author="Arthur Parmentier" w:date="2020-06-06T17:31:00Z"/>
            </w:rPr>
          </w:rPrChange>
        </w:rPr>
      </w:pPr>
      <w:ins w:id="5875" w:author="Arthur Parmentier" w:date="2020-06-06T17:31:00Z">
        <w:r w:rsidRPr="007C437A">
          <w:rPr>
            <w:lang w:val="en-US"/>
            <w:rPrChange w:id="5876" w:author="Arthur Parmentier" w:date="2020-06-07T15:27:00Z">
              <w:rPr/>
            </w:rPrChange>
          </w:rPr>
          <w:t>Yes. There is a sign in Soundpainting specifically for this concept – anyone, at any time, may be signed by the Soundpainter to Soundpaint within the group – usually, but not by rule, signing just a few phrases and then returning to their respective disciplines.</w:t>
        </w:r>
      </w:ins>
    </w:p>
    <w:p w:rsidR="00224457" w:rsidRPr="007C437A" w:rsidRDefault="00224457">
      <w:pPr>
        <w:rPr>
          <w:ins w:id="5877" w:author="Arthur Parmentier" w:date="2020-05-14T15:43:00Z"/>
          <w:rPrChange w:id="5878" w:author="Arthur Parmentier" w:date="2020-06-07T15:27:00Z">
            <w:rPr>
              <w:ins w:id="5879" w:author="Arthur Parmentier" w:date="2020-05-14T15:43:00Z"/>
            </w:rPr>
          </w:rPrChange>
        </w:rPr>
      </w:pPr>
    </w:p>
    <w:p w:rsidR="00B22614" w:rsidRPr="007C437A" w:rsidDel="00A84632" w:rsidRDefault="00B22614" w:rsidP="00E6654A">
      <w:pPr>
        <w:rPr>
          <w:del w:id="5880" w:author="Arthur Parmentier" w:date="2020-05-14T13:28:00Z"/>
          <w:rPrChange w:id="5881" w:author="Arthur Parmentier" w:date="2020-06-07T15:27:00Z">
            <w:rPr>
              <w:del w:id="5882" w:author="Arthur Parmentier" w:date="2020-05-14T13:28:00Z"/>
            </w:rPr>
          </w:rPrChange>
        </w:rPr>
      </w:pPr>
      <w:bookmarkStart w:id="5883" w:name="_Toc40355388"/>
      <w:bookmarkStart w:id="5884" w:name="_Toc40355925"/>
      <w:bookmarkStart w:id="5885" w:name="_Toc40356089"/>
      <w:bookmarkStart w:id="5886" w:name="_Toc40363697"/>
      <w:bookmarkStart w:id="5887" w:name="_Toc40363760"/>
      <w:bookmarkStart w:id="5888" w:name="_Toc40431469"/>
      <w:bookmarkStart w:id="5889" w:name="_Toc41067197"/>
      <w:bookmarkStart w:id="5890" w:name="_Toc42259012"/>
      <w:bookmarkStart w:id="5891" w:name="_Toc42259089"/>
      <w:bookmarkEnd w:id="5883"/>
      <w:bookmarkEnd w:id="5884"/>
      <w:bookmarkEnd w:id="5885"/>
      <w:bookmarkEnd w:id="5886"/>
      <w:bookmarkEnd w:id="5887"/>
      <w:bookmarkEnd w:id="5888"/>
      <w:bookmarkEnd w:id="5889"/>
      <w:bookmarkEnd w:id="5890"/>
      <w:bookmarkEnd w:id="5891"/>
    </w:p>
    <w:p w:rsidR="00F25194" w:rsidRPr="007C437A" w:rsidRDefault="00F25194" w:rsidP="00E6654A">
      <w:pPr>
        <w:pStyle w:val="Titre1"/>
        <w:rPr>
          <w:ins w:id="5892" w:author="Arthur Parmentier" w:date="2020-05-15T10:44:00Z"/>
          <w:rPrChange w:id="5893" w:author="Arthur Parmentier" w:date="2020-06-07T15:27:00Z">
            <w:rPr>
              <w:ins w:id="5894" w:author="Arthur Parmentier" w:date="2020-05-15T10:44:00Z"/>
            </w:rPr>
          </w:rPrChange>
        </w:rPr>
      </w:pPr>
      <w:bookmarkStart w:id="5895" w:name="_Toc42259090"/>
      <w:r w:rsidRPr="007C437A">
        <w:rPr>
          <w:rPrChange w:id="5896" w:author="Arthur Parmentier" w:date="2020-06-07T15:27:00Z">
            <w:rPr/>
          </w:rPrChange>
        </w:rPr>
        <w:t>Soundpainting recognition with Max/MSP</w:t>
      </w:r>
      <w:bookmarkEnd w:id="5895"/>
    </w:p>
    <w:p w:rsidR="00D32387" w:rsidRPr="007C437A" w:rsidRDefault="00B01D9E">
      <w:pPr>
        <w:rPr>
          <w:ins w:id="5897" w:author="Arthur Parmentier" w:date="2020-05-18T17:13:00Z"/>
          <w:rPrChange w:id="5898" w:author="Arthur Parmentier" w:date="2020-06-07T15:27:00Z">
            <w:rPr>
              <w:ins w:id="5899" w:author="Arthur Parmentier" w:date="2020-05-18T17:13:00Z"/>
            </w:rPr>
          </w:rPrChange>
        </w:rPr>
      </w:pPr>
      <w:ins w:id="5900" w:author="Arthur Parmentier" w:date="2020-05-15T10:44:00Z">
        <w:r w:rsidRPr="007C437A">
          <w:rPr>
            <w:rPrChange w:id="5901" w:author="Arthur Parmentier" w:date="2020-06-07T15:27:00Z">
              <w:rPr/>
            </w:rPrChange>
          </w:rPr>
          <w:t xml:space="preserve">In this section, </w:t>
        </w:r>
      </w:ins>
      <w:ins w:id="5902" w:author="Arthur Parmentier" w:date="2020-05-15T10:45:00Z">
        <w:r w:rsidRPr="007C437A">
          <w:rPr>
            <w:rPrChange w:id="5903" w:author="Arthur Parmentier" w:date="2020-06-07T15:27:00Z">
              <w:rPr/>
            </w:rPrChange>
          </w:rPr>
          <w:t xml:space="preserve">I will introduce my Max/MSP Soundpainting recognition tool. </w:t>
        </w:r>
      </w:ins>
    </w:p>
    <w:p w:rsidR="00D32387" w:rsidRPr="007C437A" w:rsidRDefault="00D32387">
      <w:pPr>
        <w:rPr>
          <w:ins w:id="5904" w:author="Arthur Parmentier" w:date="2020-05-18T17:13:00Z"/>
          <w:rPrChange w:id="5905" w:author="Arthur Parmentier" w:date="2020-06-07T15:27:00Z">
            <w:rPr>
              <w:ins w:id="5906" w:author="Arthur Parmentier" w:date="2020-05-18T17:13:00Z"/>
            </w:rPr>
          </w:rPrChange>
        </w:rPr>
      </w:pPr>
      <w:ins w:id="5907" w:author="Arthur Parmentier" w:date="2020-05-18T17:13:00Z">
        <w:r w:rsidRPr="007C437A">
          <w:rPr>
            <w:rPrChange w:id="5908" w:author="Arthur Parmentier" w:date="2020-06-07T15:27:00Z">
              <w:rPr/>
            </w:rPrChange>
          </w:rPr>
          <w:t>First, w</w:t>
        </w:r>
      </w:ins>
      <w:ins w:id="5909" w:author="Arthur Parmentier" w:date="2020-05-15T10:46:00Z">
        <w:r w:rsidR="00B01D9E" w:rsidRPr="007C437A">
          <w:rPr>
            <w:rPrChange w:id="5910" w:author="Arthur Parmentier" w:date="2020-06-07T15:27:00Z">
              <w:rPr/>
            </w:rPrChange>
          </w:rPr>
          <w:t>e will motivate the creation of such a tool, capable of recognizing several SP signs but also of creating new ones, as a composer would do.</w:t>
        </w:r>
        <w:r w:rsidR="00C261F8" w:rsidRPr="007C437A">
          <w:rPr>
            <w:rPrChange w:id="5911" w:author="Arthur Parmentier" w:date="2020-06-07T15:27:00Z">
              <w:rPr/>
            </w:rPrChange>
          </w:rPr>
          <w:t xml:space="preserve"> </w:t>
        </w:r>
      </w:ins>
    </w:p>
    <w:p w:rsidR="00B01D9E" w:rsidRPr="007C437A" w:rsidRDefault="00C261F8">
      <w:pPr>
        <w:rPr>
          <w:ins w:id="5912" w:author="Arthur Parmentier" w:date="2020-05-18T17:10:00Z"/>
          <w:rPrChange w:id="5913" w:author="Arthur Parmentier" w:date="2020-06-07T15:27:00Z">
            <w:rPr>
              <w:ins w:id="5914" w:author="Arthur Parmentier" w:date="2020-05-18T17:10:00Z"/>
            </w:rPr>
          </w:rPrChange>
        </w:rPr>
      </w:pPr>
      <w:ins w:id="5915" w:author="Arthur Parmentier" w:date="2020-05-15T10:46:00Z">
        <w:r w:rsidRPr="007C437A">
          <w:rPr>
            <w:rPrChange w:id="5916" w:author="Arthur Parmentier" w:date="2020-06-07T15:27:00Z">
              <w:rPr/>
            </w:rPrChange>
          </w:rPr>
          <w:t>Then, we will explore</w:t>
        </w:r>
      </w:ins>
      <w:ins w:id="5917" w:author="Arthur Parmentier" w:date="2020-05-15T10:47:00Z">
        <w:r w:rsidRPr="007C437A">
          <w:rPr>
            <w:rPrChange w:id="5918" w:author="Arthur Parmentier" w:date="2020-06-07T15:27:00Z">
              <w:rPr/>
            </w:rPrChange>
          </w:rPr>
          <w:t xml:space="preserve"> the structure of this tool in a top-bottom approach, in contrast with constructivist model of SP that I presented in previous s</w:t>
        </w:r>
      </w:ins>
      <w:ins w:id="5919" w:author="Arthur Parmentier" w:date="2020-05-15T10:48:00Z">
        <w:r w:rsidRPr="007C437A">
          <w:rPr>
            <w:rPrChange w:id="5920" w:author="Arthur Parmentier" w:date="2020-06-07T15:27:00Z">
              <w:rPr/>
            </w:rPrChange>
          </w:rPr>
          <w:t>ections</w:t>
        </w:r>
      </w:ins>
      <w:ins w:id="5921" w:author="Arthur Parmentier" w:date="2020-05-18T17:14:00Z">
        <w:r w:rsidR="00D32387" w:rsidRPr="007C437A">
          <w:rPr>
            <w:rPrChange w:id="5922" w:author="Arthur Parmentier" w:date="2020-06-07T15:27:00Z">
              <w:rPr/>
            </w:rPrChange>
          </w:rPr>
          <w:t>, by discussing the global structure of the program and then taking a deeper look into the features and key objects of each layer.</w:t>
        </w:r>
      </w:ins>
    </w:p>
    <w:p w:rsidR="00CE7ED8" w:rsidRPr="007C437A" w:rsidRDefault="00D32387">
      <w:pPr>
        <w:rPr>
          <w:ins w:id="5923" w:author="Arthur Parmentier" w:date="2020-05-18T17:16:00Z"/>
          <w:rPrChange w:id="5924" w:author="Arthur Parmentier" w:date="2020-06-07T15:27:00Z">
            <w:rPr>
              <w:ins w:id="5925" w:author="Arthur Parmentier" w:date="2020-05-18T17:16:00Z"/>
            </w:rPr>
          </w:rPrChange>
        </w:rPr>
      </w:pPr>
      <w:ins w:id="5926" w:author="Arthur Parmentier" w:date="2020-05-18T17:14:00Z">
        <w:r w:rsidRPr="007C437A">
          <w:rPr>
            <w:rPrChange w:id="5927" w:author="Arthur Parmentier" w:date="2020-06-07T15:27:00Z">
              <w:rPr/>
            </w:rPrChange>
          </w:rPr>
          <w:t>Moreover,</w:t>
        </w:r>
      </w:ins>
      <w:ins w:id="5928" w:author="Arthur Parmentier" w:date="2020-05-18T17:10:00Z">
        <w:r w:rsidR="00CE7ED8" w:rsidRPr="007C437A">
          <w:rPr>
            <w:rPrChange w:id="5929" w:author="Arthur Parmentier" w:date="2020-06-07T15:27:00Z">
              <w:rPr/>
            </w:rPrChange>
          </w:rPr>
          <w:t xml:space="preserve"> we will</w:t>
        </w:r>
      </w:ins>
      <w:ins w:id="5930" w:author="Arthur Parmentier" w:date="2020-05-18T17:15:00Z">
        <w:r w:rsidRPr="007C437A">
          <w:rPr>
            <w:rPrChange w:id="5931" w:author="Arthur Parmentier" w:date="2020-06-07T15:27:00Z">
              <w:rPr/>
            </w:rPrChange>
          </w:rPr>
          <w:t xml:space="preserve"> </w:t>
        </w:r>
      </w:ins>
      <w:ins w:id="5932" w:author="Arthur Parmentier" w:date="2020-05-18T17:16:00Z">
        <w:r w:rsidRPr="007C437A">
          <w:rPr>
            <w:rPrChange w:id="5933" w:author="Arthur Parmentier" w:date="2020-06-07T15:27:00Z">
              <w:rPr/>
            </w:rPrChange>
          </w:rPr>
          <w:t>investigate</w:t>
        </w:r>
      </w:ins>
      <w:ins w:id="5934" w:author="Arthur Parmentier" w:date="2020-05-18T17:15:00Z">
        <w:r w:rsidRPr="007C437A">
          <w:rPr>
            <w:rPrChange w:id="5935" w:author="Arthur Parmentier" w:date="2020-06-07T15:27:00Z">
              <w:rPr/>
            </w:rPrChange>
          </w:rPr>
          <w:t xml:space="preserve"> basic performance </w:t>
        </w:r>
      </w:ins>
      <w:ins w:id="5936" w:author="Arthur Parmentier" w:date="2020-05-18T17:16:00Z">
        <w:r w:rsidRPr="007C437A">
          <w:rPr>
            <w:rPrChange w:id="5937" w:author="Arthur Parmentier" w:date="2020-06-07T15:27:00Z">
              <w:rPr/>
            </w:rPrChange>
          </w:rPr>
          <w:t>mechanisms to optimize the speed and accuracy of the system.</w:t>
        </w:r>
      </w:ins>
    </w:p>
    <w:p w:rsidR="00D32387" w:rsidRPr="007C437A" w:rsidRDefault="00D32387">
      <w:pPr>
        <w:rPr>
          <w:rPrChange w:id="5938" w:author="Arthur Parmentier" w:date="2020-06-07T15:27:00Z">
            <w:rPr/>
          </w:rPrChange>
        </w:rPr>
        <w:pPrChange w:id="5939" w:author="Arthur Parmentier" w:date="2020-05-15T10:44:00Z">
          <w:pPr>
            <w:pStyle w:val="Titre1"/>
          </w:pPr>
        </w:pPrChange>
      </w:pPr>
      <w:ins w:id="5940" w:author="Arthur Parmentier" w:date="2020-05-18T17:16:00Z">
        <w:r w:rsidRPr="007C437A">
          <w:rPr>
            <w:rPrChange w:id="5941" w:author="Arthur Parmentier" w:date="2020-06-07T15:27:00Z">
              <w:rPr/>
            </w:rPrChange>
          </w:rPr>
          <w:t xml:space="preserve">Finally, we will discuss </w:t>
        </w:r>
      </w:ins>
      <w:ins w:id="5942" w:author="Arthur Parmentier" w:date="2020-05-18T17:17:00Z">
        <w:r w:rsidRPr="007C437A">
          <w:rPr>
            <w:rPrChange w:id="5943" w:author="Arthur Parmentier" w:date="2020-06-07T15:27:00Z">
              <w:rPr/>
            </w:rPrChange>
          </w:rPr>
          <w:t>the use of this tool for learning SP in connection with the theoretical aspects discussed in the previous parts. We will look at some implications of the tool for the</w:t>
        </w:r>
      </w:ins>
      <w:ins w:id="5944" w:author="Arthur Parmentier" w:date="2020-05-18T17:18:00Z">
        <w:r w:rsidRPr="007C437A">
          <w:rPr>
            <w:rPrChange w:id="5945" w:author="Arthur Parmentier" w:date="2020-06-07T15:27:00Z">
              <w:rPr/>
            </w:rPrChange>
          </w:rPr>
          <w:t xml:space="preserve"> formalization of SP and hopefully, the future of the language.</w:t>
        </w:r>
      </w:ins>
    </w:p>
    <w:p w:rsidR="00F25194" w:rsidRPr="007C437A" w:rsidRDefault="00F25194" w:rsidP="00E6654A">
      <w:pPr>
        <w:pStyle w:val="Titre2"/>
        <w:rPr>
          <w:ins w:id="5946" w:author="Arthur Parmentier" w:date="2020-05-15T10:37:00Z"/>
          <w:rPrChange w:id="5947" w:author="Arthur Parmentier" w:date="2020-06-07T15:27:00Z">
            <w:rPr>
              <w:ins w:id="5948" w:author="Arthur Parmentier" w:date="2020-05-15T10:37:00Z"/>
            </w:rPr>
          </w:rPrChange>
        </w:rPr>
      </w:pPr>
      <w:bookmarkStart w:id="5949" w:name="_Toc42259091"/>
      <w:r w:rsidRPr="007C437A">
        <w:rPr>
          <w:rPrChange w:id="5950" w:author="Arthur Parmentier" w:date="2020-06-07T15:27:00Z">
            <w:rPr/>
          </w:rPrChange>
        </w:rPr>
        <w:t>A new configuration: motivations, goals, workflow &amp; challenges</w:t>
      </w:r>
      <w:bookmarkEnd w:id="5949"/>
    </w:p>
    <w:p w:rsidR="006E7D32" w:rsidRPr="007C437A" w:rsidRDefault="006E7D32">
      <w:pPr>
        <w:pStyle w:val="Titre3"/>
        <w:rPr>
          <w:ins w:id="5951" w:author="Arthur Parmentier" w:date="2020-05-15T15:41:00Z"/>
          <w:rPrChange w:id="5952" w:author="Arthur Parmentier" w:date="2020-06-07T15:27:00Z">
            <w:rPr>
              <w:ins w:id="5953" w:author="Arthur Parmentier" w:date="2020-05-15T15:41:00Z"/>
            </w:rPr>
          </w:rPrChange>
        </w:rPr>
        <w:pPrChange w:id="5954" w:author="Arthur Parmentier" w:date="2020-05-15T15:41:00Z">
          <w:pPr/>
        </w:pPrChange>
      </w:pPr>
      <w:bookmarkStart w:id="5955" w:name="_Toc42259092"/>
      <w:ins w:id="5956" w:author="Arthur Parmentier" w:date="2020-05-15T15:41:00Z">
        <w:r w:rsidRPr="007C437A">
          <w:rPr>
            <w:rPrChange w:id="5957" w:author="Arthur Parmentier" w:date="2020-06-07T15:27:00Z">
              <w:rPr/>
            </w:rPrChange>
          </w:rPr>
          <w:t>Motivations</w:t>
        </w:r>
        <w:bookmarkEnd w:id="5955"/>
      </w:ins>
    </w:p>
    <w:p w:rsidR="00124705" w:rsidRPr="007C437A" w:rsidRDefault="00C261F8" w:rsidP="00B01D9E">
      <w:pPr>
        <w:rPr>
          <w:ins w:id="5958" w:author="Arthur Parmentier" w:date="2020-06-02T18:11:00Z"/>
          <w:rPrChange w:id="5959" w:author="Arthur Parmentier" w:date="2020-06-07T15:27:00Z">
            <w:rPr>
              <w:ins w:id="5960" w:author="Arthur Parmentier" w:date="2020-06-02T18:11:00Z"/>
            </w:rPr>
          </w:rPrChange>
        </w:rPr>
      </w:pPr>
      <w:ins w:id="5961" w:author="Arthur Parmentier" w:date="2020-05-15T10:51:00Z">
        <w:r w:rsidRPr="007C437A">
          <w:rPr>
            <w:rPrChange w:id="5962" w:author="Arthur Parmentier" w:date="2020-06-07T15:27:00Z">
              <w:rPr/>
            </w:rPrChange>
          </w:rPr>
          <w:t xml:space="preserve">We have seen </w:t>
        </w:r>
      </w:ins>
      <w:ins w:id="5963" w:author="Arthur Parmentier" w:date="2020-05-15T11:07:00Z">
        <w:r w:rsidR="00573005" w:rsidRPr="007C437A">
          <w:rPr>
            <w:rPrChange w:id="5964" w:author="Arthur Parmentier" w:date="2020-06-07T15:27:00Z">
              <w:rPr/>
            </w:rPrChange>
          </w:rPr>
          <w:t>previously</w:t>
        </w:r>
      </w:ins>
      <w:ins w:id="5965" w:author="Arthur Parmentier" w:date="2020-05-15T10:52:00Z">
        <w:r w:rsidRPr="007C437A">
          <w:rPr>
            <w:rPrChange w:id="5966" w:author="Arthur Parmentier" w:date="2020-06-07T15:27:00Z">
              <w:rPr/>
            </w:rPrChange>
          </w:rPr>
          <w:t xml:space="preserve"> that SP is used in d</w:t>
        </w:r>
      </w:ins>
      <w:ins w:id="5967" w:author="Arthur Parmentier" w:date="2020-05-15T10:53:00Z">
        <w:r w:rsidRPr="007C437A">
          <w:rPr>
            <w:rPrChange w:id="5968" w:author="Arthur Parmentier" w:date="2020-06-07T15:27:00Z">
              <w:rPr/>
            </w:rPrChange>
          </w:rPr>
          <w:t>ifferent configurations</w:t>
        </w:r>
      </w:ins>
      <w:ins w:id="5969" w:author="Arthur Parmentier" w:date="2020-05-15T10:54:00Z">
        <w:r w:rsidRPr="007C437A">
          <w:rPr>
            <w:rPrChange w:id="5970" w:author="Arthur Parmentier" w:date="2020-06-07T15:27:00Z">
              <w:rPr/>
            </w:rPrChange>
          </w:rPr>
          <w:t xml:space="preserve"> and their </w:t>
        </w:r>
      </w:ins>
      <w:ins w:id="5971" w:author="Arthur Parmentier" w:date="2020-05-15T10:57:00Z">
        <w:r w:rsidR="00124705" w:rsidRPr="007C437A">
          <w:rPr>
            <w:rPrChange w:id="5972" w:author="Arthur Parmentier" w:date="2020-06-07T15:27:00Z">
              <w:rPr/>
            </w:rPrChange>
          </w:rPr>
          <w:t>role as a super-</w:t>
        </w:r>
      </w:ins>
      <w:ins w:id="5973" w:author="Arthur Parmentier" w:date="2020-05-15T10:55:00Z">
        <w:r w:rsidRPr="007C437A">
          <w:rPr>
            <w:rPrChange w:id="5974" w:author="Arthur Parmentier" w:date="2020-06-07T15:27:00Z">
              <w:rPr/>
            </w:rPrChange>
          </w:rPr>
          <w:t>structure</w:t>
        </w:r>
      </w:ins>
      <w:ins w:id="5975" w:author="Arthur Parmentier" w:date="2020-06-02T18:05:00Z">
        <w:r w:rsidR="00783AA3" w:rsidRPr="007C437A">
          <w:rPr>
            <w:rPrChange w:id="5976" w:author="Arthur Parmentier" w:date="2020-06-07T15:27:00Z">
              <w:rPr/>
            </w:rPrChange>
          </w:rPr>
          <w:t>,</w:t>
        </w:r>
      </w:ins>
      <w:ins w:id="5977" w:author="Arthur Parmentier" w:date="2020-05-15T10:55:00Z">
        <w:r w:rsidRPr="007C437A">
          <w:rPr>
            <w:rPrChange w:id="5978" w:author="Arthur Parmentier" w:date="2020-06-07T15:27:00Z">
              <w:rPr/>
            </w:rPrChange>
          </w:rPr>
          <w:t xml:space="preserve"> </w:t>
        </w:r>
      </w:ins>
      <w:ins w:id="5979" w:author="Arthur Parmentier" w:date="2020-06-02T18:04:00Z">
        <w:r w:rsidR="00783AA3" w:rsidRPr="007C437A">
          <w:rPr>
            <w:rPrChange w:id="5980" w:author="Arthur Parmentier" w:date="2020-06-07T15:27:00Z">
              <w:rPr/>
            </w:rPrChange>
          </w:rPr>
          <w:t>defining its set of internal</w:t>
        </w:r>
      </w:ins>
      <w:ins w:id="5981" w:author="Arthur Parmentier" w:date="2020-05-15T10:58:00Z">
        <w:r w:rsidR="00124705" w:rsidRPr="007C437A">
          <w:rPr>
            <w:rPrChange w:id="5982" w:author="Arthur Parmentier" w:date="2020-06-07T15:27:00Z">
              <w:rPr/>
            </w:rPrChange>
          </w:rPr>
          <w:t xml:space="preserve"> grammars </w:t>
        </w:r>
      </w:ins>
      <w:ins w:id="5983" w:author="Arthur Parmentier" w:date="2020-06-06T17:19:00Z">
        <w:r w:rsidR="00B95361" w:rsidRPr="007C437A">
          <w:rPr>
            <w:rPrChange w:id="5984" w:author="Arthur Parmentier" w:date="2020-06-07T15:27:00Z">
              <w:rPr/>
            </w:rPrChange>
          </w:rPr>
          <w:t>(for instance, the modes</w:t>
        </w:r>
      </w:ins>
      <w:ins w:id="5985" w:author="Arthur Parmentier" w:date="2020-05-15T10:58:00Z">
        <w:r w:rsidR="00124705" w:rsidRPr="007C437A">
          <w:rPr>
            <w:rPrChange w:id="5986" w:author="Arthur Parmentier" w:date="2020-06-07T15:27:00Z">
              <w:rPr/>
            </w:rPrChange>
          </w:rPr>
          <w:t>),</w:t>
        </w:r>
      </w:ins>
      <w:ins w:id="5987" w:author="Arthur Parmentier" w:date="2020-05-15T10:59:00Z">
        <w:r w:rsidR="00124705" w:rsidRPr="007C437A">
          <w:rPr>
            <w:rPrChange w:id="5988" w:author="Arthur Parmentier" w:date="2020-06-07T15:27:00Z">
              <w:rPr/>
            </w:rPrChange>
          </w:rPr>
          <w:t xml:space="preserve"> the roles of emitter/receiver (soundpainter/performer) </w:t>
        </w:r>
      </w:ins>
      <w:ins w:id="5989" w:author="Arthur Parmentier" w:date="2020-06-02T18:06:00Z">
        <w:r w:rsidR="00E176C0" w:rsidRPr="007C437A">
          <w:rPr>
            <w:rPrChange w:id="5990" w:author="Arthur Parmentier" w:date="2020-06-07T15:27:00Z">
              <w:rPr/>
            </w:rPrChange>
          </w:rPr>
          <w:t>and</w:t>
        </w:r>
      </w:ins>
      <w:ins w:id="5991" w:author="Arthur Parmentier" w:date="2020-05-15T10:59:00Z">
        <w:r w:rsidR="00124705" w:rsidRPr="007C437A">
          <w:rPr>
            <w:rPrChange w:id="5992" w:author="Arthur Parmentier" w:date="2020-06-07T15:27:00Z">
              <w:rPr/>
            </w:rPrChange>
          </w:rPr>
          <w:t xml:space="preserve"> the “default parameters”</w:t>
        </w:r>
      </w:ins>
      <w:ins w:id="5993" w:author="Arthur Parmentier" w:date="2020-06-02T18:05:00Z">
        <w:r w:rsidR="00783AA3" w:rsidRPr="007C437A">
          <w:rPr>
            <w:rPrChange w:id="5994" w:author="Arthur Parmentier" w:date="2020-06-07T15:27:00Z">
              <w:rPr/>
            </w:rPrChange>
          </w:rPr>
          <w:t xml:space="preserve"> as</w:t>
        </w:r>
      </w:ins>
      <w:ins w:id="5995" w:author="Arthur Parmentier" w:date="2020-05-15T11:00:00Z">
        <w:r w:rsidR="00124705" w:rsidRPr="007C437A">
          <w:rPr>
            <w:rPrChange w:id="5996" w:author="Arthur Parmentier" w:date="2020-06-07T15:27:00Z">
              <w:rPr/>
            </w:rPrChange>
          </w:rPr>
          <w:t xml:space="preserve"> context-depend rules </w:t>
        </w:r>
      </w:ins>
      <w:ins w:id="5997" w:author="Arthur Parmentier" w:date="2020-06-02T18:06:00Z">
        <w:r w:rsidR="00783AA3" w:rsidRPr="007C437A">
          <w:rPr>
            <w:rPrChange w:id="5998" w:author="Arthur Parmentier" w:date="2020-06-07T15:27:00Z">
              <w:rPr/>
            </w:rPrChange>
          </w:rPr>
          <w:t>for</w:t>
        </w:r>
      </w:ins>
      <w:ins w:id="5999" w:author="Arthur Parmentier" w:date="2020-05-15T11:00:00Z">
        <w:r w:rsidR="00124705" w:rsidRPr="007C437A">
          <w:rPr>
            <w:rPrChange w:id="6000" w:author="Arthur Parmentier" w:date="2020-06-07T15:27:00Z">
              <w:rPr/>
            </w:rPrChange>
          </w:rPr>
          <w:t xml:space="preserve"> the performance.</w:t>
        </w:r>
      </w:ins>
    </w:p>
    <w:p w:rsidR="00E176C0" w:rsidRPr="007C437A" w:rsidRDefault="00E176C0" w:rsidP="00B01D9E">
      <w:pPr>
        <w:rPr>
          <w:ins w:id="6001" w:author="Arthur Parmentier" w:date="2020-06-02T18:34:00Z"/>
          <w:rPrChange w:id="6002" w:author="Arthur Parmentier" w:date="2020-06-07T15:27:00Z">
            <w:rPr>
              <w:ins w:id="6003" w:author="Arthur Parmentier" w:date="2020-06-02T18:34:00Z"/>
            </w:rPr>
          </w:rPrChange>
        </w:rPr>
      </w:pPr>
      <w:ins w:id="6004" w:author="Arthur Parmentier" w:date="2020-06-02T18:11:00Z">
        <w:r w:rsidRPr="007C437A">
          <w:rPr>
            <w:rPrChange w:id="6005" w:author="Arthur Parmentier" w:date="2020-06-07T15:27:00Z">
              <w:rPr/>
            </w:rPrChange>
          </w:rPr>
          <w:t>By creating a SP recognition tool, I am proposing new configuration</w:t>
        </w:r>
      </w:ins>
      <w:ins w:id="6006" w:author="Arthur Parmentier" w:date="2020-06-02T18:26:00Z">
        <w:r w:rsidR="003D3E7E" w:rsidRPr="007C437A">
          <w:rPr>
            <w:rPrChange w:id="6007" w:author="Arthur Parmentier" w:date="2020-06-07T15:27:00Z">
              <w:rPr/>
            </w:rPrChange>
          </w:rPr>
          <w:t>s for</w:t>
        </w:r>
      </w:ins>
      <w:ins w:id="6008" w:author="Arthur Parmentier" w:date="2020-06-02T18:12:00Z">
        <w:r w:rsidRPr="007C437A">
          <w:rPr>
            <w:rPrChange w:id="6009" w:author="Arthur Parmentier" w:date="2020-06-07T15:27:00Z">
              <w:rPr/>
            </w:rPrChange>
          </w:rPr>
          <w:t xml:space="preserve"> SP</w:t>
        </w:r>
      </w:ins>
      <w:ins w:id="6010" w:author="Arthur Parmentier" w:date="2020-06-02T18:26:00Z">
        <w:r w:rsidR="003D3E7E" w:rsidRPr="007C437A">
          <w:rPr>
            <w:rPrChange w:id="6011" w:author="Arthur Parmentier" w:date="2020-06-07T15:27:00Z">
              <w:rPr/>
            </w:rPrChange>
          </w:rPr>
          <w:t xml:space="preserve">, in which </w:t>
        </w:r>
      </w:ins>
      <w:ins w:id="6012" w:author="Arthur Parmentier" w:date="2020-06-02T18:27:00Z">
        <w:r w:rsidR="003D3E7E" w:rsidRPr="007C437A">
          <w:rPr>
            <w:rPrChange w:id="6013" w:author="Arthur Parmentier" w:date="2020-06-07T15:27:00Z">
              <w:rPr/>
            </w:rPrChange>
          </w:rPr>
          <w:t>a computer</w:t>
        </w:r>
      </w:ins>
      <w:ins w:id="6014" w:author="Arthur Parmentier" w:date="2020-06-02T18:26:00Z">
        <w:r w:rsidR="003D3E7E" w:rsidRPr="007C437A">
          <w:rPr>
            <w:rPrChange w:id="6015" w:author="Arthur Parmentier" w:date="2020-06-07T15:27:00Z">
              <w:rPr/>
            </w:rPrChange>
          </w:rPr>
          <w:t xml:space="preserve"> </w:t>
        </w:r>
      </w:ins>
      <w:ins w:id="6016" w:author="Arthur Parmentier" w:date="2020-06-02T18:27:00Z">
        <w:r w:rsidR="003D3E7E" w:rsidRPr="007C437A">
          <w:rPr>
            <w:rPrChange w:id="6017" w:author="Arthur Parmentier" w:date="2020-06-07T15:27:00Z">
              <w:rPr/>
            </w:rPrChange>
          </w:rPr>
          <w:t>can</w:t>
        </w:r>
      </w:ins>
      <w:ins w:id="6018" w:author="Arthur Parmentier" w:date="2020-06-02T18:26:00Z">
        <w:r w:rsidR="003D3E7E" w:rsidRPr="007C437A">
          <w:rPr>
            <w:rPrChange w:id="6019" w:author="Arthur Parmentier" w:date="2020-06-07T15:27:00Z">
              <w:rPr/>
            </w:rPrChange>
          </w:rPr>
          <w:t xml:space="preserve"> process SP signs</w:t>
        </w:r>
      </w:ins>
      <w:ins w:id="6020" w:author="Arthur Parmentier" w:date="2020-06-02T18:28:00Z">
        <w:r w:rsidR="003D3E7E" w:rsidRPr="007C437A">
          <w:rPr>
            <w:rPrChange w:id="6021" w:author="Arthur Parmentier" w:date="2020-06-07T15:27:00Z">
              <w:rPr/>
            </w:rPrChange>
          </w:rPr>
          <w:t xml:space="preserve"> and </w:t>
        </w:r>
      </w:ins>
      <w:ins w:id="6022" w:author="Arthur Parmentier" w:date="2020-06-02T18:29:00Z">
        <w:r w:rsidR="003D3E7E" w:rsidRPr="007C437A">
          <w:rPr>
            <w:rPrChange w:id="6023" w:author="Arthur Parmentier" w:date="2020-06-07T15:27:00Z">
              <w:rPr/>
            </w:rPrChange>
          </w:rPr>
          <w:t>take the role of one or several performers at the same time, aside other human performers or not</w:t>
        </w:r>
      </w:ins>
      <w:ins w:id="6024" w:author="Arthur Parmentier" w:date="2020-06-02T18:12:00Z">
        <w:r w:rsidRPr="007C437A">
          <w:rPr>
            <w:rPrChange w:id="6025" w:author="Arthur Parmentier" w:date="2020-06-07T15:27:00Z">
              <w:rPr/>
            </w:rPrChange>
          </w:rPr>
          <w:t>.</w:t>
        </w:r>
      </w:ins>
      <w:ins w:id="6026" w:author="Arthur Parmentier" w:date="2020-06-02T18:30:00Z">
        <w:r w:rsidR="003D3E7E" w:rsidRPr="007C437A">
          <w:rPr>
            <w:rPrChange w:id="6027" w:author="Arthur Parmentier" w:date="2020-06-07T15:27:00Z">
              <w:rPr/>
            </w:rPrChange>
          </w:rPr>
          <w:t xml:space="preserve"> At the difference of what is possible with human performers, the program itself can only </w:t>
        </w:r>
      </w:ins>
      <w:ins w:id="6028" w:author="Arthur Parmentier" w:date="2020-06-02T18:31:00Z">
        <w:r w:rsidR="003D3E7E" w:rsidRPr="007C437A">
          <w:rPr>
            <w:rPrChange w:id="6029" w:author="Arthur Parmentier" w:date="2020-06-07T15:27:00Z">
              <w:rPr/>
            </w:rPrChange>
          </w:rPr>
          <w:t>recognize sign</w:t>
        </w:r>
      </w:ins>
      <w:ins w:id="6030" w:author="Arthur Parmentier" w:date="2020-06-02T18:37:00Z">
        <w:r w:rsidR="008A1107" w:rsidRPr="007C437A">
          <w:rPr>
            <w:rPrChange w:id="6031" w:author="Arthur Parmentier" w:date="2020-06-07T15:27:00Z">
              <w:rPr/>
            </w:rPrChange>
          </w:rPr>
          <w:t>s</w:t>
        </w:r>
      </w:ins>
      <w:ins w:id="6032" w:author="Arthur Parmentier" w:date="2020-06-02T18:31:00Z">
        <w:r w:rsidR="003D3E7E" w:rsidRPr="007C437A">
          <w:rPr>
            <w:rPrChange w:id="6033" w:author="Arthur Parmentier" w:date="2020-06-07T15:27:00Z">
              <w:rPr/>
            </w:rPrChange>
          </w:rPr>
          <w:t xml:space="preserve"> from one emitter at the time</w:t>
        </w:r>
      </w:ins>
      <w:ins w:id="6034" w:author="Arthur Parmentier" w:date="2020-06-02T18:33:00Z">
        <w:r w:rsidR="008A1107" w:rsidRPr="007C437A">
          <w:rPr>
            <w:rPrChange w:id="6035" w:author="Arthur Parmentier" w:date="2020-06-07T15:27:00Z">
              <w:rPr/>
            </w:rPrChange>
          </w:rPr>
          <w:t xml:space="preserve"> </w:t>
        </w:r>
      </w:ins>
      <w:ins w:id="6036" w:author="Arthur Parmentier" w:date="2020-06-02T18:36:00Z">
        <w:r w:rsidR="008A1107" w:rsidRPr="007C437A">
          <w:rPr>
            <w:rPrChange w:id="6037" w:author="Arthur Parmentier" w:date="2020-06-07T15:27:00Z">
              <w:rPr/>
            </w:rPrChange>
          </w:rPr>
          <w:t xml:space="preserve">(the soundpainter) </w:t>
        </w:r>
      </w:ins>
      <w:ins w:id="6038" w:author="Arthur Parmentier" w:date="2020-06-02T18:33:00Z">
        <w:r w:rsidR="008A1107" w:rsidRPr="007C437A">
          <w:rPr>
            <w:rPrChange w:id="6039" w:author="Arthur Parmentier" w:date="2020-06-07T15:27:00Z">
              <w:rPr/>
            </w:rPrChange>
          </w:rPr>
          <w:t xml:space="preserve">and cannot emit signs itself. </w:t>
        </w:r>
        <w:r w:rsidR="008A1107" w:rsidRPr="007C437A">
          <w:rPr>
            <w:rPrChange w:id="6040" w:author="Arthur Parmentier" w:date="2020-06-07T15:27:00Z">
              <w:rPr/>
            </w:rPrChange>
          </w:rPr>
          <w:lastRenderedPageBreak/>
          <w:t xml:space="preserve">Among </w:t>
        </w:r>
      </w:ins>
      <w:ins w:id="6041" w:author="Arthur Parmentier" w:date="2020-06-02T18:34:00Z">
        <w:r w:rsidR="008A1107" w:rsidRPr="007C437A">
          <w:rPr>
            <w:rPrChange w:id="6042" w:author="Arthur Parmentier" w:date="2020-06-07T15:27:00Z">
              <w:rPr/>
            </w:rPrChange>
          </w:rPr>
          <w:t>the set of possible configurations, I would like to mention two of them that I had in mind when starting this project:</w:t>
        </w:r>
      </w:ins>
    </w:p>
    <w:p w:rsidR="008A1107" w:rsidRPr="007C437A" w:rsidRDefault="008A1107" w:rsidP="008A1107">
      <w:pPr>
        <w:pStyle w:val="Paragraphedeliste"/>
        <w:numPr>
          <w:ilvl w:val="0"/>
          <w:numId w:val="14"/>
        </w:numPr>
        <w:rPr>
          <w:ins w:id="6043" w:author="Arthur Parmentier" w:date="2020-06-02T18:39:00Z"/>
          <w:rPrChange w:id="6044" w:author="Arthur Parmentier" w:date="2020-06-07T15:27:00Z">
            <w:rPr>
              <w:ins w:id="6045" w:author="Arthur Parmentier" w:date="2020-06-02T18:39:00Z"/>
            </w:rPr>
          </w:rPrChange>
        </w:rPr>
      </w:pPr>
      <w:ins w:id="6046" w:author="Arthur Parmentier" w:date="2020-06-02T18:34:00Z">
        <w:r w:rsidRPr="007C437A">
          <w:rPr>
            <w:rPrChange w:id="6047" w:author="Arthur Parmentier" w:date="2020-06-07T15:27:00Z">
              <w:rPr/>
            </w:rPrChange>
          </w:rPr>
          <w:t>In the first configuration</w:t>
        </w:r>
      </w:ins>
      <w:ins w:id="6048" w:author="Arthur Parmentier" w:date="2020-06-02T18:35:00Z">
        <w:r w:rsidRPr="007C437A">
          <w:rPr>
            <w:rPrChange w:id="6049" w:author="Arthur Parmentier" w:date="2020-06-07T15:27:00Z">
              <w:rPr/>
            </w:rPrChange>
          </w:rPr>
          <w:t xml:space="preserve">, </w:t>
        </w:r>
      </w:ins>
      <w:ins w:id="6050" w:author="Arthur Parmentier" w:date="2020-06-02T18:38:00Z">
        <w:r w:rsidRPr="007C437A">
          <w:rPr>
            <w:rPrChange w:id="6051" w:author="Arthur Parmentier" w:date="2020-06-07T15:27:00Z">
              <w:rPr/>
            </w:rPrChange>
          </w:rPr>
          <w:t xml:space="preserve">the orchestra is </w:t>
        </w:r>
      </w:ins>
      <w:ins w:id="6052" w:author="Arthur Parmentier" w:date="2020-06-02T18:40:00Z">
        <w:r w:rsidRPr="007C437A">
          <w:rPr>
            <w:rPrChange w:id="6053" w:author="Arthur Parmentier" w:date="2020-06-07T15:27:00Z">
              <w:rPr/>
            </w:rPrChange>
          </w:rPr>
          <w:t>simulated by</w:t>
        </w:r>
      </w:ins>
      <w:ins w:id="6054" w:author="Arthur Parmentier" w:date="2020-06-02T18:38:00Z">
        <w:r w:rsidRPr="007C437A">
          <w:rPr>
            <w:rPrChange w:id="6055" w:author="Arthur Parmentier" w:date="2020-06-07T15:27:00Z">
              <w:rPr/>
            </w:rPrChange>
          </w:rPr>
          <w:t xml:space="preserve"> the computer runni</w:t>
        </w:r>
      </w:ins>
      <w:ins w:id="6056" w:author="Arthur Parmentier" w:date="2020-06-02T18:39:00Z">
        <w:r w:rsidRPr="007C437A">
          <w:rPr>
            <w:rPrChange w:id="6057" w:author="Arthur Parmentier" w:date="2020-06-07T15:27:00Z">
              <w:rPr/>
            </w:rPrChange>
          </w:rPr>
          <w:t xml:space="preserve">ng the SP recognition tool </w:t>
        </w:r>
      </w:ins>
      <w:ins w:id="6058" w:author="Arthur Parmentier" w:date="2020-06-02T18:40:00Z">
        <w:r w:rsidRPr="007C437A">
          <w:rPr>
            <w:rPrChange w:id="6059" w:author="Arthur Parmentier" w:date="2020-06-07T15:27:00Z">
              <w:rPr/>
            </w:rPrChange>
          </w:rPr>
          <w:t>(</w:t>
        </w:r>
      </w:ins>
      <w:ins w:id="6060" w:author="Arthur Parmentier" w:date="2020-06-02T18:39:00Z">
        <w:r w:rsidRPr="007C437A">
          <w:rPr>
            <w:rPrChange w:id="6061" w:author="Arthur Parmentier" w:date="2020-06-07T15:27:00Z">
              <w:rPr/>
            </w:rPrChange>
          </w:rPr>
          <w:t>and possibly other digital gear</w:t>
        </w:r>
      </w:ins>
      <w:ins w:id="6062" w:author="Arthur Parmentier" w:date="2020-06-02T18:40:00Z">
        <w:r w:rsidRPr="007C437A">
          <w:rPr>
            <w:rPrChange w:id="6063" w:author="Arthur Parmentier" w:date="2020-06-07T15:27:00Z">
              <w:rPr/>
            </w:rPrChange>
          </w:rPr>
          <w:t>)</w:t>
        </w:r>
      </w:ins>
      <w:ins w:id="6064" w:author="Arthur Parmentier" w:date="2020-06-02T18:39:00Z">
        <w:r w:rsidRPr="007C437A">
          <w:rPr>
            <w:rPrChange w:id="6065" w:author="Arthur Parmentier" w:date="2020-06-07T15:27:00Z">
              <w:rPr/>
            </w:rPrChange>
          </w:rPr>
          <w:t>, without other human performers.</w:t>
        </w:r>
      </w:ins>
    </w:p>
    <w:p w:rsidR="008A1107" w:rsidRPr="007C437A" w:rsidRDefault="008A1107">
      <w:pPr>
        <w:pStyle w:val="Paragraphedeliste"/>
        <w:numPr>
          <w:ilvl w:val="0"/>
          <w:numId w:val="14"/>
        </w:numPr>
        <w:rPr>
          <w:ins w:id="6066" w:author="Arthur Parmentier" w:date="2020-05-15T11:00:00Z"/>
          <w:rPrChange w:id="6067" w:author="Arthur Parmentier" w:date="2020-06-07T15:27:00Z">
            <w:rPr>
              <w:ins w:id="6068" w:author="Arthur Parmentier" w:date="2020-05-15T11:00:00Z"/>
            </w:rPr>
          </w:rPrChange>
        </w:rPr>
        <w:pPrChange w:id="6069" w:author="Arthur Parmentier" w:date="2020-06-02T18:34:00Z">
          <w:pPr/>
        </w:pPrChange>
      </w:pPr>
      <w:ins w:id="6070" w:author="Arthur Parmentier" w:date="2020-06-02T18:39:00Z">
        <w:r w:rsidRPr="007C437A">
          <w:rPr>
            <w:rPrChange w:id="6071" w:author="Arthur Parmentier" w:date="2020-06-07T15:27:00Z">
              <w:rPr/>
            </w:rPrChange>
          </w:rPr>
          <w:t xml:space="preserve">In the second configuration, the computer </w:t>
        </w:r>
      </w:ins>
      <w:ins w:id="6072" w:author="Arthur Parmentier" w:date="2020-06-02T18:40:00Z">
        <w:r w:rsidRPr="007C437A">
          <w:rPr>
            <w:rPrChange w:id="6073" w:author="Arthur Parmentier" w:date="2020-06-07T15:27:00Z">
              <w:rPr/>
            </w:rPrChange>
          </w:rPr>
          <w:t>takes the role of single performer inside an orchestra with other human performers.</w:t>
        </w:r>
      </w:ins>
    </w:p>
    <w:p w:rsidR="00B01D9E" w:rsidRPr="007C437A" w:rsidRDefault="00E176C0" w:rsidP="00B01D9E">
      <w:pPr>
        <w:rPr>
          <w:ins w:id="6074" w:author="Arthur Parmentier" w:date="2020-05-15T11:21:00Z"/>
          <w:rPrChange w:id="6075" w:author="Arthur Parmentier" w:date="2020-06-07T15:27:00Z">
            <w:rPr>
              <w:ins w:id="6076" w:author="Arthur Parmentier" w:date="2020-05-15T11:21:00Z"/>
            </w:rPr>
          </w:rPrChange>
        </w:rPr>
      </w:pPr>
      <w:ins w:id="6077" w:author="Arthur Parmentier" w:date="2020-06-02T18:10:00Z">
        <w:r w:rsidRPr="007C437A">
          <w:rPr>
            <w:rPrChange w:id="6078" w:author="Arthur Parmentier" w:date="2020-06-07T15:27:00Z">
              <w:rPr/>
            </w:rPrChange>
          </w:rPr>
          <w:t>In general, t</w:t>
        </w:r>
      </w:ins>
      <w:ins w:id="6079" w:author="Arthur Parmentier" w:date="2020-05-15T11:17:00Z">
        <w:r w:rsidR="005E56A8" w:rsidRPr="007C437A">
          <w:rPr>
            <w:rPrChange w:id="6080" w:author="Arthur Parmentier" w:date="2020-06-07T15:27:00Z">
              <w:rPr/>
            </w:rPrChange>
          </w:rPr>
          <w:t xml:space="preserve">he </w:t>
        </w:r>
      </w:ins>
      <w:ins w:id="6081" w:author="Arthur Parmentier" w:date="2020-06-02T18:11:00Z">
        <w:r w:rsidRPr="007C437A">
          <w:rPr>
            <w:rPrChange w:id="6082" w:author="Arthur Parmentier" w:date="2020-06-07T15:27:00Z">
              <w:rPr/>
            </w:rPrChange>
          </w:rPr>
          <w:t>choice and use</w:t>
        </w:r>
      </w:ins>
      <w:ins w:id="6083" w:author="Arthur Parmentier" w:date="2020-05-15T11:17:00Z">
        <w:r w:rsidR="005E56A8" w:rsidRPr="007C437A">
          <w:rPr>
            <w:rPrChange w:id="6084" w:author="Arthur Parmentier" w:date="2020-06-07T15:27:00Z">
              <w:rPr/>
            </w:rPrChange>
          </w:rPr>
          <w:t xml:space="preserve"> of a specific configuration is motivated by </w:t>
        </w:r>
      </w:ins>
      <w:ins w:id="6085" w:author="Arthur Parmentier" w:date="2020-06-02T18:08:00Z">
        <w:r w:rsidRPr="007C437A">
          <w:rPr>
            <w:rPrChange w:id="6086" w:author="Arthur Parmentier" w:date="2020-06-07T15:27:00Z">
              <w:rPr/>
            </w:rPrChange>
          </w:rPr>
          <w:t>the</w:t>
        </w:r>
      </w:ins>
      <w:ins w:id="6087" w:author="Arthur Parmentier" w:date="2020-06-02T18:07:00Z">
        <w:r w:rsidRPr="007C437A">
          <w:rPr>
            <w:rPrChange w:id="6088" w:author="Arthur Parmentier" w:date="2020-06-07T15:27:00Z">
              <w:rPr/>
            </w:rPrChange>
          </w:rPr>
          <w:t xml:space="preserve"> qualities (in term</w:t>
        </w:r>
      </w:ins>
      <w:ins w:id="6089" w:author="Arthur Parmentier" w:date="2020-06-02T18:08:00Z">
        <w:r w:rsidRPr="007C437A">
          <w:rPr>
            <w:rPrChange w:id="6090" w:author="Arthur Parmentier" w:date="2020-06-07T15:27:00Z">
              <w:rPr/>
            </w:rPrChange>
          </w:rPr>
          <w:t>s</w:t>
        </w:r>
      </w:ins>
      <w:ins w:id="6091" w:author="Arthur Parmentier" w:date="2020-06-02T18:07:00Z">
        <w:r w:rsidRPr="007C437A">
          <w:rPr>
            <w:rPrChange w:id="6092" w:author="Arthur Parmentier" w:date="2020-06-07T15:27:00Z">
              <w:rPr/>
            </w:rPrChange>
          </w:rPr>
          <w:t xml:space="preserve"> of creative processes, special layout, communication rules</w:t>
        </w:r>
      </w:ins>
      <w:ins w:id="6093" w:author="Arthur Parmentier" w:date="2020-06-02T18:08:00Z">
        <w:r w:rsidRPr="007C437A">
          <w:rPr>
            <w:rPrChange w:id="6094" w:author="Arthur Parmentier" w:date="2020-06-07T15:27:00Z">
              <w:rPr/>
            </w:rPrChange>
          </w:rPr>
          <w:t>…) it has for achieving a certain result in the performance</w:t>
        </w:r>
      </w:ins>
      <w:ins w:id="6095" w:author="Arthur Parmentier" w:date="2020-06-02T18:11:00Z">
        <w:r w:rsidRPr="007C437A">
          <w:rPr>
            <w:rPrChange w:id="6096" w:author="Arthur Parmentier" w:date="2020-06-07T15:27:00Z">
              <w:rPr/>
            </w:rPrChange>
          </w:rPr>
          <w:t>.</w:t>
        </w:r>
      </w:ins>
      <w:ins w:id="6097" w:author="Arthur Parmentier" w:date="2020-06-02T18:41:00Z">
        <w:r w:rsidR="008A1107" w:rsidRPr="007C437A">
          <w:rPr>
            <w:rPrChange w:id="6098" w:author="Arthur Parmentier" w:date="2020-06-07T15:27:00Z">
              <w:rPr/>
            </w:rPrChange>
          </w:rPr>
          <w:t xml:space="preserve"> Let’s discuss the qualities </w:t>
        </w:r>
      </w:ins>
      <w:ins w:id="6099" w:author="Arthur Parmentier" w:date="2020-06-02T18:46:00Z">
        <w:r w:rsidR="00724CD5" w:rsidRPr="007C437A">
          <w:rPr>
            <w:rPrChange w:id="6100" w:author="Arthur Parmentier" w:date="2020-06-07T15:27:00Z">
              <w:rPr/>
            </w:rPrChange>
          </w:rPr>
          <w:t>of these</w:t>
        </w:r>
      </w:ins>
      <w:ins w:id="6101" w:author="Arthur Parmentier" w:date="2020-06-02T18:41:00Z">
        <w:r w:rsidR="008A1107" w:rsidRPr="007C437A">
          <w:rPr>
            <w:rPrChange w:id="6102" w:author="Arthur Parmentier" w:date="2020-06-07T15:27:00Z">
              <w:rPr/>
            </w:rPrChange>
          </w:rPr>
          <w:t xml:space="preserve"> two configurations:</w:t>
        </w:r>
      </w:ins>
    </w:p>
    <w:p w:rsidR="0080158F" w:rsidRPr="007C437A" w:rsidRDefault="008A1107" w:rsidP="0080158F">
      <w:pPr>
        <w:pStyle w:val="Paragraphedeliste"/>
        <w:numPr>
          <w:ilvl w:val="0"/>
          <w:numId w:val="8"/>
        </w:numPr>
        <w:rPr>
          <w:ins w:id="6103" w:author="Arthur Parmentier" w:date="2020-05-15T11:30:00Z"/>
          <w:rPrChange w:id="6104" w:author="Arthur Parmentier" w:date="2020-06-07T15:27:00Z">
            <w:rPr>
              <w:ins w:id="6105" w:author="Arthur Parmentier" w:date="2020-05-15T11:30:00Z"/>
            </w:rPr>
          </w:rPrChange>
        </w:rPr>
      </w:pPr>
      <w:ins w:id="6106" w:author="Arthur Parmentier" w:date="2020-06-02T18:41:00Z">
        <w:r w:rsidRPr="007C437A">
          <w:rPr>
            <w:rPrChange w:id="6107" w:author="Arthur Parmentier" w:date="2020-06-07T15:27:00Z">
              <w:rPr/>
            </w:rPrChange>
          </w:rPr>
          <w:t xml:space="preserve">In the configuration one, </w:t>
        </w:r>
      </w:ins>
      <w:ins w:id="6108" w:author="Arthur Parmentier" w:date="2020-05-15T11:24:00Z">
        <w:r w:rsidR="0080158F" w:rsidRPr="007C437A">
          <w:rPr>
            <w:rPrChange w:id="6109" w:author="Arthur Parmentier" w:date="2020-06-07T15:27:00Z">
              <w:rPr/>
            </w:rPrChange>
          </w:rPr>
          <w:t>such a tool can be used</w:t>
        </w:r>
      </w:ins>
      <w:ins w:id="6110" w:author="Arthur Parmentier" w:date="2020-05-15T11:39:00Z">
        <w:r w:rsidR="000C2232" w:rsidRPr="007C437A">
          <w:rPr>
            <w:rPrChange w:id="6111" w:author="Arthur Parmentier" w:date="2020-06-07T15:27:00Z">
              <w:rPr/>
            </w:rPrChange>
          </w:rPr>
          <w:t xml:space="preserve"> </w:t>
        </w:r>
      </w:ins>
      <w:ins w:id="6112" w:author="Arthur Parmentier" w:date="2020-05-15T11:24:00Z">
        <w:r w:rsidR="0080158F" w:rsidRPr="007C437A">
          <w:rPr>
            <w:rPrChange w:id="6113" w:author="Arthur Parmentier" w:date="2020-06-07T15:27:00Z">
              <w:rPr/>
            </w:rPrChange>
          </w:rPr>
          <w:t xml:space="preserve">as a learning tool for individuals </w:t>
        </w:r>
      </w:ins>
      <w:ins w:id="6114" w:author="Arthur Parmentier" w:date="2020-05-15T11:25:00Z">
        <w:r w:rsidR="0080158F" w:rsidRPr="007C437A">
          <w:rPr>
            <w:rPrChange w:id="6115" w:author="Arthur Parmentier" w:date="2020-06-07T15:27:00Z">
              <w:rPr/>
            </w:rPrChange>
          </w:rPr>
          <w:t>aside the collective approaches to learning SP</w:t>
        </w:r>
      </w:ins>
      <w:ins w:id="6116" w:author="Arthur Parmentier" w:date="2020-05-15T11:26:00Z">
        <w:r w:rsidR="0080158F" w:rsidRPr="007C437A">
          <w:rPr>
            <w:rPrChange w:id="6117" w:author="Arthur Parmentier" w:date="2020-06-07T15:27:00Z">
              <w:rPr/>
            </w:rPrChange>
          </w:rPr>
          <w:t xml:space="preserve">. </w:t>
        </w:r>
      </w:ins>
      <w:ins w:id="6118" w:author="Arthur Parmentier" w:date="2020-05-15T11:27:00Z">
        <w:r w:rsidR="0080158F" w:rsidRPr="007C437A">
          <w:rPr>
            <w:rPrChange w:id="6119" w:author="Arthur Parmentier" w:date="2020-06-07T15:27:00Z">
              <w:rPr/>
            </w:rPrChange>
          </w:rPr>
          <w:t>As for now, the tool only covers the basic structures of SP</w:t>
        </w:r>
        <w:r w:rsidR="002C0BFC" w:rsidRPr="007C437A">
          <w:rPr>
            <w:rPrChange w:id="6120" w:author="Arthur Parmentier" w:date="2020-06-07T15:27:00Z">
              <w:rPr/>
            </w:rPrChange>
          </w:rPr>
          <w:t xml:space="preserve"> and would only be interesting for beginners </w:t>
        </w:r>
      </w:ins>
      <w:ins w:id="6121" w:author="Arthur Parmentier" w:date="2020-05-15T11:28:00Z">
        <w:r w:rsidR="002C0BFC" w:rsidRPr="007C437A">
          <w:rPr>
            <w:rPrChange w:id="6122" w:author="Arthur Parmentier" w:date="2020-06-07T15:27:00Z">
              <w:rPr/>
            </w:rPrChange>
          </w:rPr>
          <w:t>in SP</w:t>
        </w:r>
      </w:ins>
      <w:ins w:id="6123" w:author="Arthur Parmentier" w:date="2020-06-02T18:42:00Z">
        <w:r w:rsidRPr="007C437A">
          <w:rPr>
            <w:rPrChange w:id="6124" w:author="Arthur Parmentier" w:date="2020-06-07T15:27:00Z">
              <w:rPr/>
            </w:rPrChange>
          </w:rPr>
          <w:t xml:space="preserve"> or soundpainters</w:t>
        </w:r>
      </w:ins>
      <w:ins w:id="6125" w:author="Arthur Parmentier" w:date="2020-05-15T11:28:00Z">
        <w:r w:rsidR="002C0BFC" w:rsidRPr="007C437A">
          <w:rPr>
            <w:rPrChange w:id="6126" w:author="Arthur Parmentier" w:date="2020-06-07T15:27:00Z">
              <w:rPr/>
            </w:rPrChange>
          </w:rPr>
          <w:t xml:space="preserve"> who cannot rehearse with a group.</w:t>
        </w:r>
      </w:ins>
    </w:p>
    <w:p w:rsidR="002C0BFC" w:rsidRPr="007C437A" w:rsidRDefault="008A1107" w:rsidP="0080158F">
      <w:pPr>
        <w:pStyle w:val="Paragraphedeliste"/>
        <w:numPr>
          <w:ilvl w:val="0"/>
          <w:numId w:val="8"/>
        </w:numPr>
        <w:rPr>
          <w:ins w:id="6127" w:author="Arthur Parmentier" w:date="2020-05-15T11:40:00Z"/>
          <w:rPrChange w:id="6128" w:author="Arthur Parmentier" w:date="2020-06-07T15:27:00Z">
            <w:rPr>
              <w:ins w:id="6129" w:author="Arthur Parmentier" w:date="2020-05-15T11:40:00Z"/>
            </w:rPr>
          </w:rPrChange>
        </w:rPr>
      </w:pPr>
      <w:ins w:id="6130" w:author="Arthur Parmentier" w:date="2020-06-02T18:43:00Z">
        <w:r w:rsidRPr="007C437A">
          <w:rPr>
            <w:rPrChange w:id="6131" w:author="Arthur Parmentier" w:date="2020-06-07T15:27:00Z">
              <w:rPr/>
            </w:rPrChange>
          </w:rPr>
          <w:t>In both configurations</w:t>
        </w:r>
      </w:ins>
      <w:ins w:id="6132" w:author="Arthur Parmentier" w:date="2020-05-15T11:31:00Z">
        <w:r w:rsidR="002C0BFC" w:rsidRPr="007C437A">
          <w:rPr>
            <w:rPrChange w:id="6133" w:author="Arthur Parmentier" w:date="2020-06-07T15:27:00Z">
              <w:rPr/>
            </w:rPrChange>
          </w:rPr>
          <w:t xml:space="preserve">, </w:t>
        </w:r>
      </w:ins>
      <w:ins w:id="6134" w:author="Arthur Parmentier" w:date="2020-05-15T11:32:00Z">
        <w:r w:rsidR="002C0BFC" w:rsidRPr="007C437A">
          <w:rPr>
            <w:rPrChange w:id="6135" w:author="Arthur Parmentier" w:date="2020-06-07T15:27:00Z">
              <w:rPr/>
            </w:rPrChange>
          </w:rPr>
          <w:t xml:space="preserve">such a tool is </w:t>
        </w:r>
      </w:ins>
      <w:ins w:id="6136" w:author="Arthur Parmentier" w:date="2020-06-02T18:43:00Z">
        <w:r w:rsidRPr="007C437A">
          <w:rPr>
            <w:rPrChange w:id="6137" w:author="Arthur Parmentier" w:date="2020-06-07T15:27:00Z">
              <w:rPr/>
            </w:rPrChange>
          </w:rPr>
          <w:t>also</w:t>
        </w:r>
      </w:ins>
      <w:ins w:id="6138" w:author="Arthur Parmentier" w:date="2020-05-15T11:32:00Z">
        <w:r w:rsidR="002C0BFC" w:rsidRPr="007C437A">
          <w:rPr>
            <w:rPrChange w:id="6139" w:author="Arthur Parmentier" w:date="2020-06-07T15:27:00Z">
              <w:rPr/>
            </w:rPrChange>
          </w:rPr>
          <w:t xml:space="preserve"> interesting</w:t>
        </w:r>
      </w:ins>
      <w:ins w:id="6140" w:author="Arthur Parmentier" w:date="2020-06-02T18:43:00Z">
        <w:r w:rsidRPr="007C437A">
          <w:rPr>
            <w:rPrChange w:id="6141" w:author="Arthur Parmentier" w:date="2020-06-07T15:27:00Z">
              <w:rPr/>
            </w:rPrChange>
          </w:rPr>
          <w:t xml:space="preserve"> even for more advanced soundpainters</w:t>
        </w:r>
      </w:ins>
      <w:ins w:id="6142" w:author="Arthur Parmentier" w:date="2020-05-15T11:39:00Z">
        <w:r w:rsidR="000C2232" w:rsidRPr="007C437A">
          <w:rPr>
            <w:rPrChange w:id="6143" w:author="Arthur Parmentier" w:date="2020-06-07T15:27:00Z">
              <w:rPr/>
            </w:rPrChange>
          </w:rPr>
          <w:t xml:space="preserve"> </w:t>
        </w:r>
      </w:ins>
      <w:ins w:id="6144" w:author="Arthur Parmentier" w:date="2020-05-15T11:32:00Z">
        <w:r w:rsidR="002C0BFC" w:rsidRPr="007C437A">
          <w:rPr>
            <w:rPrChange w:id="6145" w:author="Arthur Parmentier" w:date="2020-06-07T15:27:00Z">
              <w:rPr/>
            </w:rPrChange>
          </w:rPr>
          <w:t xml:space="preserve">for exploring new areas </w:t>
        </w:r>
      </w:ins>
      <w:ins w:id="6146" w:author="Arthur Parmentier" w:date="2020-05-15T11:34:00Z">
        <w:r w:rsidR="002C0BFC" w:rsidRPr="007C437A">
          <w:rPr>
            <w:rPrChange w:id="6147" w:author="Arthur Parmentier" w:date="2020-06-07T15:27:00Z">
              <w:rPr/>
            </w:rPrChange>
          </w:rPr>
          <w:t>of composition</w:t>
        </w:r>
      </w:ins>
      <w:ins w:id="6148" w:author="Arthur Parmentier" w:date="2020-06-02T18:45:00Z">
        <w:r w:rsidR="00724CD5" w:rsidRPr="007C437A">
          <w:rPr>
            <w:rPrChange w:id="6149" w:author="Arthur Parmentier" w:date="2020-06-07T15:27:00Z">
              <w:rPr/>
            </w:rPrChange>
          </w:rPr>
          <w:t xml:space="preserve"> with</w:t>
        </w:r>
      </w:ins>
      <w:ins w:id="6150" w:author="Arthur Parmentier" w:date="2020-05-15T11:35:00Z">
        <w:r w:rsidR="002C0BFC" w:rsidRPr="007C437A">
          <w:rPr>
            <w:rPrChange w:id="6151" w:author="Arthur Parmentier" w:date="2020-06-07T15:27:00Z">
              <w:rPr/>
            </w:rPrChange>
          </w:rPr>
          <w:t xml:space="preserve"> artificial intelligence, </w:t>
        </w:r>
      </w:ins>
      <w:ins w:id="6152" w:author="Arthur Parmentier" w:date="2020-05-15T11:36:00Z">
        <w:r w:rsidR="002C0BFC" w:rsidRPr="007C437A">
          <w:rPr>
            <w:rPrChange w:id="6153" w:author="Arthur Parmentier" w:date="2020-06-07T15:27:00Z">
              <w:rPr/>
            </w:rPrChange>
          </w:rPr>
          <w:t>machine learning and</w:t>
        </w:r>
      </w:ins>
      <w:ins w:id="6154" w:author="Arthur Parmentier" w:date="2020-05-15T11:37:00Z">
        <w:r w:rsidR="002C0BFC" w:rsidRPr="007C437A">
          <w:rPr>
            <w:rPrChange w:id="6155" w:author="Arthur Parmentier" w:date="2020-06-07T15:27:00Z">
              <w:rPr/>
            </w:rPrChange>
          </w:rPr>
          <w:t xml:space="preserve"> their complex generative processes.</w:t>
        </w:r>
      </w:ins>
    </w:p>
    <w:p w:rsidR="007D0D3B" w:rsidRPr="007C437A" w:rsidRDefault="00724CD5" w:rsidP="0080158F">
      <w:pPr>
        <w:pStyle w:val="Paragraphedeliste"/>
        <w:numPr>
          <w:ilvl w:val="0"/>
          <w:numId w:val="8"/>
        </w:numPr>
        <w:rPr>
          <w:ins w:id="6156" w:author="Arthur Parmentier" w:date="2020-06-02T18:48:00Z"/>
          <w:rPrChange w:id="6157" w:author="Arthur Parmentier" w:date="2020-06-07T15:27:00Z">
            <w:rPr>
              <w:ins w:id="6158" w:author="Arthur Parmentier" w:date="2020-06-02T18:48:00Z"/>
            </w:rPr>
          </w:rPrChange>
        </w:rPr>
      </w:pPr>
      <w:ins w:id="6159" w:author="Arthur Parmentier" w:date="2020-06-02T18:43:00Z">
        <w:r w:rsidRPr="007C437A">
          <w:rPr>
            <w:rPrChange w:id="6160" w:author="Arthur Parmentier" w:date="2020-06-07T15:27:00Z">
              <w:rPr/>
            </w:rPrChange>
          </w:rPr>
          <w:t xml:space="preserve">In </w:t>
        </w:r>
      </w:ins>
      <w:ins w:id="6161" w:author="Arthur Parmentier" w:date="2020-06-02T18:46:00Z">
        <w:r w:rsidRPr="007C437A">
          <w:rPr>
            <w:rPrChange w:id="6162" w:author="Arthur Parmentier" w:date="2020-06-07T15:27:00Z">
              <w:rPr/>
            </w:rPrChange>
          </w:rPr>
          <w:t xml:space="preserve">the second </w:t>
        </w:r>
      </w:ins>
      <w:ins w:id="6163" w:author="Arthur Parmentier" w:date="2020-06-02T18:43:00Z">
        <w:r w:rsidRPr="007C437A">
          <w:rPr>
            <w:rPrChange w:id="6164" w:author="Arthur Parmentier" w:date="2020-06-07T15:27:00Z">
              <w:rPr/>
            </w:rPrChange>
          </w:rPr>
          <w:t>configuration,</w:t>
        </w:r>
      </w:ins>
      <w:ins w:id="6165" w:author="Arthur Parmentier" w:date="2020-06-02T18:44:00Z">
        <w:r w:rsidRPr="007C437A">
          <w:rPr>
            <w:rPrChange w:id="6166" w:author="Arthur Parmentier" w:date="2020-06-07T15:27:00Z">
              <w:rPr/>
            </w:rPrChange>
          </w:rPr>
          <w:t xml:space="preserve"> </w:t>
        </w:r>
      </w:ins>
      <w:ins w:id="6167" w:author="Arthur Parmentier" w:date="2020-05-15T11:42:00Z">
        <w:r w:rsidR="007D0D3B" w:rsidRPr="007C437A">
          <w:rPr>
            <w:rPrChange w:id="6168" w:author="Arthur Parmentier" w:date="2020-06-07T15:27:00Z">
              <w:rPr/>
            </w:rPrChange>
          </w:rPr>
          <w:t xml:space="preserve">the tool </w:t>
        </w:r>
      </w:ins>
      <w:ins w:id="6169" w:author="Arthur Parmentier" w:date="2020-06-02T18:47:00Z">
        <w:r w:rsidRPr="007C437A">
          <w:rPr>
            <w:rPrChange w:id="6170" w:author="Arthur Parmentier" w:date="2020-06-07T15:27:00Z">
              <w:rPr/>
            </w:rPrChange>
          </w:rPr>
          <w:t>can</w:t>
        </w:r>
      </w:ins>
      <w:ins w:id="6171" w:author="Arthur Parmentier" w:date="2020-05-15T11:42:00Z">
        <w:r w:rsidR="007D0D3B" w:rsidRPr="007C437A">
          <w:rPr>
            <w:rPrChange w:id="6172" w:author="Arthur Parmentier" w:date="2020-06-07T15:27:00Z">
              <w:rPr/>
            </w:rPrChange>
          </w:rPr>
          <w:t xml:space="preserve"> be used as a controller with other digital elements that are already part of the performance</w:t>
        </w:r>
      </w:ins>
      <w:ins w:id="6173" w:author="Arthur Parmentier" w:date="2020-06-02T18:47:00Z">
        <w:r w:rsidRPr="007C437A">
          <w:rPr>
            <w:rPrChange w:id="6174" w:author="Arthur Parmentier" w:date="2020-06-07T15:27:00Z">
              <w:rPr/>
            </w:rPrChange>
          </w:rPr>
          <w:t xml:space="preserve"> and sometimes used by the human performers </w:t>
        </w:r>
      </w:ins>
      <w:ins w:id="6175" w:author="Arthur Parmentier" w:date="2020-06-02T18:48:00Z">
        <w:r w:rsidRPr="007C437A">
          <w:rPr>
            <w:rPrChange w:id="6176" w:author="Arthur Parmentier" w:date="2020-06-07T15:27:00Z">
              <w:rPr/>
            </w:rPrChange>
          </w:rPr>
          <w:t>themselves:</w:t>
        </w:r>
      </w:ins>
      <w:ins w:id="6177" w:author="Arthur Parmentier" w:date="2020-05-15T11:42:00Z">
        <w:r w:rsidR="007D0D3B" w:rsidRPr="007C437A">
          <w:rPr>
            <w:rPrChange w:id="6178" w:author="Arthur Parmentier" w:date="2020-06-07T15:27:00Z">
              <w:rPr/>
            </w:rPrChange>
          </w:rPr>
          <w:t xml:space="preserve"> effect processors, amplification mechanisms</w:t>
        </w:r>
      </w:ins>
      <w:ins w:id="6179" w:author="Arthur Parmentier" w:date="2020-05-15T11:43:00Z">
        <w:r w:rsidR="007D0D3B" w:rsidRPr="007C437A">
          <w:rPr>
            <w:rPrChange w:id="6180" w:author="Arthur Parmentier" w:date="2020-06-07T15:27:00Z">
              <w:rPr/>
            </w:rPrChange>
          </w:rPr>
          <w:t>, mixing devices, recording devices and m</w:t>
        </w:r>
      </w:ins>
      <w:ins w:id="6181" w:author="Arthur Parmentier" w:date="2020-06-02T18:48:00Z">
        <w:r w:rsidRPr="007C437A">
          <w:rPr>
            <w:rPrChange w:id="6182" w:author="Arthur Parmentier" w:date="2020-06-07T15:27:00Z">
              <w:rPr/>
            </w:rPrChange>
          </w:rPr>
          <w:t>uch more</w:t>
        </w:r>
      </w:ins>
      <w:ins w:id="6183" w:author="Arthur Parmentier" w:date="2020-05-15T11:43:00Z">
        <w:r w:rsidR="007D0D3B" w:rsidRPr="007C437A">
          <w:rPr>
            <w:rPrChange w:id="6184" w:author="Arthur Parmentier" w:date="2020-06-07T15:27:00Z">
              <w:rPr/>
            </w:rPrChange>
          </w:rPr>
          <w:t xml:space="preserve">. It is </w:t>
        </w:r>
      </w:ins>
      <w:ins w:id="6185" w:author="Arthur Parmentier" w:date="2020-05-15T11:44:00Z">
        <w:r w:rsidR="007D0D3B" w:rsidRPr="007C437A">
          <w:rPr>
            <w:rPrChange w:id="6186" w:author="Arthur Parmentier" w:date="2020-06-07T15:27:00Z">
              <w:rPr/>
            </w:rPrChange>
          </w:rPr>
          <w:t>sometimes</w:t>
        </w:r>
      </w:ins>
      <w:ins w:id="6187" w:author="Arthur Parmentier" w:date="2020-05-15T11:43:00Z">
        <w:r w:rsidR="007D0D3B" w:rsidRPr="007C437A">
          <w:rPr>
            <w:rPrChange w:id="6188" w:author="Arthur Parmentier" w:date="2020-06-07T15:27:00Z">
              <w:rPr/>
            </w:rPrChange>
          </w:rPr>
          <w:t xml:space="preserve"> the case that such elements </w:t>
        </w:r>
      </w:ins>
      <w:ins w:id="6189" w:author="Arthur Parmentier" w:date="2020-05-15T12:15:00Z">
        <w:r w:rsidR="00736DF0" w:rsidRPr="007C437A">
          <w:rPr>
            <w:rPrChange w:id="6190" w:author="Arthur Parmentier" w:date="2020-06-07T15:27:00Z">
              <w:rPr/>
            </w:rPrChange>
          </w:rPr>
          <w:t>cannot be controlled</w:t>
        </w:r>
      </w:ins>
      <w:ins w:id="6191" w:author="Arthur Parmentier" w:date="2020-05-15T11:43:00Z">
        <w:r w:rsidR="007D0D3B" w:rsidRPr="007C437A">
          <w:rPr>
            <w:rPrChange w:id="6192" w:author="Arthur Parmentier" w:date="2020-06-07T15:27:00Z">
              <w:rPr/>
            </w:rPrChange>
          </w:rPr>
          <w:t xml:space="preserve"> real-time performance because of the complexi</w:t>
        </w:r>
      </w:ins>
      <w:ins w:id="6193" w:author="Arthur Parmentier" w:date="2020-05-15T11:44:00Z">
        <w:r w:rsidR="007D0D3B" w:rsidRPr="007C437A">
          <w:rPr>
            <w:rPrChange w:id="6194" w:author="Arthur Parmentier" w:date="2020-06-07T15:27:00Z">
              <w:rPr/>
            </w:rPrChange>
          </w:rPr>
          <w:t xml:space="preserve">ty of their interface or controls, or that it requires </w:t>
        </w:r>
      </w:ins>
      <w:ins w:id="6195" w:author="Arthur Parmentier" w:date="2020-05-15T11:45:00Z">
        <w:r w:rsidR="007D0D3B" w:rsidRPr="007C437A">
          <w:rPr>
            <w:rPrChange w:id="6196" w:author="Arthur Parmentier" w:date="2020-06-07T15:27:00Z">
              <w:rPr/>
            </w:rPrChange>
          </w:rPr>
          <w:t>performers to manipulate them. The interfacing possibilities offered by Max/MSP makes it an ideal choice for contro</w:t>
        </w:r>
      </w:ins>
      <w:ins w:id="6197" w:author="Arthur Parmentier" w:date="2020-05-15T11:46:00Z">
        <w:r w:rsidR="007D0D3B" w:rsidRPr="007C437A">
          <w:rPr>
            <w:rPrChange w:id="6198" w:author="Arthur Parmentier" w:date="2020-06-07T15:27:00Z">
              <w:rPr/>
            </w:rPrChange>
          </w:rPr>
          <w:t>lling these devices within the SP language directly</w:t>
        </w:r>
      </w:ins>
      <w:ins w:id="6199" w:author="Arthur Parmentier" w:date="2020-05-15T12:16:00Z">
        <w:r w:rsidR="00736DF0" w:rsidRPr="007C437A">
          <w:rPr>
            <w:rPrChange w:id="6200" w:author="Arthur Parmentier" w:date="2020-06-07T15:27:00Z">
              <w:rPr/>
            </w:rPrChange>
          </w:rPr>
          <w:t>.</w:t>
        </w:r>
      </w:ins>
    </w:p>
    <w:p w:rsidR="00705639" w:rsidRPr="007C437A" w:rsidRDefault="00705639" w:rsidP="00705639">
      <w:pPr>
        <w:rPr>
          <w:ins w:id="6201" w:author="Arthur Parmentier" w:date="2020-06-06T17:20:00Z"/>
          <w:rPrChange w:id="6202" w:author="Arthur Parmentier" w:date="2020-06-07T15:27:00Z">
            <w:rPr>
              <w:ins w:id="6203" w:author="Arthur Parmentier" w:date="2020-06-06T17:20:00Z"/>
            </w:rPr>
          </w:rPrChange>
        </w:rPr>
      </w:pPr>
      <w:ins w:id="6204" w:author="Arthur Parmentier" w:date="2020-06-02T18:48:00Z">
        <w:r w:rsidRPr="007C437A">
          <w:rPr>
            <w:rPrChange w:id="6205" w:author="Arthur Parmentier" w:date="2020-06-07T15:27:00Z">
              <w:rPr/>
            </w:rPrChange>
          </w:rPr>
          <w:t>Of course, there are other possible config</w:t>
        </w:r>
      </w:ins>
      <w:ins w:id="6206" w:author="Arthur Parmentier" w:date="2020-06-02T18:49:00Z">
        <w:r w:rsidRPr="007C437A">
          <w:rPr>
            <w:rPrChange w:id="6207" w:author="Arthur Parmentier" w:date="2020-06-07T15:27:00Z">
              <w:rPr/>
            </w:rPrChange>
          </w:rPr>
          <w:t>urations in which people would want to use the tool</w:t>
        </w:r>
      </w:ins>
      <w:ins w:id="6208" w:author="Arthur Parmentier" w:date="2020-06-02T18:51:00Z">
        <w:r w:rsidRPr="007C437A">
          <w:rPr>
            <w:rPrChange w:id="6209" w:author="Arthur Parmentier" w:date="2020-06-07T15:27:00Z">
              <w:rPr/>
            </w:rPrChange>
          </w:rPr>
          <w:t xml:space="preserve">, such as remote performances over internet, where the tool </w:t>
        </w:r>
      </w:ins>
      <w:ins w:id="6210" w:author="Arthur Parmentier" w:date="2020-06-02T18:52:00Z">
        <w:r w:rsidRPr="007C437A">
          <w:rPr>
            <w:rPrChange w:id="6211" w:author="Arthur Parmentier" w:date="2020-06-07T15:27:00Z">
              <w:rPr/>
            </w:rPrChange>
          </w:rPr>
          <w:t>could act as a</w:t>
        </w:r>
      </w:ins>
      <w:ins w:id="6212" w:author="Arthur Parmentier" w:date="2020-06-02T18:53:00Z">
        <w:r w:rsidRPr="007C437A">
          <w:rPr>
            <w:rPrChange w:id="6213" w:author="Arthur Parmentier" w:date="2020-06-07T15:27:00Z">
              <w:rPr/>
            </w:rPrChange>
          </w:rPr>
          <w:t xml:space="preserve">n interpreter </w:t>
        </w:r>
      </w:ins>
      <w:ins w:id="6214" w:author="Arthur Parmentier" w:date="2020-06-02T18:54:00Z">
        <w:r w:rsidR="004E0B5A" w:rsidRPr="007C437A">
          <w:rPr>
            <w:rPrChange w:id="6215" w:author="Arthur Parmentier" w:date="2020-06-07T15:27:00Z">
              <w:rPr/>
            </w:rPrChange>
          </w:rPr>
          <w:t xml:space="preserve">from video to words and simple parameters </w:t>
        </w:r>
      </w:ins>
      <w:ins w:id="6216" w:author="Arthur Parmentier" w:date="2020-06-02T18:53:00Z">
        <w:r w:rsidRPr="007C437A">
          <w:rPr>
            <w:rPrChange w:id="6217" w:author="Arthur Parmentier" w:date="2020-06-07T15:27:00Z">
              <w:rPr/>
            </w:rPrChange>
          </w:rPr>
          <w:t>for reducing the bandwidth of the information to pass over internet</w:t>
        </w:r>
      </w:ins>
      <w:ins w:id="6218" w:author="Arthur Parmentier" w:date="2020-06-02T18:54:00Z">
        <w:r w:rsidR="004E0B5A" w:rsidRPr="007C437A">
          <w:rPr>
            <w:rPrChange w:id="6219" w:author="Arthur Parmentier" w:date="2020-06-07T15:27:00Z">
              <w:rPr/>
            </w:rPrChange>
          </w:rPr>
          <w:t>.</w:t>
        </w:r>
      </w:ins>
    </w:p>
    <w:p w:rsidR="00A12510" w:rsidRPr="007C437A" w:rsidRDefault="00A12510" w:rsidP="00A12510">
      <w:pPr>
        <w:pStyle w:val="NormalWeb"/>
        <w:rPr>
          <w:ins w:id="6220" w:author="Arthur Parmentier" w:date="2020-06-06T17:20:00Z"/>
          <w:lang w:val="en-US"/>
          <w:rPrChange w:id="6221" w:author="Arthur Parmentier" w:date="2020-06-07T15:27:00Z">
            <w:rPr>
              <w:ins w:id="6222" w:author="Arthur Parmentier" w:date="2020-06-06T17:20:00Z"/>
            </w:rPr>
          </w:rPrChange>
        </w:rPr>
      </w:pPr>
      <w:ins w:id="6223" w:author="Arthur Parmentier" w:date="2020-06-06T17:20:00Z">
        <w:r w:rsidRPr="007C437A">
          <w:rPr>
            <w:lang w:val="en-US"/>
            <w:rPrChange w:id="6224" w:author="Arthur Parmentier" w:date="2020-06-07T15:27:00Z">
              <w:rPr/>
            </w:rPrChange>
          </w:rPr>
          <w:t>j.“Electronic” are incorporated into your work and gestural language. What software have your laptop performers worked with in the past?</w:t>
        </w:r>
      </w:ins>
    </w:p>
    <w:p w:rsidR="00A12510" w:rsidRPr="007C437A" w:rsidRDefault="00A12510" w:rsidP="00A12510">
      <w:pPr>
        <w:pStyle w:val="NormalWeb"/>
        <w:rPr>
          <w:ins w:id="6225" w:author="Arthur Parmentier" w:date="2020-06-06T17:20:00Z"/>
          <w:lang w:val="en-US"/>
          <w:rPrChange w:id="6226" w:author="Arthur Parmentier" w:date="2020-06-07T15:27:00Z">
            <w:rPr>
              <w:ins w:id="6227" w:author="Arthur Parmentier" w:date="2020-06-06T17:20:00Z"/>
            </w:rPr>
          </w:rPrChange>
        </w:rPr>
      </w:pPr>
      <w:ins w:id="6228" w:author="Arthur Parmentier" w:date="2020-06-06T17:20:00Z">
        <w:r w:rsidRPr="007C437A">
          <w:rPr>
            <w:lang w:val="en-US"/>
            <w:rPrChange w:id="6229" w:author="Arthur Parmentier" w:date="2020-06-07T15:27:00Z">
              <w:rPr/>
            </w:rPrChange>
          </w:rPr>
          <w:t>Each laptop performer usually designs or modifies their own software in order to be able to respond to the gestures quickly.</w:t>
        </w:r>
      </w:ins>
    </w:p>
    <w:p w:rsidR="00A12510" w:rsidRPr="007C437A" w:rsidRDefault="00A12510" w:rsidP="00A12510">
      <w:pPr>
        <w:pStyle w:val="NormalWeb"/>
        <w:rPr>
          <w:ins w:id="6230" w:author="Arthur Parmentier" w:date="2020-06-06T17:20:00Z"/>
          <w:lang w:val="en-US"/>
          <w:rPrChange w:id="6231" w:author="Arthur Parmentier" w:date="2020-06-07T15:27:00Z">
            <w:rPr>
              <w:ins w:id="6232" w:author="Arthur Parmentier" w:date="2020-06-06T17:20:00Z"/>
            </w:rPr>
          </w:rPrChange>
        </w:rPr>
      </w:pPr>
      <w:ins w:id="6233" w:author="Arthur Parmentier" w:date="2020-06-06T17:20:00Z">
        <w:r w:rsidRPr="007C437A">
          <w:rPr>
            <w:lang w:val="en-US"/>
            <w:rPrChange w:id="6234" w:author="Arthur Parmentier" w:date="2020-06-07T15:27:00Z">
              <w:rPr/>
            </w:rPrChange>
          </w:rPr>
          <w:t>k. Have you found any limitation in the real-time nature of the response from these electronic ensemble members?</w:t>
        </w:r>
      </w:ins>
    </w:p>
    <w:p w:rsidR="00A12510" w:rsidRPr="007C437A" w:rsidRDefault="00A12510" w:rsidP="00A12510">
      <w:pPr>
        <w:pStyle w:val="NormalWeb"/>
        <w:rPr>
          <w:ins w:id="6235" w:author="Arthur Parmentier" w:date="2020-06-06T17:20:00Z"/>
          <w:lang w:val="en-US"/>
          <w:rPrChange w:id="6236" w:author="Arthur Parmentier" w:date="2020-06-07T15:27:00Z">
            <w:rPr>
              <w:ins w:id="6237" w:author="Arthur Parmentier" w:date="2020-06-06T17:20:00Z"/>
            </w:rPr>
          </w:rPrChange>
        </w:rPr>
      </w:pPr>
      <w:ins w:id="6238" w:author="Arthur Parmentier" w:date="2020-06-06T17:20:00Z">
        <w:r w:rsidRPr="007C437A">
          <w:rPr>
            <w:lang w:val="en-US"/>
            <w:rPrChange w:id="6239" w:author="Arthur Parmentier" w:date="2020-06-07T15:27:00Z">
              <w:rPr/>
            </w:rPrChange>
          </w:rPr>
          <w:t xml:space="preserve">There are times during a Soundpainting where I have signed a laptop player to perform a phrase and they are not ready to do so. This is common and each Soundpainter must set specific Defaults during rehearsal in order to deal with this problem. For example: If a laptop player is signed a gesture such as Pointillism, but they are not ready to perform it because of their software or any other reason, they must sign to the Soundpainter the gesture called “I Can’t Do This”. The Soundpainter will either wait and sign the same phrase a little later in the piece, when the laptop player is ready, or will discard the </w:t>
        </w:r>
        <w:r w:rsidRPr="007C437A">
          <w:rPr>
            <w:lang w:val="en-US"/>
            <w:rPrChange w:id="6240" w:author="Arthur Parmentier" w:date="2020-06-07T15:27:00Z">
              <w:rPr/>
            </w:rPrChange>
          </w:rPr>
          <w:lastRenderedPageBreak/>
          <w:t>idea and go on to another. This is a commonly used Default when working with any discipline that may need a little extra time to prepare a response. This is the same when working with visual artists – they often need a little more time to prepare a response to certain gestures.</w:t>
        </w:r>
      </w:ins>
    </w:p>
    <w:p w:rsidR="00A12510" w:rsidRPr="007C437A" w:rsidRDefault="00A12510" w:rsidP="00705639">
      <w:pPr>
        <w:rPr>
          <w:ins w:id="6241" w:author="Arthur Parmentier" w:date="2020-06-02T18:55:00Z"/>
          <w:rPrChange w:id="6242" w:author="Arthur Parmentier" w:date="2020-06-07T15:27:00Z">
            <w:rPr>
              <w:ins w:id="6243" w:author="Arthur Parmentier" w:date="2020-06-02T18:55:00Z"/>
            </w:rPr>
          </w:rPrChange>
        </w:rPr>
      </w:pPr>
    </w:p>
    <w:p w:rsidR="006D10E9" w:rsidRPr="007C437A" w:rsidRDefault="006D10E9" w:rsidP="006D10E9">
      <w:pPr>
        <w:pStyle w:val="Titre3"/>
        <w:rPr>
          <w:ins w:id="6244" w:author="Arthur Parmentier" w:date="2020-05-15T15:41:00Z"/>
          <w:rPrChange w:id="6245" w:author="Arthur Parmentier" w:date="2020-06-07T15:27:00Z">
            <w:rPr>
              <w:ins w:id="6246" w:author="Arthur Parmentier" w:date="2020-05-15T15:41:00Z"/>
            </w:rPr>
          </w:rPrChange>
        </w:rPr>
      </w:pPr>
      <w:bookmarkStart w:id="6247" w:name="_Toc42259093"/>
      <w:ins w:id="6248" w:author="Arthur Parmentier" w:date="2020-05-15T15:41:00Z">
        <w:r w:rsidRPr="007C437A">
          <w:rPr>
            <w:rPrChange w:id="6249" w:author="Arthur Parmentier" w:date="2020-06-07T15:27:00Z">
              <w:rPr/>
            </w:rPrChange>
          </w:rPr>
          <w:t>Goals</w:t>
        </w:r>
        <w:bookmarkEnd w:id="6247"/>
      </w:ins>
    </w:p>
    <w:p w:rsidR="006054A3" w:rsidRPr="007C437A" w:rsidRDefault="006054A3" w:rsidP="006054A3">
      <w:pPr>
        <w:rPr>
          <w:ins w:id="6250" w:author="Arthur Parmentier" w:date="2020-05-15T15:43:00Z"/>
          <w:rPrChange w:id="6251" w:author="Arthur Parmentier" w:date="2020-06-07T15:27:00Z">
            <w:rPr>
              <w:ins w:id="6252" w:author="Arthur Parmentier" w:date="2020-05-15T15:43:00Z"/>
            </w:rPr>
          </w:rPrChange>
        </w:rPr>
      </w:pPr>
      <w:ins w:id="6253" w:author="Arthur Parmentier" w:date="2020-05-15T15:42:00Z">
        <w:r w:rsidRPr="007C437A">
          <w:rPr>
            <w:rPrChange w:id="6254" w:author="Arthur Parmentier" w:date="2020-06-07T15:27:00Z">
              <w:rPr/>
            </w:rPrChange>
          </w:rPr>
          <w:t xml:space="preserve">In the frame of </w:t>
        </w:r>
      </w:ins>
      <w:ins w:id="6255" w:author="Arthur Parmentier" w:date="2020-06-02T19:02:00Z">
        <w:r w:rsidR="00B64BAF" w:rsidRPr="007C437A">
          <w:rPr>
            <w:rPrChange w:id="6256" w:author="Arthur Parmentier" w:date="2020-06-07T15:27:00Z">
              <w:rPr/>
            </w:rPrChange>
          </w:rPr>
          <w:t>my</w:t>
        </w:r>
      </w:ins>
      <w:ins w:id="6257" w:author="Arthur Parmentier" w:date="2020-05-15T15:42:00Z">
        <w:r w:rsidRPr="007C437A">
          <w:rPr>
            <w:rPrChange w:id="6258" w:author="Arthur Parmentier" w:date="2020-06-07T15:27:00Z">
              <w:rPr/>
            </w:rPrChange>
          </w:rPr>
          <w:t xml:space="preserve"> master thesis, I have chosen</w:t>
        </w:r>
      </w:ins>
      <w:ins w:id="6259" w:author="Arthur Parmentier" w:date="2020-05-15T22:16:00Z">
        <w:r w:rsidR="00D57E4A" w:rsidRPr="007C437A">
          <w:rPr>
            <w:rPrChange w:id="6260" w:author="Arthur Parmentier" w:date="2020-06-07T15:27:00Z">
              <w:rPr/>
            </w:rPrChange>
          </w:rPr>
          <w:t xml:space="preserve"> to </w:t>
        </w:r>
      </w:ins>
      <w:ins w:id="6261" w:author="Arthur Parmentier" w:date="2020-05-15T22:25:00Z">
        <w:r w:rsidR="00E85217" w:rsidRPr="007C437A">
          <w:rPr>
            <w:rPrChange w:id="6262" w:author="Arthur Parmentier" w:date="2020-06-07T15:27:00Z">
              <w:rPr/>
            </w:rPrChange>
          </w:rPr>
          <w:t>focus on the use case of my tool as a learning tool</w:t>
        </w:r>
      </w:ins>
      <w:ins w:id="6263" w:author="Arthur Parmentier" w:date="2020-06-02T18:58:00Z">
        <w:r w:rsidR="001C55EF" w:rsidRPr="007C437A">
          <w:rPr>
            <w:rPrChange w:id="6264" w:author="Arthur Parmentier" w:date="2020-06-07T15:27:00Z">
              <w:rPr/>
            </w:rPrChange>
          </w:rPr>
          <w:t xml:space="preserve"> in the first configuration (simulation of the whole SP orchestra)</w:t>
        </w:r>
      </w:ins>
      <w:ins w:id="6265" w:author="Arthur Parmentier" w:date="2020-05-15T22:25:00Z">
        <w:r w:rsidR="00E85217" w:rsidRPr="007C437A">
          <w:rPr>
            <w:rPrChange w:id="6266" w:author="Arthur Parmentier" w:date="2020-06-07T15:27:00Z">
              <w:rPr/>
            </w:rPrChange>
          </w:rPr>
          <w:t>.</w:t>
        </w:r>
      </w:ins>
    </w:p>
    <w:p w:rsidR="006054A3" w:rsidRPr="007C437A" w:rsidRDefault="00A43C46" w:rsidP="006054A3">
      <w:pPr>
        <w:rPr>
          <w:ins w:id="6267" w:author="Arthur Parmentier" w:date="2020-05-15T15:44:00Z"/>
          <w:rPrChange w:id="6268" w:author="Arthur Parmentier" w:date="2020-06-07T15:27:00Z">
            <w:rPr>
              <w:ins w:id="6269" w:author="Arthur Parmentier" w:date="2020-05-15T15:44:00Z"/>
            </w:rPr>
          </w:rPrChange>
        </w:rPr>
      </w:pPr>
      <w:ins w:id="6270" w:author="Arthur Parmentier" w:date="2020-05-15T22:02:00Z">
        <w:r w:rsidRPr="007C437A">
          <w:rPr>
            <w:rPrChange w:id="6271" w:author="Arthur Parmentier" w:date="2020-06-07T15:27:00Z">
              <w:rPr/>
            </w:rPrChange>
          </w:rPr>
          <w:t xml:space="preserve">In analogy with the </w:t>
        </w:r>
      </w:ins>
      <w:ins w:id="6272" w:author="Arthur Parmentier" w:date="2020-05-15T22:03:00Z">
        <w:r w:rsidRPr="007C437A">
          <w:rPr>
            <w:rPrChange w:id="6273" w:author="Arthur Parmentier" w:date="2020-06-07T15:27:00Z">
              <w:rPr/>
            </w:rPrChange>
          </w:rPr>
          <w:t>constructivist</w:t>
        </w:r>
      </w:ins>
      <w:ins w:id="6274" w:author="Arthur Parmentier" w:date="2020-05-15T22:02:00Z">
        <w:r w:rsidRPr="007C437A">
          <w:rPr>
            <w:rPrChange w:id="6275" w:author="Arthur Parmentier" w:date="2020-06-07T15:27:00Z">
              <w:rPr/>
            </w:rPrChange>
          </w:rPr>
          <w:t xml:space="preserve"> mode</w:t>
        </w:r>
      </w:ins>
      <w:ins w:id="6276" w:author="Arthur Parmentier" w:date="2020-05-15T22:03:00Z">
        <w:r w:rsidRPr="007C437A">
          <w:rPr>
            <w:rPrChange w:id="6277" w:author="Arthur Parmentier" w:date="2020-06-07T15:27:00Z">
              <w:rPr/>
            </w:rPrChange>
          </w:rPr>
          <w:t>l we discussed previously, we know that the</w:t>
        </w:r>
      </w:ins>
      <w:ins w:id="6278" w:author="Arthur Parmentier" w:date="2020-05-15T15:44:00Z">
        <w:r w:rsidR="006054A3" w:rsidRPr="007C437A">
          <w:rPr>
            <w:rPrChange w:id="6279" w:author="Arthur Parmentier" w:date="2020-06-07T15:27:00Z">
              <w:rPr/>
            </w:rPrChange>
          </w:rPr>
          <w:t xml:space="preserve"> learning tool must have </w:t>
        </w:r>
      </w:ins>
      <w:ins w:id="6280" w:author="Arthur Parmentier" w:date="2020-05-15T22:12:00Z">
        <w:r w:rsidR="002A46D5" w:rsidRPr="007C437A">
          <w:rPr>
            <w:rPrChange w:id="6281" w:author="Arthur Parmentier" w:date="2020-06-07T15:27:00Z">
              <w:rPr/>
            </w:rPrChange>
          </w:rPr>
          <w:t xml:space="preserve">at least </w:t>
        </w:r>
      </w:ins>
      <w:ins w:id="6282" w:author="Arthur Parmentier" w:date="2020-05-15T15:44:00Z">
        <w:r w:rsidR="006054A3" w:rsidRPr="007C437A">
          <w:rPr>
            <w:rPrChange w:id="6283" w:author="Arthur Parmentier" w:date="2020-06-07T15:27:00Z">
              <w:rPr/>
            </w:rPrChange>
          </w:rPr>
          <w:t>the following features:</w:t>
        </w:r>
      </w:ins>
    </w:p>
    <w:p w:rsidR="002408AA" w:rsidRPr="007C437A" w:rsidRDefault="002408AA">
      <w:pPr>
        <w:pStyle w:val="Paragraphedeliste"/>
        <w:numPr>
          <w:ilvl w:val="0"/>
          <w:numId w:val="23"/>
        </w:numPr>
        <w:rPr>
          <w:ins w:id="6284" w:author="Arthur Parmentier" w:date="2020-05-15T22:02:00Z"/>
          <w:rPrChange w:id="6285" w:author="Arthur Parmentier" w:date="2020-06-07T15:27:00Z">
            <w:rPr>
              <w:ins w:id="6286" w:author="Arthur Parmentier" w:date="2020-05-15T22:02:00Z"/>
            </w:rPr>
          </w:rPrChange>
        </w:rPr>
      </w:pPr>
      <w:ins w:id="6287" w:author="Arthur Parmentier" w:date="2020-05-15T21:59:00Z">
        <w:r w:rsidRPr="007C437A">
          <w:rPr>
            <w:rPrChange w:id="6288" w:author="Arthur Parmentier" w:date="2020-06-07T15:27:00Z">
              <w:rPr/>
            </w:rPrChange>
          </w:rPr>
          <w:t>A</w:t>
        </w:r>
      </w:ins>
      <w:ins w:id="6289" w:author="Arthur Parmentier" w:date="2020-05-15T22:00:00Z">
        <w:r w:rsidRPr="007C437A">
          <w:rPr>
            <w:rPrChange w:id="6290" w:author="Arthur Parmentier" w:date="2020-06-07T15:27:00Z">
              <w:rPr/>
            </w:rPrChange>
          </w:rPr>
          <w:t xml:space="preserve"> mechanism of sign </w:t>
        </w:r>
      </w:ins>
      <w:ins w:id="6291" w:author="Arthur Parmentier" w:date="2020-06-02T18:59:00Z">
        <w:r w:rsidR="00964E49" w:rsidRPr="007C437A">
          <w:rPr>
            <w:rPrChange w:id="6292" w:author="Arthur Parmentier" w:date="2020-06-07T15:27:00Z">
              <w:rPr/>
            </w:rPrChange>
          </w:rPr>
          <w:t xml:space="preserve">&amp; dictionary </w:t>
        </w:r>
      </w:ins>
      <w:ins w:id="6293" w:author="Arthur Parmentier" w:date="2020-05-15T22:00:00Z">
        <w:r w:rsidRPr="007C437A">
          <w:rPr>
            <w:rPrChange w:id="6294" w:author="Arthur Parmentier" w:date="2020-06-07T15:27:00Z">
              <w:rPr/>
            </w:rPrChange>
          </w:rPr>
          <w:t>creation</w:t>
        </w:r>
      </w:ins>
    </w:p>
    <w:p w:rsidR="00A43C46" w:rsidRPr="007C437A" w:rsidRDefault="004C63B5" w:rsidP="006054A3">
      <w:pPr>
        <w:pStyle w:val="Paragraphedeliste"/>
        <w:numPr>
          <w:ilvl w:val="0"/>
          <w:numId w:val="23"/>
        </w:numPr>
        <w:rPr>
          <w:ins w:id="6295" w:author="Arthur Parmentier" w:date="2020-05-15T22:04:00Z"/>
          <w:rPrChange w:id="6296" w:author="Arthur Parmentier" w:date="2020-06-07T15:27:00Z">
            <w:rPr>
              <w:ins w:id="6297" w:author="Arthur Parmentier" w:date="2020-05-15T22:04:00Z"/>
            </w:rPr>
          </w:rPrChange>
        </w:rPr>
      </w:pPr>
      <w:ins w:id="6298" w:author="Arthur Parmentier" w:date="2020-05-15T22:04:00Z">
        <w:r w:rsidRPr="007C437A">
          <w:rPr>
            <w:rPrChange w:id="6299" w:author="Arthur Parmentier" w:date="2020-06-07T15:27:00Z">
              <w:rPr/>
            </w:rPrChange>
          </w:rPr>
          <w:t xml:space="preserve">A </w:t>
        </w:r>
      </w:ins>
      <w:ins w:id="6300" w:author="Arthur Parmentier" w:date="2020-06-02T18:59:00Z">
        <w:r w:rsidR="00964E49" w:rsidRPr="007C437A">
          <w:rPr>
            <w:rPrChange w:id="6301" w:author="Arthur Parmentier" w:date="2020-06-07T15:27:00Z">
              <w:rPr/>
            </w:rPrChange>
          </w:rPr>
          <w:t>mechanism of classification between different signs and parametrization of different positions in</w:t>
        </w:r>
      </w:ins>
      <w:ins w:id="6302" w:author="Arthur Parmentier" w:date="2020-06-02T19:00:00Z">
        <w:r w:rsidR="00964E49" w:rsidRPr="007C437A">
          <w:rPr>
            <w:rPrChange w:id="6303" w:author="Arthur Parmentier" w:date="2020-06-07T15:27:00Z">
              <w:rPr/>
            </w:rPrChange>
          </w:rPr>
          <w:t xml:space="preserve"> the body space</w:t>
        </w:r>
      </w:ins>
    </w:p>
    <w:p w:rsidR="004C63B5" w:rsidRPr="007C437A" w:rsidRDefault="004C63B5" w:rsidP="006054A3">
      <w:pPr>
        <w:pStyle w:val="Paragraphedeliste"/>
        <w:numPr>
          <w:ilvl w:val="0"/>
          <w:numId w:val="23"/>
        </w:numPr>
        <w:rPr>
          <w:ins w:id="6304" w:author="Arthur Parmentier" w:date="2020-05-15T22:10:00Z"/>
          <w:rPrChange w:id="6305" w:author="Arthur Parmentier" w:date="2020-06-07T15:27:00Z">
            <w:rPr>
              <w:ins w:id="6306" w:author="Arthur Parmentier" w:date="2020-05-15T22:10:00Z"/>
            </w:rPr>
          </w:rPrChange>
        </w:rPr>
      </w:pPr>
      <w:ins w:id="6307" w:author="Arthur Parmentier" w:date="2020-05-15T22:08:00Z">
        <w:r w:rsidRPr="007C437A">
          <w:rPr>
            <w:rPrChange w:id="6308" w:author="Arthur Parmentier" w:date="2020-06-07T15:27:00Z">
              <w:rPr/>
            </w:rPrChange>
          </w:rPr>
          <w:t>One or several grammatical systems</w:t>
        </w:r>
      </w:ins>
      <w:ins w:id="6309" w:author="Arthur Parmentier" w:date="2020-05-15T22:09:00Z">
        <w:r w:rsidRPr="007C437A">
          <w:rPr>
            <w:rPrChange w:id="6310" w:author="Arthur Parmentier" w:date="2020-06-07T15:27:00Z">
              <w:rPr/>
            </w:rPrChange>
          </w:rPr>
          <w:t xml:space="preserve"> </w:t>
        </w:r>
      </w:ins>
      <w:ins w:id="6311" w:author="Arthur Parmentier" w:date="2020-06-02T19:01:00Z">
        <w:r w:rsidR="00964E49" w:rsidRPr="007C437A">
          <w:rPr>
            <w:rPrChange w:id="6312" w:author="Arthur Parmentier" w:date="2020-06-07T15:27:00Z">
              <w:rPr/>
            </w:rPrChange>
          </w:rPr>
          <w:t>for parsing the sequence of signs and gestures (one grammar for each mode)</w:t>
        </w:r>
      </w:ins>
    </w:p>
    <w:p w:rsidR="00E30937" w:rsidRPr="007C437A" w:rsidRDefault="00E30937" w:rsidP="006054A3">
      <w:pPr>
        <w:pStyle w:val="Paragraphedeliste"/>
        <w:numPr>
          <w:ilvl w:val="0"/>
          <w:numId w:val="23"/>
        </w:numPr>
        <w:rPr>
          <w:ins w:id="6313" w:author="Arthur Parmentier" w:date="2020-05-15T22:12:00Z"/>
          <w:rPrChange w:id="6314" w:author="Arthur Parmentier" w:date="2020-06-07T15:27:00Z">
            <w:rPr>
              <w:ins w:id="6315" w:author="Arthur Parmentier" w:date="2020-05-15T22:12:00Z"/>
            </w:rPr>
          </w:rPrChange>
        </w:rPr>
      </w:pPr>
      <w:ins w:id="6316" w:author="Arthur Parmentier" w:date="2020-05-15T22:11:00Z">
        <w:r w:rsidRPr="007C437A">
          <w:rPr>
            <w:rPrChange w:id="6317" w:author="Arthur Parmentier" w:date="2020-06-07T15:27:00Z">
              <w:rPr/>
            </w:rPrChange>
          </w:rPr>
          <w:t>Audio/visual feedback in response to the soundpainter’s requests</w:t>
        </w:r>
      </w:ins>
    </w:p>
    <w:p w:rsidR="00D57E4A" w:rsidRPr="007C437A" w:rsidRDefault="003D5D5B">
      <w:pPr>
        <w:rPr>
          <w:rPrChange w:id="6318" w:author="Arthur Parmentier" w:date="2020-06-07T15:27:00Z">
            <w:rPr/>
          </w:rPrChange>
        </w:rPr>
        <w:pPrChange w:id="6319" w:author="Arthur Parmentier" w:date="2020-05-15T22:12:00Z">
          <w:pPr>
            <w:pStyle w:val="Titre2"/>
          </w:pPr>
        </w:pPrChange>
      </w:pPr>
      <w:ins w:id="6320" w:author="Arthur Parmentier" w:date="2020-05-16T10:46:00Z">
        <w:r w:rsidRPr="007C437A">
          <w:rPr>
            <w:rPrChange w:id="6321" w:author="Arthur Parmentier" w:date="2020-06-07T15:27:00Z">
              <w:rPr/>
            </w:rPrChange>
          </w:rPr>
          <w:t xml:space="preserve">The goal of my </w:t>
        </w:r>
      </w:ins>
      <w:ins w:id="6322" w:author="Arthur Parmentier" w:date="2020-06-02T19:03:00Z">
        <w:r w:rsidR="004C2F74" w:rsidRPr="007C437A">
          <w:rPr>
            <w:rPrChange w:id="6323" w:author="Arthur Parmentier" w:date="2020-06-07T15:27:00Z">
              <w:rPr/>
            </w:rPrChange>
          </w:rPr>
          <w:t>project</w:t>
        </w:r>
      </w:ins>
      <w:ins w:id="6324" w:author="Arthur Parmentier" w:date="2020-05-16T10:46:00Z">
        <w:r w:rsidRPr="007C437A">
          <w:rPr>
            <w:rPrChange w:id="6325" w:author="Arthur Parmentier" w:date="2020-06-07T15:27:00Z">
              <w:rPr/>
            </w:rPrChange>
          </w:rPr>
          <w:t xml:space="preserve"> </w:t>
        </w:r>
      </w:ins>
      <w:ins w:id="6326" w:author="Arthur Parmentier" w:date="2020-06-02T19:03:00Z">
        <w:r w:rsidR="004C2F74" w:rsidRPr="007C437A">
          <w:rPr>
            <w:rPrChange w:id="6327" w:author="Arthur Parmentier" w:date="2020-06-07T15:27:00Z">
              <w:rPr/>
            </w:rPrChange>
          </w:rPr>
          <w:t>is</w:t>
        </w:r>
      </w:ins>
      <w:ins w:id="6328" w:author="Arthur Parmentier" w:date="2020-05-16T10:47:00Z">
        <w:r w:rsidRPr="007C437A">
          <w:rPr>
            <w:rPrChange w:id="6329" w:author="Arthur Parmentier" w:date="2020-06-07T15:27:00Z">
              <w:rPr/>
            </w:rPrChange>
          </w:rPr>
          <w:t xml:space="preserve"> to implement these features</w:t>
        </w:r>
      </w:ins>
      <w:ins w:id="6330" w:author="Arthur Parmentier" w:date="2020-05-16T10:50:00Z">
        <w:r w:rsidRPr="007C437A">
          <w:rPr>
            <w:rPrChange w:id="6331" w:author="Arthur Parmentier" w:date="2020-06-07T15:27:00Z">
              <w:rPr/>
            </w:rPrChange>
          </w:rPr>
          <w:t>, focusing on only one mode (the default SP mode) and implementing an audio feedback by simulating a small orchestra.</w:t>
        </w:r>
      </w:ins>
    </w:p>
    <w:p w:rsidR="00F25194" w:rsidRPr="007C437A" w:rsidRDefault="00F25194" w:rsidP="00E6654A">
      <w:pPr>
        <w:pStyle w:val="Titre2"/>
        <w:rPr>
          <w:ins w:id="6332" w:author="Arthur Parmentier" w:date="2020-05-22T19:13:00Z"/>
          <w:rPrChange w:id="6333" w:author="Arthur Parmentier" w:date="2020-06-07T15:27:00Z">
            <w:rPr>
              <w:ins w:id="6334" w:author="Arthur Parmentier" w:date="2020-05-22T19:13:00Z"/>
            </w:rPr>
          </w:rPrChange>
        </w:rPr>
      </w:pPr>
      <w:bookmarkStart w:id="6335" w:name="_Toc42259094"/>
      <w:r w:rsidRPr="007C437A">
        <w:rPr>
          <w:rPrChange w:id="6336" w:author="Arthur Parmentier" w:date="2020-06-07T15:27:00Z">
            <w:rPr/>
          </w:rPrChange>
        </w:rPr>
        <w:t>The big picture</w:t>
      </w:r>
      <w:bookmarkEnd w:id="6335"/>
      <w:del w:id="6337" w:author="Arthur Parmentier" w:date="2020-05-22T19:13:00Z">
        <w:r w:rsidRPr="007C437A" w:rsidDel="00195BC6">
          <w:rPr>
            <w:rPrChange w:id="6338" w:author="Arthur Parmentier" w:date="2020-06-07T15:27:00Z">
              <w:rPr/>
            </w:rPrChange>
          </w:rPr>
          <w:delText>: general description of the system</w:delText>
        </w:r>
      </w:del>
    </w:p>
    <w:p w:rsidR="00195BC6" w:rsidRPr="007C437A" w:rsidRDefault="00195BC6">
      <w:pPr>
        <w:pStyle w:val="Titre3"/>
        <w:rPr>
          <w:ins w:id="6339" w:author="Arthur Parmentier" w:date="2020-05-16T10:55:00Z"/>
          <w:rPrChange w:id="6340" w:author="Arthur Parmentier" w:date="2020-06-07T15:27:00Z">
            <w:rPr>
              <w:ins w:id="6341" w:author="Arthur Parmentier" w:date="2020-05-16T10:55:00Z"/>
            </w:rPr>
          </w:rPrChange>
        </w:rPr>
        <w:pPrChange w:id="6342" w:author="Arthur Parmentier" w:date="2020-05-22T19:13:00Z">
          <w:pPr>
            <w:pStyle w:val="Titre2"/>
          </w:pPr>
        </w:pPrChange>
      </w:pPr>
      <w:bookmarkStart w:id="6343" w:name="_Toc42259095"/>
      <w:ins w:id="6344" w:author="Arthur Parmentier" w:date="2020-05-22T19:13:00Z">
        <w:r w:rsidRPr="007C437A">
          <w:rPr>
            <w:rPrChange w:id="6345" w:author="Arthur Parmentier" w:date="2020-06-07T15:27:00Z">
              <w:rPr/>
            </w:rPrChange>
          </w:rPr>
          <w:t>General overview of the system</w:t>
        </w:r>
      </w:ins>
      <w:bookmarkEnd w:id="6343"/>
    </w:p>
    <w:p w:rsidR="00672C10" w:rsidRPr="007C437A" w:rsidRDefault="00FD4109" w:rsidP="00672C10">
      <w:pPr>
        <w:rPr>
          <w:ins w:id="6346" w:author="Arthur Parmentier" w:date="2020-05-18T14:35:00Z"/>
          <w:rPrChange w:id="6347" w:author="Arthur Parmentier" w:date="2020-06-07T15:27:00Z">
            <w:rPr>
              <w:ins w:id="6348" w:author="Arthur Parmentier" w:date="2020-05-18T14:35:00Z"/>
            </w:rPr>
          </w:rPrChange>
        </w:rPr>
      </w:pPr>
      <w:ins w:id="6349" w:author="Arthur Parmentier" w:date="2020-06-02T19:04:00Z">
        <w:r w:rsidRPr="007C437A">
          <w:rPr>
            <w:rPrChange w:id="6350" w:author="Arthur Parmentier" w:date="2020-06-07T15:27:00Z">
              <w:rPr/>
            </w:rPrChange>
          </w:rPr>
          <w:t>These goals and</w:t>
        </w:r>
      </w:ins>
      <w:ins w:id="6351" w:author="Arthur Parmentier" w:date="2020-05-16T11:00:00Z">
        <w:r w:rsidR="00672C10" w:rsidRPr="007C437A">
          <w:rPr>
            <w:rPrChange w:id="6352" w:author="Arthur Parmentier" w:date="2020-06-07T15:27:00Z">
              <w:rPr/>
            </w:rPrChange>
          </w:rPr>
          <w:t xml:space="preserve"> the construc</w:t>
        </w:r>
      </w:ins>
      <w:ins w:id="6353" w:author="Arthur Parmentier" w:date="2020-05-16T11:01:00Z">
        <w:r w:rsidR="00672C10" w:rsidRPr="007C437A">
          <w:rPr>
            <w:rPrChange w:id="6354" w:author="Arthur Parmentier" w:date="2020-06-07T15:27:00Z">
              <w:rPr/>
            </w:rPrChange>
          </w:rPr>
          <w:t>tivist approach to SP</w:t>
        </w:r>
      </w:ins>
      <w:ins w:id="6355" w:author="Arthur Parmentier" w:date="2020-05-22T19:07:00Z">
        <w:r w:rsidR="00BD79EF" w:rsidRPr="007C437A">
          <w:rPr>
            <w:rPrChange w:id="6356" w:author="Arthur Parmentier" w:date="2020-06-07T15:27:00Z">
              <w:rPr/>
            </w:rPrChange>
          </w:rPr>
          <w:t xml:space="preserve"> that was </w:t>
        </w:r>
      </w:ins>
      <w:ins w:id="6357" w:author="Arthur Parmentier" w:date="2020-05-22T19:08:00Z">
        <w:r w:rsidR="00BD79EF" w:rsidRPr="007C437A">
          <w:rPr>
            <w:rPrChange w:id="6358" w:author="Arthur Parmentier" w:date="2020-06-07T15:27:00Z">
              <w:rPr/>
            </w:rPrChange>
          </w:rPr>
          <w:t>presented in the previous parts</w:t>
        </w:r>
      </w:ins>
      <w:ins w:id="6359" w:author="Arthur Parmentier" w:date="2020-05-16T11:01:00Z">
        <w:r w:rsidR="00672C10" w:rsidRPr="007C437A">
          <w:rPr>
            <w:rPrChange w:id="6360" w:author="Arthur Parmentier" w:date="2020-06-07T15:27:00Z">
              <w:rPr/>
            </w:rPrChange>
          </w:rPr>
          <w:t xml:space="preserve"> </w:t>
        </w:r>
      </w:ins>
      <w:ins w:id="6361" w:author="Arthur Parmentier" w:date="2020-06-02T19:04:00Z">
        <w:r w:rsidRPr="007C437A">
          <w:rPr>
            <w:rPrChange w:id="6362" w:author="Arthur Parmentier" w:date="2020-06-07T15:27:00Z">
              <w:rPr/>
            </w:rPrChange>
          </w:rPr>
          <w:t>are</w:t>
        </w:r>
      </w:ins>
      <w:ins w:id="6363" w:author="Arthur Parmentier" w:date="2020-05-16T11:01:00Z">
        <w:r w:rsidR="00672C10" w:rsidRPr="007C437A">
          <w:rPr>
            <w:rPrChange w:id="6364" w:author="Arthur Parmentier" w:date="2020-06-07T15:27:00Z">
              <w:rPr/>
            </w:rPrChange>
          </w:rPr>
          <w:t xml:space="preserve"> direct inspiration</w:t>
        </w:r>
      </w:ins>
      <w:ins w:id="6365" w:author="Arthur Parmentier" w:date="2020-06-02T19:04:00Z">
        <w:r w:rsidRPr="007C437A">
          <w:rPr>
            <w:rPrChange w:id="6366" w:author="Arthur Parmentier" w:date="2020-06-07T15:27:00Z">
              <w:rPr/>
            </w:rPrChange>
          </w:rPr>
          <w:t>s</w:t>
        </w:r>
      </w:ins>
      <w:ins w:id="6367" w:author="Arthur Parmentier" w:date="2020-05-16T11:01:00Z">
        <w:r w:rsidR="00672C10" w:rsidRPr="007C437A">
          <w:rPr>
            <w:rPrChange w:id="6368" w:author="Arthur Parmentier" w:date="2020-06-07T15:27:00Z">
              <w:rPr/>
            </w:rPrChange>
          </w:rPr>
          <w:t xml:space="preserve"> for </w:t>
        </w:r>
      </w:ins>
      <w:ins w:id="6369" w:author="Arthur Parmentier" w:date="2020-06-02T19:04:00Z">
        <w:r w:rsidRPr="007C437A">
          <w:rPr>
            <w:rPrChange w:id="6370" w:author="Arthur Parmentier" w:date="2020-06-07T15:27:00Z">
              <w:rPr/>
            </w:rPrChange>
          </w:rPr>
          <w:t>building the recognition</w:t>
        </w:r>
      </w:ins>
      <w:ins w:id="6371" w:author="Arthur Parmentier" w:date="2020-05-16T11:01:00Z">
        <w:r w:rsidR="00672C10" w:rsidRPr="007C437A">
          <w:rPr>
            <w:rPrChange w:id="6372" w:author="Arthur Parmentier" w:date="2020-06-07T15:27:00Z">
              <w:rPr/>
            </w:rPrChange>
          </w:rPr>
          <w:t xml:space="preserve"> </w:t>
        </w:r>
      </w:ins>
      <w:ins w:id="6373" w:author="Arthur Parmentier" w:date="2020-06-02T19:04:00Z">
        <w:r w:rsidRPr="007C437A">
          <w:rPr>
            <w:rPrChange w:id="6374" w:author="Arthur Parmentier" w:date="2020-06-07T15:27:00Z">
              <w:rPr/>
            </w:rPrChange>
          </w:rPr>
          <w:t>with</w:t>
        </w:r>
      </w:ins>
      <w:ins w:id="6375" w:author="Arthur Parmentier" w:date="2020-05-16T11:01:00Z">
        <w:r w:rsidR="00672C10" w:rsidRPr="007C437A">
          <w:rPr>
            <w:rPrChange w:id="6376" w:author="Arthur Parmentier" w:date="2020-06-07T15:27:00Z">
              <w:rPr/>
            </w:rPrChange>
          </w:rPr>
          <w:t xml:space="preserve"> several independent layers</w:t>
        </w:r>
      </w:ins>
      <w:ins w:id="6377" w:author="Arthur Parmentier" w:date="2020-05-18T14:33:00Z">
        <w:r w:rsidR="007A0B34" w:rsidRPr="007C437A">
          <w:rPr>
            <w:rPrChange w:id="6378" w:author="Arthur Parmentier" w:date="2020-06-07T15:27:00Z">
              <w:rPr/>
            </w:rPrChange>
          </w:rPr>
          <w:t xml:space="preserve">, that are represented in </w:t>
        </w:r>
      </w:ins>
      <w:ins w:id="6379" w:author="Arthur Parmentier" w:date="2020-05-18T14:34:00Z">
        <w:r w:rsidR="007A0B34" w:rsidRPr="007C437A">
          <w:rPr>
            <w:rPrChange w:id="6380" w:author="Arthur Parmentier" w:date="2020-06-07T15:27:00Z">
              <w:rPr/>
            </w:rPrChange>
          </w:rPr>
          <w:fldChar w:fldCharType="begin"/>
        </w:r>
        <w:r w:rsidR="007A0B34" w:rsidRPr="007C437A">
          <w:rPr>
            <w:rPrChange w:id="6381" w:author="Arthur Parmentier" w:date="2020-06-07T15:27:00Z">
              <w:rPr/>
            </w:rPrChange>
          </w:rPr>
          <w:instrText xml:space="preserve"> REF _Ref40704902 \h </w:instrText>
        </w:r>
      </w:ins>
      <w:r w:rsidR="007A0B34" w:rsidRPr="007C437A">
        <w:rPr>
          <w:rPrChange w:id="6382" w:author="Arthur Parmentier" w:date="2020-06-07T15:27:00Z">
            <w:rPr/>
          </w:rPrChange>
        </w:rPr>
      </w:r>
      <w:r w:rsidR="007A0B34" w:rsidRPr="007C437A">
        <w:rPr>
          <w:rPrChange w:id="6383" w:author="Arthur Parmentier" w:date="2020-06-07T15:27:00Z">
            <w:rPr/>
          </w:rPrChange>
        </w:rPr>
        <w:fldChar w:fldCharType="separate"/>
      </w:r>
      <w:ins w:id="6384" w:author="Arthur Parmentier" w:date="2020-05-18T14:34:00Z">
        <w:r w:rsidR="007A0B34" w:rsidRPr="007C437A">
          <w:rPr>
            <w:rPrChange w:id="6385" w:author="Arthur Parmentier" w:date="2020-06-07T15:27:00Z">
              <w:rPr/>
            </w:rPrChange>
          </w:rPr>
          <w:t xml:space="preserve">Figure </w:t>
        </w:r>
        <w:r w:rsidR="007A0B34" w:rsidRPr="007C437A">
          <w:rPr>
            <w:rPrChange w:id="6386" w:author="Arthur Parmentier" w:date="2020-06-07T15:27:00Z">
              <w:rPr>
                <w:noProof/>
              </w:rPr>
            </w:rPrChange>
          </w:rPr>
          <w:t>1</w:t>
        </w:r>
        <w:r w:rsidR="007A0B34" w:rsidRPr="007C437A">
          <w:rPr>
            <w:rPrChange w:id="6387" w:author="Arthur Parmentier" w:date="2020-06-07T15:27:00Z">
              <w:rPr/>
            </w:rPrChange>
          </w:rPr>
          <w:fldChar w:fldCharType="end"/>
        </w:r>
      </w:ins>
      <w:ins w:id="6388" w:author="Arthur Parmentier" w:date="2020-05-18T14:35:00Z">
        <w:r w:rsidR="007A0B34" w:rsidRPr="007C437A">
          <w:rPr>
            <w:rPrChange w:id="6389" w:author="Arthur Parmentier" w:date="2020-06-07T15:27:00Z">
              <w:rPr/>
            </w:rPrChange>
          </w:rPr>
          <w:t>.</w:t>
        </w:r>
      </w:ins>
    </w:p>
    <w:p w:rsidR="00040E14" w:rsidRPr="007C437A" w:rsidRDefault="00E43538" w:rsidP="00672C10">
      <w:pPr>
        <w:rPr>
          <w:ins w:id="6390" w:author="Arthur Parmentier" w:date="2020-06-02T19:15:00Z"/>
          <w:rPrChange w:id="6391" w:author="Arthur Parmentier" w:date="2020-06-07T15:27:00Z">
            <w:rPr>
              <w:ins w:id="6392" w:author="Arthur Parmentier" w:date="2020-06-02T19:15:00Z"/>
            </w:rPr>
          </w:rPrChange>
        </w:rPr>
      </w:pPr>
      <w:ins w:id="6393" w:author="Arthur Parmentier" w:date="2020-05-18T14:36:00Z">
        <w:r w:rsidRPr="007C437A">
          <w:rPr>
            <w:rPrChange w:id="6394" w:author="Arthur Parmentier" w:date="2020-06-07T15:27:00Z">
              <w:rPr/>
            </w:rPrChange>
          </w:rPr>
          <w:t xml:space="preserve">Each layer </w:t>
        </w:r>
      </w:ins>
      <w:ins w:id="6395" w:author="Arthur Parmentier" w:date="2020-06-02T19:05:00Z">
        <w:r w:rsidR="00040E14" w:rsidRPr="007C437A">
          <w:rPr>
            <w:rPrChange w:id="6396" w:author="Arthur Parmentier" w:date="2020-06-07T15:27:00Z">
              <w:rPr/>
            </w:rPrChange>
          </w:rPr>
          <w:t xml:space="preserve">has a </w:t>
        </w:r>
      </w:ins>
      <w:ins w:id="6397" w:author="Arthur Parmentier" w:date="2020-06-02T19:06:00Z">
        <w:r w:rsidR="00040E14" w:rsidRPr="007C437A">
          <w:rPr>
            <w:rPrChange w:id="6398" w:author="Arthur Parmentier" w:date="2020-06-07T15:27:00Z">
              <w:rPr/>
            </w:rPrChange>
          </w:rPr>
          <w:t>particular function</w:t>
        </w:r>
      </w:ins>
      <w:ins w:id="6399" w:author="Arthur Parmentier" w:date="2020-06-02T19:05:00Z">
        <w:r w:rsidR="00040E14" w:rsidRPr="007C437A">
          <w:rPr>
            <w:rPrChange w:id="6400" w:author="Arthur Parmentier" w:date="2020-06-07T15:27:00Z">
              <w:rPr/>
            </w:rPrChange>
          </w:rPr>
          <w:t xml:space="preserve"> that </w:t>
        </w:r>
      </w:ins>
      <w:ins w:id="6401" w:author="Arthur Parmentier" w:date="2020-06-02T19:06:00Z">
        <w:r w:rsidR="00040E14" w:rsidRPr="007C437A">
          <w:rPr>
            <w:rPrChange w:id="6402" w:author="Arthur Parmentier" w:date="2020-06-07T15:27:00Z">
              <w:rPr/>
            </w:rPrChange>
          </w:rPr>
          <w:t>the user should easily be able to interpret.</w:t>
        </w:r>
      </w:ins>
      <w:ins w:id="6403" w:author="Arthur Parmentier" w:date="2020-06-02T19:07:00Z">
        <w:r w:rsidR="00040E14" w:rsidRPr="007C437A">
          <w:rPr>
            <w:rPrChange w:id="6404" w:author="Arthur Parmentier" w:date="2020-06-07T15:27:00Z">
              <w:rPr/>
            </w:rPrChange>
          </w:rPr>
          <w:t xml:space="preserve"> Inside each layer are different processes and objects that the user interacts </w:t>
        </w:r>
      </w:ins>
      <w:ins w:id="6405" w:author="Arthur Parmentier" w:date="2020-06-02T19:09:00Z">
        <w:r w:rsidR="00040E14" w:rsidRPr="007C437A">
          <w:rPr>
            <w:rPrChange w:id="6406" w:author="Arthur Parmentier" w:date="2020-06-07T15:27:00Z">
              <w:rPr/>
            </w:rPrChange>
          </w:rPr>
          <w:t>superficially with from</w:t>
        </w:r>
      </w:ins>
      <w:ins w:id="6407" w:author="Arthur Parmentier" w:date="2020-06-02T19:08:00Z">
        <w:r w:rsidR="00040E14" w:rsidRPr="007C437A">
          <w:rPr>
            <w:rPrChange w:id="6408" w:author="Arthur Parmentier" w:date="2020-06-07T15:27:00Z">
              <w:rPr/>
            </w:rPrChange>
          </w:rPr>
          <w:t xml:space="preserve"> the interface of the pro</w:t>
        </w:r>
      </w:ins>
      <w:ins w:id="6409" w:author="Arthur Parmentier" w:date="2020-06-02T19:09:00Z">
        <w:r w:rsidR="00040E14" w:rsidRPr="007C437A">
          <w:rPr>
            <w:rPrChange w:id="6410" w:author="Arthur Parmentier" w:date="2020-06-07T15:27:00Z">
              <w:rPr/>
            </w:rPrChange>
          </w:rPr>
          <w:t>gram.</w:t>
        </w:r>
      </w:ins>
      <w:ins w:id="6411" w:author="Arthur Parmentier" w:date="2020-06-02T19:10:00Z">
        <w:r w:rsidR="00040E14" w:rsidRPr="007C437A">
          <w:rPr>
            <w:rPrChange w:id="6412" w:author="Arthur Parmentier" w:date="2020-06-07T15:27:00Z">
              <w:rPr/>
            </w:rPrChange>
          </w:rPr>
          <w:t xml:space="preserve"> For transparency, I have put in </w:t>
        </w:r>
      </w:ins>
      <w:ins w:id="6413" w:author="Arthur Parmentier" w:date="2020-06-03T17:22:00Z">
        <w:r w:rsidR="003A23BB" w:rsidRPr="007C437A">
          <w:rPr>
            <w:rPrChange w:id="6414" w:author="Arthur Parmentier" w:date="2020-06-07T15:27:00Z">
              <w:rPr/>
            </w:rPrChange>
          </w:rPr>
          <w:t>white</w:t>
        </w:r>
      </w:ins>
      <w:ins w:id="6415" w:author="Arthur Parmentier" w:date="2020-06-02T19:10:00Z">
        <w:r w:rsidR="00040E14" w:rsidRPr="007C437A">
          <w:rPr>
            <w:rPrChange w:id="6416" w:author="Arthur Parmentier" w:date="2020-06-07T15:27:00Z">
              <w:rPr/>
            </w:rPrChange>
          </w:rPr>
          <w:t xml:space="preserve"> the parts that I built myself and in </w:t>
        </w:r>
      </w:ins>
      <w:ins w:id="6417" w:author="Arthur Parmentier" w:date="2020-06-03T17:22:00Z">
        <w:r w:rsidR="003A23BB" w:rsidRPr="007C437A">
          <w:rPr>
            <w:rPrChange w:id="6418" w:author="Arthur Parmentier" w:date="2020-06-07T15:27:00Z">
              <w:rPr/>
            </w:rPrChange>
          </w:rPr>
          <w:t>blue</w:t>
        </w:r>
      </w:ins>
      <w:ins w:id="6419" w:author="Arthur Parmentier" w:date="2020-06-02T19:10:00Z">
        <w:r w:rsidR="00040E14" w:rsidRPr="007C437A">
          <w:rPr>
            <w:rPrChange w:id="6420" w:author="Arthur Parmentier" w:date="2020-06-07T15:27:00Z">
              <w:rPr/>
            </w:rPrChange>
          </w:rPr>
          <w:t xml:space="preserve"> the parts that are either taken </w:t>
        </w:r>
      </w:ins>
      <w:ins w:id="6421" w:author="Arthur Parmentier" w:date="2020-06-02T19:11:00Z">
        <w:r w:rsidR="00040E14" w:rsidRPr="007C437A">
          <w:rPr>
            <w:rPrChange w:id="6422" w:author="Arthur Parmentier" w:date="2020-06-07T15:27:00Z">
              <w:rPr/>
            </w:rPrChange>
          </w:rPr>
          <w:t>from other works</w:t>
        </w:r>
      </w:ins>
      <w:ins w:id="6423" w:author="Arthur Parmentier" w:date="2020-06-02T19:33:00Z">
        <w:r w:rsidR="00351FEC" w:rsidRPr="007C437A">
          <w:rPr>
            <w:rStyle w:val="Appelnotedebasdep"/>
            <w:rPrChange w:id="6424" w:author="Arthur Parmentier" w:date="2020-06-07T15:27:00Z">
              <w:rPr>
                <w:rStyle w:val="Appelnotedebasdep"/>
              </w:rPr>
            </w:rPrChange>
          </w:rPr>
          <w:footnoteReference w:id="31"/>
        </w:r>
      </w:ins>
      <w:ins w:id="6427" w:author="Arthur Parmentier" w:date="2020-06-02T19:11:00Z">
        <w:r w:rsidR="00040E14" w:rsidRPr="007C437A">
          <w:rPr>
            <w:rPrChange w:id="6428" w:author="Arthur Parmentier" w:date="2020-06-07T15:27:00Z">
              <w:rPr/>
            </w:rPrChange>
          </w:rPr>
          <w:t xml:space="preserve"> </w:t>
        </w:r>
      </w:ins>
      <w:ins w:id="6429" w:author="Arthur Parmentier" w:date="2020-06-03T17:22:00Z">
        <w:r w:rsidR="003A23BB" w:rsidRPr="007C437A">
          <w:rPr>
            <w:rPrChange w:id="6430" w:author="Arthur Parmentier" w:date="2020-06-07T15:27:00Z">
              <w:rPr/>
            </w:rPrChange>
          </w:rPr>
          <w:t>or</w:t>
        </w:r>
      </w:ins>
      <w:ins w:id="6431" w:author="Arthur Parmentier" w:date="2020-06-02T19:11:00Z">
        <w:r w:rsidR="00040E14" w:rsidRPr="007C437A">
          <w:rPr>
            <w:rPrChange w:id="6432" w:author="Arthur Parmentier" w:date="2020-06-07T15:27:00Z">
              <w:rPr/>
            </w:rPrChange>
          </w:rPr>
          <w:t xml:space="preserve"> only slightly modified for my project.</w:t>
        </w:r>
      </w:ins>
    </w:p>
    <w:p w:rsidR="007D7578" w:rsidRPr="007C437A" w:rsidRDefault="007D7578" w:rsidP="00672C10">
      <w:pPr>
        <w:rPr>
          <w:ins w:id="6433" w:author="Arthur Parmentier" w:date="2020-06-02T19:26:00Z"/>
          <w:rPrChange w:id="6434" w:author="Arthur Parmentier" w:date="2020-06-07T15:27:00Z">
            <w:rPr>
              <w:ins w:id="6435" w:author="Arthur Parmentier" w:date="2020-06-02T19:26:00Z"/>
            </w:rPr>
          </w:rPrChange>
        </w:rPr>
      </w:pPr>
      <w:ins w:id="6436" w:author="Arthur Parmentier" w:date="2020-06-02T19:26:00Z">
        <w:r w:rsidRPr="007C437A">
          <w:rPr>
            <w:rPrChange w:id="6437" w:author="Arthur Parmentier" w:date="2020-06-07T15:27:00Z">
              <w:rPr/>
            </w:rPrChange>
          </w:rPr>
          <w:t>At the interface l</w:t>
        </w:r>
      </w:ins>
      <w:ins w:id="6438" w:author="Arthur Parmentier" w:date="2020-06-02T19:32:00Z">
        <w:r w:rsidR="00B61700" w:rsidRPr="007C437A">
          <w:rPr>
            <w:rPrChange w:id="6439" w:author="Arthur Parmentier" w:date="2020-06-07T15:27:00Z">
              <w:rPr/>
            </w:rPrChange>
          </w:rPr>
          <w:t>evel</w:t>
        </w:r>
      </w:ins>
      <w:ins w:id="6440" w:author="Arthur Parmentier" w:date="2020-06-02T19:26:00Z">
        <w:r w:rsidRPr="007C437A">
          <w:rPr>
            <w:rPrChange w:id="6441" w:author="Arthur Parmentier" w:date="2020-06-07T15:27:00Z">
              <w:rPr/>
            </w:rPrChange>
          </w:rPr>
          <w:t>, all</w:t>
        </w:r>
      </w:ins>
      <w:ins w:id="6442" w:author="Arthur Parmentier" w:date="2020-06-02T19:16:00Z">
        <w:r w:rsidR="00FF3359" w:rsidRPr="007C437A">
          <w:rPr>
            <w:rPrChange w:id="6443" w:author="Arthur Parmentier" w:date="2020-06-07T15:27:00Z">
              <w:rPr/>
            </w:rPrChange>
          </w:rPr>
          <w:t xml:space="preserve"> layers are implemented inside </w:t>
        </w:r>
      </w:ins>
      <w:ins w:id="6444" w:author="Arthur Parmentier" w:date="2020-06-02T19:17:00Z">
        <w:r w:rsidR="00FF3359" w:rsidRPr="007C437A">
          <w:rPr>
            <w:rPrChange w:id="6445" w:author="Arthur Parmentier" w:date="2020-06-07T15:27:00Z">
              <w:rPr/>
            </w:rPrChange>
          </w:rPr>
          <w:t>Max/MSP, a graphical programming environment designed by IRCAM and optimized for real-time applications.</w:t>
        </w:r>
      </w:ins>
      <w:ins w:id="6446" w:author="Arthur Parmentier" w:date="2020-06-02T19:18:00Z">
        <w:r w:rsidR="00FF3359" w:rsidRPr="007C437A">
          <w:rPr>
            <w:rPrChange w:id="6447" w:author="Arthur Parmentier" w:date="2020-06-07T15:27:00Z">
              <w:rPr/>
            </w:rPrChange>
          </w:rPr>
          <w:t xml:space="preserve"> </w:t>
        </w:r>
      </w:ins>
      <w:ins w:id="6448" w:author="Arthur Parmentier" w:date="2020-06-02T22:57:00Z">
        <w:r w:rsidR="004B04FD" w:rsidRPr="007C437A">
          <w:rPr>
            <w:rPrChange w:id="6449" w:author="Arthur Parmentier" w:date="2020-06-07T15:27:00Z">
              <w:rPr/>
            </w:rPrChange>
          </w:rPr>
          <w:t>T</w:t>
        </w:r>
      </w:ins>
      <w:ins w:id="6450" w:author="Arthur Parmentier" w:date="2020-06-02T22:55:00Z">
        <w:r w:rsidR="004B04FD" w:rsidRPr="007C437A">
          <w:rPr>
            <w:rPrChange w:id="6451" w:author="Arthur Parmentier" w:date="2020-06-07T15:27:00Z">
              <w:rPr/>
            </w:rPrChange>
          </w:rPr>
          <w:t>he user interface has a ver</w:t>
        </w:r>
      </w:ins>
      <w:ins w:id="6452" w:author="Arthur Parmentier" w:date="2020-06-02T22:56:00Z">
        <w:r w:rsidR="004B04FD" w:rsidRPr="007C437A">
          <w:rPr>
            <w:rPrChange w:id="6453" w:author="Arthur Parmentier" w:date="2020-06-07T15:27:00Z">
              <w:rPr/>
            </w:rPrChange>
          </w:rPr>
          <w:t xml:space="preserve">y basic look and design. The user can see the whole patcher in the main window and </w:t>
        </w:r>
      </w:ins>
      <w:ins w:id="6454" w:author="Arthur Parmentier" w:date="2020-06-02T22:57:00Z">
        <w:r w:rsidR="005C333E" w:rsidRPr="007C437A">
          <w:rPr>
            <w:rPrChange w:id="6455" w:author="Arthur Parmentier" w:date="2020-06-07T15:27:00Z">
              <w:rPr/>
            </w:rPrChange>
          </w:rPr>
          <w:t xml:space="preserve">is </w:t>
        </w:r>
      </w:ins>
      <w:ins w:id="6456" w:author="Arthur Parmentier" w:date="2020-06-02T22:56:00Z">
        <w:r w:rsidR="004B04FD" w:rsidRPr="007C437A">
          <w:rPr>
            <w:rPrChange w:id="6457" w:author="Arthur Parmentier" w:date="2020-06-07T15:27:00Z">
              <w:rPr/>
            </w:rPrChange>
          </w:rPr>
          <w:t xml:space="preserve">also </w:t>
        </w:r>
      </w:ins>
      <w:ins w:id="6458" w:author="Arthur Parmentier" w:date="2020-06-02T22:57:00Z">
        <w:r w:rsidR="005C333E" w:rsidRPr="007C437A">
          <w:rPr>
            <w:rPrChange w:id="6459" w:author="Arthur Parmentier" w:date="2020-06-07T15:27:00Z">
              <w:rPr/>
            </w:rPrChange>
          </w:rPr>
          <w:t xml:space="preserve">able to </w:t>
        </w:r>
      </w:ins>
      <w:ins w:id="6460" w:author="Arthur Parmentier" w:date="2020-06-02T22:56:00Z">
        <w:r w:rsidR="004B04FD" w:rsidRPr="007C437A">
          <w:rPr>
            <w:rPrChange w:id="6461" w:author="Arthur Parmentier" w:date="2020-06-07T15:27:00Z">
              <w:rPr/>
            </w:rPrChange>
          </w:rPr>
          <w:t>access</w:t>
        </w:r>
      </w:ins>
      <w:ins w:id="6462" w:author="Arthur Parmentier" w:date="2020-06-02T22:57:00Z">
        <w:r w:rsidR="004B04FD" w:rsidRPr="007C437A">
          <w:rPr>
            <w:rPrChange w:id="6463" w:author="Arthur Parmentier" w:date="2020-06-07T15:27:00Z">
              <w:rPr/>
            </w:rPrChange>
          </w:rPr>
          <w:t xml:space="preserve"> specific </w:t>
        </w:r>
      </w:ins>
      <w:ins w:id="6464" w:author="Arthur Parmentier" w:date="2020-06-02T22:58:00Z">
        <w:r w:rsidR="005C333E" w:rsidRPr="007C437A">
          <w:rPr>
            <w:rPrChange w:id="6465" w:author="Arthur Parmentier" w:date="2020-06-07T15:27:00Z">
              <w:rPr/>
            </w:rPrChange>
          </w:rPr>
          <w:t>functionalities</w:t>
        </w:r>
      </w:ins>
      <w:ins w:id="6466" w:author="Arthur Parmentier" w:date="2020-06-02T22:57:00Z">
        <w:r w:rsidR="004B04FD" w:rsidRPr="007C437A">
          <w:rPr>
            <w:rPrChange w:id="6467" w:author="Arthur Parmentier" w:date="2020-06-07T15:27:00Z">
              <w:rPr/>
            </w:rPrChange>
          </w:rPr>
          <w:t xml:space="preserve"> of each layer by using tabs.</w:t>
        </w:r>
      </w:ins>
    </w:p>
    <w:p w:rsidR="00FF3359" w:rsidRPr="007C437A" w:rsidRDefault="007D7578" w:rsidP="00672C10">
      <w:pPr>
        <w:rPr>
          <w:ins w:id="6468" w:author="Arthur Parmentier" w:date="2020-06-02T19:09:00Z"/>
          <w:rPrChange w:id="6469" w:author="Arthur Parmentier" w:date="2020-06-07T15:27:00Z">
            <w:rPr>
              <w:ins w:id="6470" w:author="Arthur Parmentier" w:date="2020-06-02T19:09:00Z"/>
            </w:rPr>
          </w:rPrChange>
        </w:rPr>
      </w:pPr>
      <w:ins w:id="6471" w:author="Arthur Parmentier" w:date="2020-06-02T19:26:00Z">
        <w:r w:rsidRPr="007C437A">
          <w:rPr>
            <w:rPrChange w:id="6472" w:author="Arthur Parmentier" w:date="2020-06-07T15:27:00Z">
              <w:rPr/>
            </w:rPrChange>
          </w:rPr>
          <w:t xml:space="preserve">At the processing level, </w:t>
        </w:r>
      </w:ins>
      <w:ins w:id="6473" w:author="Arthur Parmentier" w:date="2020-06-02T19:20:00Z">
        <w:r w:rsidR="00FF3359" w:rsidRPr="007C437A">
          <w:rPr>
            <w:rPrChange w:id="6474" w:author="Arthur Parmentier" w:date="2020-06-07T15:27:00Z">
              <w:rPr/>
            </w:rPrChange>
          </w:rPr>
          <w:t>Max/MSP itself h</w:t>
        </w:r>
      </w:ins>
      <w:ins w:id="6475" w:author="Arthur Parmentier" w:date="2020-06-02T19:21:00Z">
        <w:r w:rsidR="00FF3359" w:rsidRPr="007C437A">
          <w:rPr>
            <w:rPrChange w:id="6476" w:author="Arthur Parmentier" w:date="2020-06-07T15:27:00Z">
              <w:rPr/>
            </w:rPrChange>
          </w:rPr>
          <w:t>as three different threads that it uses for processing the data passing through its compiled objects.</w:t>
        </w:r>
      </w:ins>
      <w:ins w:id="6477" w:author="Arthur Parmentier" w:date="2020-06-02T19:23:00Z">
        <w:r w:rsidR="00FF3359" w:rsidRPr="007C437A">
          <w:rPr>
            <w:rPrChange w:id="6478" w:author="Arthur Parmentier" w:date="2020-06-07T15:27:00Z">
              <w:rPr/>
            </w:rPrChange>
          </w:rPr>
          <w:t xml:space="preserve"> For these threads, Max </w:t>
        </w:r>
      </w:ins>
      <w:ins w:id="6479" w:author="Arthur Parmentier" w:date="2020-06-02T19:24:00Z">
        <w:r w:rsidR="00FF3359" w:rsidRPr="007C437A">
          <w:rPr>
            <w:rPrChange w:id="6480" w:author="Arthur Parmentier" w:date="2020-06-07T15:27:00Z">
              <w:rPr/>
            </w:rPrChange>
          </w:rPr>
          <w:t>guarantees</w:t>
        </w:r>
      </w:ins>
      <w:ins w:id="6481" w:author="Arthur Parmentier" w:date="2020-06-02T19:23:00Z">
        <w:r w:rsidR="00FF3359" w:rsidRPr="007C437A">
          <w:rPr>
            <w:rPrChange w:id="6482" w:author="Arthur Parmentier" w:date="2020-06-07T15:27:00Z">
              <w:rPr/>
            </w:rPrChange>
          </w:rPr>
          <w:t xml:space="preserve"> the synchroni</w:t>
        </w:r>
      </w:ins>
      <w:ins w:id="6483" w:author="Arthur Parmentier" w:date="2020-06-02T19:24:00Z">
        <w:r w:rsidR="00FF3359" w:rsidRPr="007C437A">
          <w:rPr>
            <w:rPrChange w:id="6484" w:author="Arthur Parmentier" w:date="2020-06-07T15:27:00Z">
              <w:rPr/>
            </w:rPrChange>
          </w:rPr>
          <w:t>city</w:t>
        </w:r>
        <w:r w:rsidRPr="007C437A">
          <w:rPr>
            <w:rPrChange w:id="6485" w:author="Arthur Parmentier" w:date="2020-06-07T15:27:00Z">
              <w:rPr/>
            </w:rPrChange>
          </w:rPr>
          <w:t xml:space="preserve">/ordering of </w:t>
        </w:r>
        <w:r w:rsidRPr="007C437A">
          <w:rPr>
            <w:rPrChange w:id="6486" w:author="Arthur Parmentier" w:date="2020-06-07T15:27:00Z">
              <w:rPr/>
            </w:rPrChange>
          </w:rPr>
          <w:lastRenderedPageBreak/>
          <w:t xml:space="preserve">events. </w:t>
        </w:r>
      </w:ins>
      <w:ins w:id="6487" w:author="Arthur Parmentier" w:date="2020-06-02T19:22:00Z">
        <w:r w:rsidR="00FF3359" w:rsidRPr="007C437A">
          <w:rPr>
            <w:rPrChange w:id="6488" w:author="Arthur Parmentier" w:date="2020-06-07T15:27:00Z">
              <w:rPr/>
            </w:rPrChange>
          </w:rPr>
          <w:t xml:space="preserve">However, Max also interprets node.js code </w:t>
        </w:r>
      </w:ins>
      <w:ins w:id="6489" w:author="Arthur Parmentier" w:date="2020-06-02T19:24:00Z">
        <w:r w:rsidRPr="007C437A">
          <w:rPr>
            <w:rPrChange w:id="6490" w:author="Arthur Parmentier" w:date="2020-06-07T15:27:00Z">
              <w:rPr/>
            </w:rPrChange>
          </w:rPr>
          <w:t>that</w:t>
        </w:r>
      </w:ins>
      <w:ins w:id="6491" w:author="Arthur Parmentier" w:date="2020-06-02T19:23:00Z">
        <w:r w:rsidR="00FF3359" w:rsidRPr="007C437A">
          <w:rPr>
            <w:rPrChange w:id="6492" w:author="Arthur Parmentier" w:date="2020-06-07T15:27:00Z">
              <w:rPr/>
            </w:rPrChange>
          </w:rPr>
          <w:t xml:space="preserve"> is </w:t>
        </w:r>
      </w:ins>
      <w:ins w:id="6493" w:author="Arthur Parmentier" w:date="2020-06-02T19:24:00Z">
        <w:r w:rsidRPr="007C437A">
          <w:rPr>
            <w:rPrChange w:id="6494" w:author="Arthur Parmentier" w:date="2020-06-07T15:27:00Z">
              <w:rPr/>
            </w:rPrChange>
          </w:rPr>
          <w:t>processed in external thread</w:t>
        </w:r>
      </w:ins>
      <w:ins w:id="6495" w:author="Arthur Parmentier" w:date="2020-06-02T19:25:00Z">
        <w:r w:rsidRPr="007C437A">
          <w:rPr>
            <w:rPrChange w:id="6496" w:author="Arthur Parmentier" w:date="2020-06-07T15:27:00Z">
              <w:rPr/>
            </w:rPrChange>
          </w:rPr>
          <w:t>s asynchronously to Max internal threads.</w:t>
        </w:r>
      </w:ins>
      <w:ins w:id="6497" w:author="Arthur Parmentier" w:date="2020-06-02T19:26:00Z">
        <w:r w:rsidRPr="007C437A">
          <w:rPr>
            <w:rPrChange w:id="6498" w:author="Arthur Parmentier" w:date="2020-06-07T15:27:00Z">
              <w:rPr/>
            </w:rPrChange>
          </w:rPr>
          <w:t xml:space="preserve"> We wil</w:t>
        </w:r>
      </w:ins>
      <w:ins w:id="6499" w:author="Arthur Parmentier" w:date="2020-06-02T19:27:00Z">
        <w:r w:rsidRPr="007C437A">
          <w:rPr>
            <w:rPrChange w:id="6500" w:author="Arthur Parmentier" w:date="2020-06-07T15:27:00Z">
              <w:rPr/>
            </w:rPrChange>
          </w:rPr>
          <w:t>l discuss the consequences and implementation choices of this remark in future sections of the report.</w:t>
        </w:r>
      </w:ins>
    </w:p>
    <w:p w:rsidR="00436197" w:rsidRPr="007C437A" w:rsidRDefault="00324E8C" w:rsidP="00672C10">
      <w:pPr>
        <w:rPr>
          <w:ins w:id="6501" w:author="Arthur Parmentier" w:date="2020-05-16T11:02:00Z"/>
          <w:rPrChange w:id="6502" w:author="Arthur Parmentier" w:date="2020-06-07T15:27:00Z">
            <w:rPr>
              <w:ins w:id="6503" w:author="Arthur Parmentier" w:date="2020-05-16T11:02:00Z"/>
            </w:rPr>
          </w:rPrChange>
        </w:rPr>
      </w:pPr>
      <w:ins w:id="6504" w:author="Arthur Parmentier" w:date="2020-05-18T14:40:00Z">
        <w:r w:rsidRPr="007C437A">
          <w:rPr>
            <w:rPrChange w:id="6505" w:author="Arthur Parmentier" w:date="2020-06-07T15:27:00Z">
              <w:rPr>
                <w:noProof/>
              </w:rPr>
            </w:rPrChange>
          </w:rPr>
          <w:lastRenderedPageBreak/>
          <w:drawing>
            <wp:anchor distT="0" distB="0" distL="114300" distR="114300" simplePos="0" relativeHeight="251661312" behindDoc="0" locked="0" layoutInCell="1" allowOverlap="1">
              <wp:simplePos x="0" y="0"/>
              <wp:positionH relativeFrom="margin">
                <wp:posOffset>749300</wp:posOffset>
              </wp:positionH>
              <wp:positionV relativeFrom="page">
                <wp:posOffset>838200</wp:posOffset>
              </wp:positionV>
              <wp:extent cx="4682490" cy="7985760"/>
              <wp:effectExtent l="0" t="0" r="3810" b="0"/>
              <wp:wrapTopAndBottom/>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gPicture(3).svg"/>
                      <pic:cNvPicPr/>
                    </pic:nvPicPr>
                    <pic:blipFill>
                      <a:blip r:embed="rId20">
                        <a:extLst>
                          <a:ext uri="{28A0092B-C50C-407E-A947-70E740481C1C}">
                            <a14:useLocalDpi xmlns:a14="http://schemas.microsoft.com/office/drawing/2010/main" val="0"/>
                          </a:ext>
                        </a:extLst>
                      </a:blip>
                      <a:stretch>
                        <a:fillRect/>
                      </a:stretch>
                    </pic:blipFill>
                    <pic:spPr>
                      <a:xfrm>
                        <a:off x="0" y="0"/>
                        <a:ext cx="4682490" cy="7985760"/>
                      </a:xfrm>
                      <a:prstGeom prst="rect">
                        <a:avLst/>
                      </a:prstGeom>
                    </pic:spPr>
                  </pic:pic>
                </a:graphicData>
              </a:graphic>
              <wp14:sizeRelH relativeFrom="margin">
                <wp14:pctWidth>0</wp14:pctWidth>
              </wp14:sizeRelH>
              <wp14:sizeRelV relativeFrom="margin">
                <wp14:pctHeight>0</wp14:pctHeight>
              </wp14:sizeRelV>
            </wp:anchor>
          </w:drawing>
        </w:r>
      </w:ins>
      <w:ins w:id="6506" w:author="Arthur Parmentier" w:date="2020-05-18T14:33:00Z">
        <w:r w:rsidR="007A0B34" w:rsidRPr="007C437A">
          <w:rPr>
            <w:rPrChange w:id="6507" w:author="Arthur Parmentier" w:date="2020-06-07T15:27:00Z">
              <w:rPr>
                <w:noProof/>
              </w:rPr>
            </w:rPrChange>
          </w:rPr>
          <mc:AlternateContent>
            <mc:Choice Requires="wps">
              <w:drawing>
                <wp:anchor distT="0" distB="0" distL="114300" distR="114300" simplePos="0" relativeHeight="251660288" behindDoc="0" locked="0" layoutInCell="1" allowOverlap="1" wp14:anchorId="1B594BE8" wp14:editId="4BC1D3C1">
                  <wp:simplePos x="0" y="0"/>
                  <wp:positionH relativeFrom="column">
                    <wp:posOffset>751205</wp:posOffset>
                  </wp:positionH>
                  <wp:positionV relativeFrom="paragraph">
                    <wp:posOffset>8365490</wp:posOffset>
                  </wp:positionV>
                  <wp:extent cx="4683125" cy="635"/>
                  <wp:effectExtent l="0" t="0" r="22225" b="37465"/>
                  <wp:wrapTopAndBottom/>
                  <wp:docPr id="3" name="Zone de texte 3"/>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1A4879" w:rsidRPr="002C3653" w:rsidRDefault="001A4879">
                              <w:pPr>
                                <w:pStyle w:val="Lgende"/>
                                <w:rPr>
                                  <w:noProof/>
                                </w:rPr>
                                <w:pPrChange w:id="6508" w:author="Arthur Parmentier" w:date="2020-05-18T14:33:00Z">
                                  <w:pPr/>
                                </w:pPrChange>
                              </w:pPr>
                              <w:bookmarkStart w:id="6509" w:name="_Ref40704902"/>
                              <w:bookmarkStart w:id="6510" w:name="_Ref40704896"/>
                              <w:ins w:id="6511" w:author="Arthur Parmentier" w:date="2020-05-18T14:33:00Z">
                                <w:r>
                                  <w:t xml:space="preserve">Figure </w:t>
                                </w:r>
                                <w:r>
                                  <w:fldChar w:fldCharType="begin"/>
                                </w:r>
                                <w:r>
                                  <w:instrText xml:space="preserve"> SEQ Figure \* ARABIC </w:instrText>
                                </w:r>
                              </w:ins>
                              <w:r>
                                <w:fldChar w:fldCharType="separate"/>
                              </w:r>
                              <w:ins w:id="6512" w:author="Arthur Parmentier" w:date="2020-06-05T21:05:00Z">
                                <w:r>
                                  <w:rPr>
                                    <w:noProof/>
                                  </w:rPr>
                                  <w:t>2</w:t>
                                </w:r>
                              </w:ins>
                              <w:ins w:id="6513" w:author="Arthur Parmentier" w:date="2020-05-18T14:33:00Z">
                                <w:r>
                                  <w:fldChar w:fldCharType="end"/>
                                </w:r>
                                <w:bookmarkEnd w:id="6509"/>
                                <w:r>
                                  <w:t xml:space="preserve"> Summary of the recognition program structure</w:t>
                                </w:r>
                              </w:ins>
                              <w:bookmarkEnd w:id="65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594BE8" id="_x0000_t202" coordsize="21600,21600" o:spt="202" path="m,l,21600r21600,l21600,xe">
                  <v:stroke joinstyle="miter"/>
                  <v:path gradientshapeok="t" o:connecttype="rect"/>
                </v:shapetype>
                <v:shape id="Zone de texte 3" o:spid="_x0000_s1026" type="#_x0000_t202" style="position:absolute;margin-left:59.15pt;margin-top:658.7pt;width:36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" stroked="f">
                  <v:textbox style="mso-fit-shape-to-text:t" inset="0,0,0,0">
                    <w:txbxContent>
                      <w:p w:rsidR="001A4879" w:rsidRPr="002C3653" w:rsidRDefault="001A4879">
                        <w:pPr>
                          <w:pStyle w:val="Lgende"/>
                          <w:rPr>
                            <w:noProof/>
                          </w:rPr>
                          <w:pPrChange w:id="6514" w:author="Arthur Parmentier" w:date="2020-05-18T14:33:00Z">
                            <w:pPr/>
                          </w:pPrChange>
                        </w:pPr>
                        <w:bookmarkStart w:id="6515" w:name="_Ref40704902"/>
                        <w:bookmarkStart w:id="6516" w:name="_Ref40704896"/>
                        <w:ins w:id="6517" w:author="Arthur Parmentier" w:date="2020-05-18T14:33:00Z">
                          <w:r>
                            <w:t xml:space="preserve">Figure </w:t>
                          </w:r>
                          <w:r>
                            <w:fldChar w:fldCharType="begin"/>
                          </w:r>
                          <w:r>
                            <w:instrText xml:space="preserve"> SEQ Figure \* ARABIC </w:instrText>
                          </w:r>
                        </w:ins>
                        <w:r>
                          <w:fldChar w:fldCharType="separate"/>
                        </w:r>
                        <w:ins w:id="6518" w:author="Arthur Parmentier" w:date="2020-06-05T21:05:00Z">
                          <w:r>
                            <w:rPr>
                              <w:noProof/>
                            </w:rPr>
                            <w:t>2</w:t>
                          </w:r>
                        </w:ins>
                        <w:ins w:id="6519" w:author="Arthur Parmentier" w:date="2020-05-18T14:33:00Z">
                          <w:r>
                            <w:fldChar w:fldCharType="end"/>
                          </w:r>
                          <w:bookmarkEnd w:id="6515"/>
                          <w:r>
                            <w:t xml:space="preserve"> Summary of the recognition program structure</w:t>
                          </w:r>
                        </w:ins>
                        <w:bookmarkEnd w:id="6516"/>
                      </w:p>
                    </w:txbxContent>
                  </v:textbox>
                  <w10:wrap type="topAndBottom"/>
                </v:shape>
              </w:pict>
            </mc:Fallback>
          </mc:AlternateContent>
        </w:r>
      </w:ins>
    </w:p>
    <w:p w:rsidR="00705B17" w:rsidRPr="007C437A" w:rsidRDefault="00705B17">
      <w:pPr>
        <w:pStyle w:val="Titre3"/>
        <w:rPr>
          <w:ins w:id="6520" w:author="Arthur Parmentier" w:date="2020-05-22T17:09:00Z"/>
          <w:rPrChange w:id="6521" w:author="Arthur Parmentier" w:date="2020-06-07T15:27:00Z">
            <w:rPr>
              <w:ins w:id="6522" w:author="Arthur Parmentier" w:date="2020-05-22T17:09:00Z"/>
            </w:rPr>
          </w:rPrChange>
        </w:rPr>
        <w:pPrChange w:id="6523" w:author="Arthur Parmentier" w:date="2020-05-22T19:10:00Z">
          <w:pPr>
            <w:pStyle w:val="Titre2"/>
          </w:pPr>
        </w:pPrChange>
      </w:pPr>
      <w:bookmarkStart w:id="6524" w:name="_Toc42259096"/>
      <w:ins w:id="6525" w:author="Arthur Parmentier" w:date="2020-05-22T17:08:00Z">
        <w:r w:rsidRPr="007C437A">
          <w:rPr>
            <w:rPrChange w:id="6526" w:author="Arthur Parmentier" w:date="2020-06-07T15:27:00Z">
              <w:rPr/>
            </w:rPrChange>
          </w:rPr>
          <w:lastRenderedPageBreak/>
          <w:t>The choice of Max/MSP</w:t>
        </w:r>
      </w:ins>
      <w:bookmarkEnd w:id="6524"/>
    </w:p>
    <w:p w:rsidR="0085122F" w:rsidRPr="007C437A" w:rsidRDefault="0085122F" w:rsidP="0085122F">
      <w:pPr>
        <w:rPr>
          <w:ins w:id="6527" w:author="Arthur Parmentier" w:date="2020-05-22T17:14:00Z"/>
          <w:rPrChange w:id="6528" w:author="Arthur Parmentier" w:date="2020-06-07T15:27:00Z">
            <w:rPr>
              <w:ins w:id="6529" w:author="Arthur Parmentier" w:date="2020-05-22T17:14:00Z"/>
            </w:rPr>
          </w:rPrChange>
        </w:rPr>
      </w:pPr>
      <w:ins w:id="6530" w:author="Arthur Parmentier" w:date="2020-05-22T17:09:00Z">
        <w:r w:rsidRPr="007C437A">
          <w:rPr>
            <w:rPrChange w:id="6531" w:author="Arthur Parmentier" w:date="2020-06-07T15:27:00Z">
              <w:rPr/>
            </w:rPrChange>
          </w:rPr>
          <w:t xml:space="preserve">Before starting a finer description of the mechanisms of the program, I would like to </w:t>
        </w:r>
      </w:ins>
      <w:ins w:id="6532" w:author="Arthur Parmentier" w:date="2020-05-22T17:13:00Z">
        <w:r w:rsidRPr="007C437A">
          <w:rPr>
            <w:rPrChange w:id="6533" w:author="Arthur Parmentier" w:date="2020-06-07T15:27:00Z">
              <w:rPr/>
            </w:rPrChange>
          </w:rPr>
          <w:t>motivate the choice of Max/MSP as the main programming environment</w:t>
        </w:r>
      </w:ins>
      <w:ins w:id="6534" w:author="Arthur Parmentier" w:date="2020-05-22T19:11:00Z">
        <w:r w:rsidR="00417CFA" w:rsidRPr="007C437A">
          <w:rPr>
            <w:rPrChange w:id="6535" w:author="Arthur Parmentier" w:date="2020-06-07T15:27:00Z">
              <w:rPr/>
            </w:rPrChange>
          </w:rPr>
          <w:t xml:space="preserve"> hosting the different layers and functionalities.</w:t>
        </w:r>
      </w:ins>
    </w:p>
    <w:p w:rsidR="0034163D" w:rsidRPr="007C437A" w:rsidRDefault="0085122F" w:rsidP="0085122F">
      <w:pPr>
        <w:rPr>
          <w:ins w:id="6536" w:author="Arthur Parmentier" w:date="2020-05-22T17:21:00Z"/>
          <w:rPrChange w:id="6537" w:author="Arthur Parmentier" w:date="2020-06-07T15:27:00Z">
            <w:rPr>
              <w:ins w:id="6538" w:author="Arthur Parmentier" w:date="2020-05-22T17:21:00Z"/>
            </w:rPr>
          </w:rPrChange>
        </w:rPr>
      </w:pPr>
      <w:ins w:id="6539" w:author="Arthur Parmentier" w:date="2020-05-22T17:14:00Z">
        <w:r w:rsidRPr="007C437A">
          <w:rPr>
            <w:rPrChange w:id="6540" w:author="Arthur Parmentier" w:date="2020-06-07T15:27:00Z">
              <w:rPr/>
            </w:rPrChange>
          </w:rPr>
          <w:t>There are several options for building such a t</w:t>
        </w:r>
      </w:ins>
      <w:ins w:id="6541" w:author="Arthur Parmentier" w:date="2020-05-22T17:15:00Z">
        <w:r w:rsidRPr="007C437A">
          <w:rPr>
            <w:rPrChange w:id="6542" w:author="Arthur Parmentier" w:date="2020-06-07T15:27:00Z">
              <w:rPr/>
            </w:rPrChange>
          </w:rPr>
          <w:t>ool</w:t>
        </w:r>
      </w:ins>
      <w:ins w:id="6543" w:author="Arthur Parmentier" w:date="2020-05-22T17:20:00Z">
        <w:r w:rsidR="0034163D" w:rsidRPr="007C437A">
          <w:rPr>
            <w:rPrChange w:id="6544" w:author="Arthur Parmentier" w:date="2020-06-07T15:27:00Z">
              <w:rPr/>
            </w:rPrChange>
          </w:rPr>
          <w:t xml:space="preserve">, each with their own pros and cons. </w:t>
        </w:r>
      </w:ins>
      <w:ins w:id="6545" w:author="Arthur Parmentier" w:date="2020-05-22T17:21:00Z">
        <w:r w:rsidR="0034163D" w:rsidRPr="007C437A">
          <w:rPr>
            <w:rPrChange w:id="6546" w:author="Arthur Parmentier" w:date="2020-06-07T15:27:00Z">
              <w:rPr/>
            </w:rPrChange>
          </w:rPr>
          <w:t>In my case, I have considered Unity3D and PureData as the main alternatives to Max/MSP.</w:t>
        </w:r>
      </w:ins>
    </w:p>
    <w:p w:rsidR="0034163D" w:rsidRPr="007C437A" w:rsidRDefault="0034163D" w:rsidP="0085122F">
      <w:pPr>
        <w:rPr>
          <w:ins w:id="6547" w:author="Arthur Parmentier" w:date="2020-05-22T17:23:00Z"/>
          <w:rPrChange w:id="6548" w:author="Arthur Parmentier" w:date="2020-06-07T15:27:00Z">
            <w:rPr>
              <w:ins w:id="6549" w:author="Arthur Parmentier" w:date="2020-05-22T17:23:00Z"/>
            </w:rPr>
          </w:rPrChange>
        </w:rPr>
      </w:pPr>
      <w:ins w:id="6550" w:author="Arthur Parmentier" w:date="2020-05-22T17:21:00Z">
        <w:r w:rsidRPr="007C437A">
          <w:rPr>
            <w:rPrChange w:id="6551" w:author="Arthur Parmentier" w:date="2020-06-07T15:27:00Z">
              <w:rPr/>
            </w:rPrChange>
          </w:rPr>
          <w:t>The advantage of Unity3D over Max/MSP</w:t>
        </w:r>
      </w:ins>
      <w:ins w:id="6552" w:author="Arthur Parmentier" w:date="2020-05-22T17:22:00Z">
        <w:r w:rsidRPr="007C437A">
          <w:rPr>
            <w:rPrChange w:id="6553" w:author="Arthur Parmentier" w:date="2020-06-07T15:27:00Z">
              <w:rPr/>
            </w:rPrChange>
          </w:rPr>
          <w:t>(/Jitter) is that it is endorsed by a much larger community, it is free and has a better potential in terms</w:t>
        </w:r>
      </w:ins>
      <w:ins w:id="6554" w:author="Arthur Parmentier" w:date="2020-05-22T17:23:00Z">
        <w:r w:rsidRPr="007C437A">
          <w:rPr>
            <w:rPrChange w:id="6555" w:author="Arthur Parmentier" w:date="2020-06-07T15:27:00Z">
              <w:rPr/>
            </w:rPrChange>
          </w:rPr>
          <w:t xml:space="preserve"> of graphics.</w:t>
        </w:r>
      </w:ins>
    </w:p>
    <w:p w:rsidR="0034163D" w:rsidRPr="007C437A" w:rsidRDefault="0034163D" w:rsidP="0085122F">
      <w:pPr>
        <w:rPr>
          <w:ins w:id="6556" w:author="Arthur Parmentier" w:date="2020-05-22T17:23:00Z"/>
          <w:rPrChange w:id="6557" w:author="Arthur Parmentier" w:date="2020-06-07T15:27:00Z">
            <w:rPr>
              <w:ins w:id="6558" w:author="Arthur Parmentier" w:date="2020-05-22T17:23:00Z"/>
            </w:rPr>
          </w:rPrChange>
        </w:rPr>
      </w:pPr>
      <w:ins w:id="6559" w:author="Arthur Parmentier" w:date="2020-05-22T17:23:00Z">
        <w:r w:rsidRPr="007C437A">
          <w:rPr>
            <w:rPrChange w:id="6560" w:author="Arthur Parmentier" w:date="2020-06-07T15:27:00Z">
              <w:rPr/>
            </w:rPrChange>
          </w:rPr>
          <w:t>The advantage of PureData over Max/MSP is essentially that is it free and open source.</w:t>
        </w:r>
      </w:ins>
    </w:p>
    <w:p w:rsidR="0034163D" w:rsidRPr="007C437A" w:rsidRDefault="0034163D" w:rsidP="0085122F">
      <w:pPr>
        <w:rPr>
          <w:ins w:id="6561" w:author="Arthur Parmentier" w:date="2020-05-22T17:24:00Z"/>
          <w:rPrChange w:id="6562" w:author="Arthur Parmentier" w:date="2020-06-07T15:27:00Z">
            <w:rPr>
              <w:ins w:id="6563" w:author="Arthur Parmentier" w:date="2020-05-22T17:24:00Z"/>
            </w:rPr>
          </w:rPrChange>
        </w:rPr>
      </w:pPr>
      <w:ins w:id="6564" w:author="Arthur Parmentier" w:date="2020-05-22T17:23:00Z">
        <w:r w:rsidRPr="007C437A">
          <w:rPr>
            <w:rPrChange w:id="6565" w:author="Arthur Parmentier" w:date="2020-06-07T15:27:00Z">
              <w:rPr/>
            </w:rPrChange>
          </w:rPr>
          <w:t xml:space="preserve">However, I think that Max/MSP is a better </w:t>
        </w:r>
      </w:ins>
      <w:ins w:id="6566" w:author="Arthur Parmentier" w:date="2020-05-22T17:24:00Z">
        <w:r w:rsidRPr="007C437A">
          <w:rPr>
            <w:rPrChange w:id="6567" w:author="Arthur Parmentier" w:date="2020-06-07T15:27:00Z">
              <w:rPr/>
            </w:rPrChange>
          </w:rPr>
          <w:t>choice than those software for the following reasons:</w:t>
        </w:r>
      </w:ins>
    </w:p>
    <w:p w:rsidR="0034163D" w:rsidRPr="007C437A" w:rsidRDefault="0034163D" w:rsidP="0034163D">
      <w:pPr>
        <w:pStyle w:val="Paragraphedeliste"/>
        <w:numPr>
          <w:ilvl w:val="0"/>
          <w:numId w:val="40"/>
        </w:numPr>
        <w:rPr>
          <w:ins w:id="6568" w:author="Arthur Parmentier" w:date="2020-05-22T17:29:00Z"/>
          <w:rPrChange w:id="6569" w:author="Arthur Parmentier" w:date="2020-06-07T15:27:00Z">
            <w:rPr>
              <w:ins w:id="6570" w:author="Arthur Parmentier" w:date="2020-05-22T17:29:00Z"/>
            </w:rPr>
          </w:rPrChange>
        </w:rPr>
      </w:pPr>
      <w:ins w:id="6571" w:author="Arthur Parmentier" w:date="2020-05-22T17:24:00Z">
        <w:r w:rsidRPr="007C437A">
          <w:rPr>
            <w:rPrChange w:id="6572" w:author="Arthur Parmentier" w:date="2020-06-07T15:27:00Z">
              <w:rPr/>
            </w:rPrChange>
          </w:rPr>
          <w:t>Max/MSP is a high-level object-based programming language</w:t>
        </w:r>
      </w:ins>
      <w:ins w:id="6573" w:author="Arthur Parmentier" w:date="2020-05-22T17:25:00Z">
        <w:r w:rsidRPr="007C437A">
          <w:rPr>
            <w:rPrChange w:id="6574" w:author="Arthur Parmentier" w:date="2020-06-07T15:27:00Z">
              <w:rPr/>
            </w:rPrChange>
          </w:rPr>
          <w:t xml:space="preserve"> with already</w:t>
        </w:r>
      </w:ins>
      <w:ins w:id="6575" w:author="Arthur Parmentier" w:date="2020-05-22T17:26:00Z">
        <w:r w:rsidRPr="007C437A">
          <w:rPr>
            <w:rPrChange w:id="6576" w:author="Arthur Parmentier" w:date="2020-06-07T15:27:00Z">
              <w:rPr/>
            </w:rPrChange>
          </w:rPr>
          <w:t xml:space="preserve"> optimized pieces for music and real-time applications that are easy to use</w:t>
        </w:r>
      </w:ins>
      <w:ins w:id="6577" w:author="Arthur Parmentier" w:date="2020-05-22T17:30:00Z">
        <w:r w:rsidR="001E09DA" w:rsidRPr="007C437A">
          <w:rPr>
            <w:rPrChange w:id="6578" w:author="Arthur Parmentier" w:date="2020-06-07T15:27:00Z">
              <w:rPr/>
            </w:rPrChange>
          </w:rPr>
          <w:t xml:space="preserve"> and assemble</w:t>
        </w:r>
      </w:ins>
      <w:ins w:id="6579" w:author="Arthur Parmentier" w:date="2020-05-22T17:26:00Z">
        <w:r w:rsidRPr="007C437A">
          <w:rPr>
            <w:rPrChange w:id="6580" w:author="Arthur Parmentier" w:date="2020-06-07T15:27:00Z">
              <w:rPr/>
            </w:rPrChange>
          </w:rPr>
          <w:t xml:space="preserve">. It allows for </w:t>
        </w:r>
      </w:ins>
      <w:ins w:id="6581" w:author="Arthur Parmentier" w:date="2020-05-22T17:27:00Z">
        <w:r w:rsidRPr="007C437A">
          <w:rPr>
            <w:rPrChange w:id="6582" w:author="Arthur Parmentier" w:date="2020-06-07T15:27:00Z">
              <w:rPr/>
            </w:rPrChange>
          </w:rPr>
          <w:t>scripting in JS and Node.js, which makes it a powerful host for a</w:t>
        </w:r>
      </w:ins>
      <w:ins w:id="6583" w:author="Arthur Parmentier" w:date="2020-05-22T17:28:00Z">
        <w:r w:rsidRPr="007C437A">
          <w:rPr>
            <w:rPrChange w:id="6584" w:author="Arthur Parmentier" w:date="2020-06-07T15:27:00Z">
              <w:rPr/>
            </w:rPrChange>
          </w:rPr>
          <w:t xml:space="preserve"> huge number of scripts and tools developed by the web community</w:t>
        </w:r>
      </w:ins>
      <w:ins w:id="6585" w:author="Arthur Parmentier" w:date="2020-05-22T17:29:00Z">
        <w:r w:rsidR="001E09DA" w:rsidRPr="007C437A">
          <w:rPr>
            <w:rPrChange w:id="6586" w:author="Arthur Parmentier" w:date="2020-06-07T15:27:00Z">
              <w:rPr/>
            </w:rPrChange>
          </w:rPr>
          <w:t xml:space="preserve"> and its graphical interface al</w:t>
        </w:r>
      </w:ins>
      <w:ins w:id="6587" w:author="Arthur Parmentier" w:date="2020-05-22T17:30:00Z">
        <w:r w:rsidR="001E09DA" w:rsidRPr="007C437A">
          <w:rPr>
            <w:rPrChange w:id="6588" w:author="Arthur Parmentier" w:date="2020-06-07T15:27:00Z">
              <w:rPr/>
            </w:rPrChange>
          </w:rPr>
          <w:t>low newbies in coding to catch up easily with what is going on.</w:t>
        </w:r>
      </w:ins>
    </w:p>
    <w:p w:rsidR="0034163D" w:rsidRPr="007C437A" w:rsidRDefault="001E09DA" w:rsidP="0034163D">
      <w:pPr>
        <w:pStyle w:val="Paragraphedeliste"/>
        <w:numPr>
          <w:ilvl w:val="0"/>
          <w:numId w:val="40"/>
        </w:numPr>
        <w:rPr>
          <w:ins w:id="6589" w:author="Arthur Parmentier" w:date="2020-05-22T17:33:00Z"/>
          <w:rPrChange w:id="6590" w:author="Arthur Parmentier" w:date="2020-06-07T15:27:00Z">
            <w:rPr>
              <w:ins w:id="6591" w:author="Arthur Parmentier" w:date="2020-05-22T17:33:00Z"/>
            </w:rPr>
          </w:rPrChange>
        </w:rPr>
      </w:pPr>
      <w:ins w:id="6592" w:author="Arthur Parmentier" w:date="2020-05-22T17:31:00Z">
        <w:r w:rsidRPr="007C437A">
          <w:rPr>
            <w:rPrChange w:id="6593" w:author="Arthur Parmentier" w:date="2020-06-07T15:27:00Z">
              <w:rPr/>
            </w:rPrChange>
          </w:rPr>
          <w:t>Max/MSP comes from IRCAM and is used by a community of artists and musicians</w:t>
        </w:r>
      </w:ins>
      <w:ins w:id="6594" w:author="Arthur Parmentier" w:date="2020-05-22T17:32:00Z">
        <w:r w:rsidRPr="007C437A">
          <w:rPr>
            <w:rPrChange w:id="6595" w:author="Arthur Parmentier" w:date="2020-06-07T15:27:00Z">
              <w:rPr/>
            </w:rPrChange>
          </w:rPr>
          <w:t xml:space="preserve"> with </w:t>
        </w:r>
      </w:ins>
      <w:ins w:id="6596" w:author="Arthur Parmentier" w:date="2020-05-22T17:33:00Z">
        <w:r w:rsidRPr="007C437A">
          <w:rPr>
            <w:rPrChange w:id="6597" w:author="Arthur Parmentier" w:date="2020-06-07T15:27:00Z">
              <w:rPr/>
            </w:rPrChange>
          </w:rPr>
          <w:t>interests very similar to my projects.</w:t>
        </w:r>
      </w:ins>
    </w:p>
    <w:p w:rsidR="001E09DA" w:rsidRPr="007C437A" w:rsidRDefault="001E09DA" w:rsidP="0034163D">
      <w:pPr>
        <w:pStyle w:val="Paragraphedeliste"/>
        <w:numPr>
          <w:ilvl w:val="0"/>
          <w:numId w:val="40"/>
        </w:numPr>
        <w:rPr>
          <w:ins w:id="6598" w:author="Arthur Parmentier" w:date="2020-05-22T17:36:00Z"/>
          <w:rPrChange w:id="6599" w:author="Arthur Parmentier" w:date="2020-06-07T15:27:00Z">
            <w:rPr>
              <w:ins w:id="6600" w:author="Arthur Parmentier" w:date="2020-05-22T17:36:00Z"/>
            </w:rPr>
          </w:rPrChange>
        </w:rPr>
      </w:pPr>
      <w:ins w:id="6601" w:author="Arthur Parmentier" w:date="2020-05-22T17:34:00Z">
        <w:r w:rsidRPr="007C437A">
          <w:rPr>
            <w:rPrChange w:id="6602" w:author="Arthur Parmentier" w:date="2020-06-07T15:27:00Z">
              <w:rPr/>
            </w:rPrChange>
          </w:rPr>
          <w:t>Max/MSP has a nicer visual interface than PD, is maintained by a commercial company</w:t>
        </w:r>
      </w:ins>
      <w:ins w:id="6603" w:author="Arthur Parmentier" w:date="2020-05-22T17:35:00Z">
        <w:r w:rsidRPr="007C437A">
          <w:rPr>
            <w:rPrChange w:id="6604" w:author="Arthur Parmentier" w:date="2020-06-07T15:27:00Z">
              <w:rPr/>
            </w:rPrChange>
          </w:rPr>
          <w:t xml:space="preserve"> whereas PD has not been updated for years</w:t>
        </w:r>
      </w:ins>
      <w:ins w:id="6605" w:author="Arthur Parmentier" w:date="2020-05-22T17:36:00Z">
        <w:r w:rsidRPr="007C437A">
          <w:rPr>
            <w:rPrChange w:id="6606" w:author="Arthur Parmentier" w:date="2020-06-07T15:27:00Z">
              <w:rPr/>
            </w:rPrChange>
          </w:rPr>
          <w:t>.</w:t>
        </w:r>
      </w:ins>
    </w:p>
    <w:p w:rsidR="001E09DA" w:rsidRPr="007C437A" w:rsidRDefault="00EE1399" w:rsidP="0034163D">
      <w:pPr>
        <w:pStyle w:val="Paragraphedeliste"/>
        <w:numPr>
          <w:ilvl w:val="0"/>
          <w:numId w:val="40"/>
        </w:numPr>
        <w:rPr>
          <w:ins w:id="6607" w:author="Arthur Parmentier" w:date="2020-05-22T17:37:00Z"/>
          <w:rPrChange w:id="6608" w:author="Arthur Parmentier" w:date="2020-06-07T15:27:00Z">
            <w:rPr>
              <w:ins w:id="6609" w:author="Arthur Parmentier" w:date="2020-05-22T17:37:00Z"/>
            </w:rPr>
          </w:rPrChange>
        </w:rPr>
      </w:pPr>
      <w:ins w:id="6610" w:author="Arthur Parmentier" w:date="2020-05-22T17:39:00Z">
        <w:r w:rsidRPr="007C437A">
          <w:rPr>
            <w:rPrChange w:id="6611" w:author="Arthur Parmentier" w:date="2020-06-07T15:27:00Z">
              <w:rPr/>
            </w:rPrChange>
          </w:rPr>
          <w:t>PD connects badly to external pieces (node.js scripts, java…) that are critical for my project.</w:t>
        </w:r>
      </w:ins>
    </w:p>
    <w:p w:rsidR="0085122F" w:rsidRPr="007C437A" w:rsidRDefault="00EE1399" w:rsidP="0085122F">
      <w:pPr>
        <w:pStyle w:val="Paragraphedeliste"/>
        <w:numPr>
          <w:ilvl w:val="0"/>
          <w:numId w:val="40"/>
        </w:numPr>
        <w:rPr>
          <w:ins w:id="6612" w:author="Arthur Parmentier" w:date="2020-05-22T17:42:00Z"/>
          <w:rPrChange w:id="6613" w:author="Arthur Parmentier" w:date="2020-06-07T15:27:00Z">
            <w:rPr>
              <w:ins w:id="6614" w:author="Arthur Parmentier" w:date="2020-05-22T17:42:00Z"/>
            </w:rPr>
          </w:rPrChange>
        </w:rPr>
      </w:pPr>
      <w:ins w:id="6615" w:author="Arthur Parmentier" w:date="2020-05-22T17:40:00Z">
        <w:r w:rsidRPr="007C437A">
          <w:rPr>
            <w:rPrChange w:id="6616" w:author="Arthur Parmentier" w:date="2020-06-07T15:27:00Z">
              <w:rPr/>
            </w:rPrChange>
          </w:rPr>
          <w:t xml:space="preserve">The graphical programming interface of Max/MSP can be transformed into a user </w:t>
        </w:r>
      </w:ins>
      <w:ins w:id="6617" w:author="Arthur Parmentier" w:date="2020-05-22T17:41:00Z">
        <w:r w:rsidRPr="007C437A">
          <w:rPr>
            <w:rPrChange w:id="6618" w:author="Arthur Parmentier" w:date="2020-06-07T15:27:00Z">
              <w:rPr/>
            </w:rPrChange>
          </w:rPr>
          <w:t xml:space="preserve">interface easily (for simple demos such as </w:t>
        </w:r>
      </w:ins>
      <w:ins w:id="6619" w:author="Arthur Parmentier" w:date="2020-05-22T17:42:00Z">
        <w:r w:rsidRPr="007C437A">
          <w:rPr>
            <w:rPrChange w:id="6620" w:author="Arthur Parmentier" w:date="2020-06-07T15:27:00Z">
              <w:rPr/>
            </w:rPrChange>
          </w:rPr>
          <w:t>mine) …</w:t>
        </w:r>
      </w:ins>
      <w:ins w:id="6621" w:author="Arthur Parmentier" w:date="2020-05-22T17:41:00Z">
        <w:r w:rsidRPr="007C437A">
          <w:rPr>
            <w:rPrChange w:id="6622" w:author="Arthur Parmentier" w:date="2020-06-07T15:27:00Z">
              <w:rPr/>
            </w:rPrChange>
          </w:rPr>
          <w:t xml:space="preserve"> or very extensively, with complex GUI objects.</w:t>
        </w:r>
      </w:ins>
    </w:p>
    <w:p w:rsidR="00EE1399" w:rsidRPr="007C437A" w:rsidRDefault="00EE1399" w:rsidP="0085122F">
      <w:pPr>
        <w:pStyle w:val="Paragraphedeliste"/>
        <w:numPr>
          <w:ilvl w:val="0"/>
          <w:numId w:val="40"/>
        </w:numPr>
        <w:rPr>
          <w:ins w:id="6623" w:author="Arthur Parmentier" w:date="2020-05-22T17:43:00Z"/>
          <w:rPrChange w:id="6624" w:author="Arthur Parmentier" w:date="2020-06-07T15:27:00Z">
            <w:rPr>
              <w:ins w:id="6625" w:author="Arthur Parmentier" w:date="2020-05-22T17:43:00Z"/>
            </w:rPr>
          </w:rPrChange>
        </w:rPr>
      </w:pPr>
      <w:ins w:id="6626" w:author="Arthur Parmentier" w:date="2020-05-22T17:42:00Z">
        <w:r w:rsidRPr="007C437A">
          <w:rPr>
            <w:rPrChange w:id="6627" w:author="Arthur Parmentier" w:date="2020-06-07T15:27:00Z">
              <w:rPr/>
            </w:rPrChange>
          </w:rPr>
          <w:t>Given my programming skills and the time constraints of the project, Max/MSP was a much faster approa</w:t>
        </w:r>
      </w:ins>
      <w:ins w:id="6628" w:author="Arthur Parmentier" w:date="2020-05-22T17:43:00Z">
        <w:r w:rsidRPr="007C437A">
          <w:rPr>
            <w:rPrChange w:id="6629" w:author="Arthur Parmentier" w:date="2020-06-07T15:27:00Z">
              <w:rPr/>
            </w:rPrChange>
          </w:rPr>
          <w:t>ch than Unity3D.</w:t>
        </w:r>
      </w:ins>
    </w:p>
    <w:p w:rsidR="00FF3359" w:rsidRPr="007C437A" w:rsidRDefault="00EE1399">
      <w:pPr>
        <w:rPr>
          <w:ins w:id="6630" w:author="Arthur Parmentier" w:date="2020-05-22T17:43:00Z"/>
          <w:rPrChange w:id="6631" w:author="Arthur Parmentier" w:date="2020-06-07T15:27:00Z">
            <w:rPr>
              <w:ins w:id="6632" w:author="Arthur Parmentier" w:date="2020-05-22T17:43:00Z"/>
            </w:rPr>
          </w:rPrChange>
        </w:rPr>
        <w:pPrChange w:id="6633" w:author="Arthur Parmentier" w:date="2020-05-22T17:43:00Z">
          <w:pPr>
            <w:pStyle w:val="Paragraphedeliste"/>
            <w:numPr>
              <w:numId w:val="40"/>
            </w:numPr>
            <w:ind w:hanging="360"/>
          </w:pPr>
        </w:pPrChange>
      </w:pPr>
      <w:ins w:id="6634" w:author="Arthur Parmentier" w:date="2020-05-22T17:43:00Z">
        <w:r w:rsidRPr="007C437A">
          <w:rPr>
            <w:rPrChange w:id="6635" w:author="Arthur Parmentier" w:date="2020-06-07T15:27:00Z">
              <w:rPr/>
            </w:rPrChange>
          </w:rPr>
          <w:t xml:space="preserve">Although being a commercial software, </w:t>
        </w:r>
      </w:ins>
      <w:ins w:id="6636" w:author="Arthur Parmentier" w:date="2020-05-22T18:37:00Z">
        <w:r w:rsidR="00C24A48" w:rsidRPr="007C437A">
          <w:rPr>
            <w:rPrChange w:id="6637" w:author="Arthur Parmentier" w:date="2020-06-07T15:27:00Z">
              <w:rPr/>
            </w:rPrChange>
          </w:rPr>
          <w:t>Max/MSP</w:t>
        </w:r>
      </w:ins>
      <w:ins w:id="6638" w:author="Arthur Parmentier" w:date="2020-05-22T17:43:00Z">
        <w:r w:rsidRPr="007C437A">
          <w:rPr>
            <w:rPrChange w:id="6639" w:author="Arthur Parmentier" w:date="2020-06-07T15:27:00Z">
              <w:rPr/>
            </w:rPrChange>
          </w:rPr>
          <w:t xml:space="preserve"> patch</w:t>
        </w:r>
      </w:ins>
      <w:ins w:id="6640" w:author="Arthur Parmentier" w:date="2020-05-22T18:37:00Z">
        <w:r w:rsidR="00C24A48" w:rsidRPr="007C437A">
          <w:rPr>
            <w:rPrChange w:id="6641" w:author="Arthur Parmentier" w:date="2020-06-07T15:27:00Z">
              <w:rPr/>
            </w:rPrChange>
          </w:rPr>
          <w:t>ers</w:t>
        </w:r>
      </w:ins>
      <w:ins w:id="6642" w:author="Arthur Parmentier" w:date="2020-05-22T17:43:00Z">
        <w:r w:rsidRPr="007C437A">
          <w:rPr>
            <w:rPrChange w:id="6643" w:author="Arthur Parmentier" w:date="2020-06-07T15:27:00Z">
              <w:rPr/>
            </w:rPrChange>
          </w:rPr>
          <w:t xml:space="preserve"> can be compi</w:t>
        </w:r>
      </w:ins>
      <w:ins w:id="6644" w:author="Arthur Parmentier" w:date="2020-05-22T17:44:00Z">
        <w:r w:rsidRPr="007C437A">
          <w:rPr>
            <w:rPrChange w:id="6645" w:author="Arthur Parmentier" w:date="2020-06-07T15:27:00Z">
              <w:rPr/>
            </w:rPrChange>
          </w:rPr>
          <w:t>led to a standalone program for Windows and Mac OS, allowing to s</w:t>
        </w:r>
      </w:ins>
      <w:ins w:id="6646" w:author="Arthur Parmentier" w:date="2020-05-22T17:45:00Z">
        <w:r w:rsidRPr="007C437A">
          <w:rPr>
            <w:rPrChange w:id="6647" w:author="Arthur Parmentier" w:date="2020-06-07T15:27:00Z">
              <w:rPr/>
            </w:rPrChange>
          </w:rPr>
          <w:t>hare the program for free.</w:t>
        </w:r>
      </w:ins>
    </w:p>
    <w:p w:rsidR="00DE1036" w:rsidRPr="007C437A" w:rsidDel="00CE7ED8" w:rsidRDefault="00AD721A">
      <w:pPr>
        <w:pStyle w:val="Titre2"/>
        <w:rPr>
          <w:del w:id="6648" w:author="Arthur Parmentier" w:date="2020-05-18T13:37:00Z"/>
          <w:rPrChange w:id="6649" w:author="Arthur Parmentier" w:date="2020-06-07T15:27:00Z">
            <w:rPr>
              <w:del w:id="6650" w:author="Arthur Parmentier" w:date="2020-05-18T13:37:00Z"/>
            </w:rPr>
          </w:rPrChange>
        </w:rPr>
      </w:pPr>
      <w:bookmarkStart w:id="6651" w:name="_Toc42259097"/>
      <w:ins w:id="6652" w:author="Arthur Parmentier" w:date="2020-06-03T22:06:00Z">
        <w:r w:rsidRPr="007C437A">
          <w:rPr>
            <w:rPrChange w:id="6653" w:author="Arthur Parmentier" w:date="2020-06-07T15:27:00Z">
              <w:rPr/>
            </w:rPrChange>
          </w:rPr>
          <w:t>Description of each layer</w:t>
        </w:r>
      </w:ins>
      <w:bookmarkEnd w:id="6651"/>
    </w:p>
    <w:p w:rsidR="00CE7ED8" w:rsidRPr="007C437A" w:rsidRDefault="00CE7ED8">
      <w:pPr>
        <w:pStyle w:val="Titre2"/>
        <w:rPr>
          <w:ins w:id="6654" w:author="Arthur Parmentier" w:date="2020-05-18T17:11:00Z"/>
          <w:rPrChange w:id="6655" w:author="Arthur Parmentier" w:date="2020-06-07T15:27:00Z">
            <w:rPr>
              <w:ins w:id="6656" w:author="Arthur Parmentier" w:date="2020-05-18T17:11:00Z"/>
            </w:rPr>
          </w:rPrChange>
        </w:rPr>
      </w:pPr>
      <w:bookmarkStart w:id="6657" w:name="_Toc42259098"/>
      <w:bookmarkEnd w:id="6657"/>
    </w:p>
    <w:p w:rsidR="00F25194" w:rsidRPr="007C437A" w:rsidRDefault="00F25194">
      <w:pPr>
        <w:pStyle w:val="Titre3"/>
        <w:rPr>
          <w:ins w:id="6658" w:author="Arthur Parmentier" w:date="2020-05-18T15:01:00Z"/>
          <w:rPrChange w:id="6659" w:author="Arthur Parmentier" w:date="2020-06-07T15:27:00Z">
            <w:rPr>
              <w:ins w:id="6660" w:author="Arthur Parmentier" w:date="2020-05-18T15:01:00Z"/>
            </w:rPr>
          </w:rPrChange>
        </w:rPr>
        <w:pPrChange w:id="6661" w:author="Arthur Parmentier" w:date="2020-05-18T17:12:00Z">
          <w:pPr>
            <w:pStyle w:val="Titre2"/>
          </w:pPr>
        </w:pPrChange>
      </w:pPr>
      <w:bookmarkStart w:id="6662" w:name="_Toc42259099"/>
      <w:r w:rsidRPr="007C437A">
        <w:rPr>
          <w:rPrChange w:id="6663" w:author="Arthur Parmentier" w:date="2020-06-07T15:27:00Z">
            <w:rPr/>
          </w:rPrChange>
        </w:rPr>
        <w:t xml:space="preserve">Part 1: </w:t>
      </w:r>
      <w:del w:id="6664" w:author="Arthur Parmentier" w:date="2020-05-18T15:01:00Z">
        <w:r w:rsidRPr="007C437A" w:rsidDel="00237B5C">
          <w:rPr>
            <w:rPrChange w:id="6665" w:author="Arthur Parmentier" w:date="2020-06-07T15:27:00Z">
              <w:rPr/>
            </w:rPrChange>
          </w:rPr>
          <w:delText>Posenet &amp; gloves feature building</w:delText>
        </w:r>
      </w:del>
      <w:ins w:id="6666" w:author="Arthur Parmentier" w:date="2020-05-18T15:01:00Z">
        <w:r w:rsidR="00237B5C" w:rsidRPr="007C437A">
          <w:rPr>
            <w:rPrChange w:id="6667" w:author="Arthur Parmentier" w:date="2020-06-07T15:27:00Z">
              <w:rPr/>
            </w:rPrChange>
          </w:rPr>
          <w:t>Motion tracking inputs</w:t>
        </w:r>
        <w:bookmarkEnd w:id="6662"/>
      </w:ins>
    </w:p>
    <w:p w:rsidR="00F11A13" w:rsidRPr="007C437A" w:rsidRDefault="00F11A13" w:rsidP="0060525E">
      <w:pPr>
        <w:rPr>
          <w:ins w:id="6668" w:author="Arthur Parmentier" w:date="2020-05-22T19:19:00Z"/>
          <w:rPrChange w:id="6669" w:author="Arthur Parmentier" w:date="2020-06-07T15:27:00Z">
            <w:rPr>
              <w:ins w:id="6670" w:author="Arthur Parmentier" w:date="2020-05-22T19:19:00Z"/>
            </w:rPr>
          </w:rPrChange>
        </w:rPr>
      </w:pPr>
      <w:ins w:id="6671" w:author="Arthur Parmentier" w:date="2020-05-22T19:13:00Z">
        <w:r w:rsidRPr="007C437A">
          <w:rPr>
            <w:rPrChange w:id="6672" w:author="Arthur Parmentier" w:date="2020-06-07T15:27:00Z">
              <w:rPr/>
            </w:rPrChange>
          </w:rPr>
          <w:t>As</w:t>
        </w:r>
      </w:ins>
      <w:ins w:id="6673" w:author="Arthur Parmentier" w:date="2020-05-22T19:14:00Z">
        <w:r w:rsidRPr="007C437A">
          <w:rPr>
            <w:rPrChange w:id="6674" w:author="Arthur Parmentier" w:date="2020-06-07T15:27:00Z">
              <w:rPr/>
            </w:rPrChange>
          </w:rPr>
          <w:t xml:space="preserve"> humans, we are equipped with </w:t>
        </w:r>
      </w:ins>
      <w:ins w:id="6675" w:author="Arthur Parmentier" w:date="2020-05-22T19:15:00Z">
        <w:r w:rsidRPr="007C437A">
          <w:rPr>
            <w:rPrChange w:id="6676" w:author="Arthur Parmentier" w:date="2020-06-07T15:27:00Z">
              <w:rPr/>
            </w:rPrChange>
          </w:rPr>
          <w:t>cognition and recognition systems that allow us</w:t>
        </w:r>
      </w:ins>
      <w:ins w:id="6677" w:author="Arthur Parmentier" w:date="2020-05-22T19:16:00Z">
        <w:r w:rsidRPr="007C437A">
          <w:rPr>
            <w:rPrChange w:id="6678" w:author="Arthur Parmentier" w:date="2020-06-07T15:27:00Z">
              <w:rPr/>
            </w:rPrChange>
          </w:rPr>
          <w:t xml:space="preserve"> to discern </w:t>
        </w:r>
      </w:ins>
      <w:ins w:id="6679" w:author="Arthur Parmentier" w:date="2020-06-03T17:24:00Z">
        <w:r w:rsidR="00EF1B4B" w:rsidRPr="007C437A">
          <w:rPr>
            <w:rPrChange w:id="6680" w:author="Arthur Parmentier" w:date="2020-06-07T15:27:00Z">
              <w:rPr/>
            </w:rPrChange>
          </w:rPr>
          <w:t xml:space="preserve">a wide variety of </w:t>
        </w:r>
      </w:ins>
      <w:ins w:id="6681" w:author="Arthur Parmentier" w:date="2020-05-22T19:16:00Z">
        <w:r w:rsidRPr="007C437A">
          <w:rPr>
            <w:rPrChange w:id="6682" w:author="Arthur Parmentier" w:date="2020-06-07T15:27:00Z">
              <w:rPr/>
            </w:rPrChange>
          </w:rPr>
          <w:t>objects</w:t>
        </w:r>
      </w:ins>
      <w:ins w:id="6683" w:author="Arthur Parmentier" w:date="2020-06-03T17:24:00Z">
        <w:r w:rsidR="00EF1B4B" w:rsidRPr="007C437A">
          <w:rPr>
            <w:rPrChange w:id="6684" w:author="Arthur Parmentier" w:date="2020-06-07T15:27:00Z">
              <w:rPr/>
            </w:rPrChange>
          </w:rPr>
          <w:t xml:space="preserve"> such as</w:t>
        </w:r>
      </w:ins>
      <w:ins w:id="6685" w:author="Arthur Parmentier" w:date="2020-05-22T19:16:00Z">
        <w:r w:rsidRPr="007C437A">
          <w:rPr>
            <w:rPrChange w:id="6686" w:author="Arthur Parmentier" w:date="2020-06-07T15:27:00Z">
              <w:rPr/>
            </w:rPrChange>
          </w:rPr>
          <w:t xml:space="preserve"> bodies in space and to build features </w:t>
        </w:r>
      </w:ins>
      <w:ins w:id="6687" w:author="Arthur Parmentier" w:date="2020-05-22T19:17:00Z">
        <w:r w:rsidRPr="007C437A">
          <w:rPr>
            <w:rPrChange w:id="6688" w:author="Arthur Parmentier" w:date="2020-06-07T15:27:00Z">
              <w:rPr/>
            </w:rPrChange>
          </w:rPr>
          <w:t>to identify</w:t>
        </w:r>
      </w:ins>
      <w:ins w:id="6689" w:author="Arthur Parmentier" w:date="2020-06-03T17:25:00Z">
        <w:r w:rsidR="00EF1B4B" w:rsidRPr="007C437A">
          <w:rPr>
            <w:rPrChange w:id="6690" w:author="Arthur Parmentier" w:date="2020-06-07T15:27:00Z">
              <w:rPr/>
            </w:rPrChange>
          </w:rPr>
          <w:t xml:space="preserve"> (</w:t>
        </w:r>
      </w:ins>
      <w:ins w:id="6691" w:author="Arthur Parmentier" w:date="2020-05-22T19:17:00Z">
        <w:r w:rsidRPr="007C437A">
          <w:rPr>
            <w:rPrChange w:id="6692" w:author="Arthur Parmentier" w:date="2020-06-07T15:27:00Z">
              <w:rPr/>
            </w:rPrChange>
          </w:rPr>
          <w:t>classify</w:t>
        </w:r>
      </w:ins>
      <w:ins w:id="6693" w:author="Arthur Parmentier" w:date="2020-06-03T17:25:00Z">
        <w:r w:rsidR="00EF1B4B" w:rsidRPr="007C437A">
          <w:rPr>
            <w:rPrChange w:id="6694" w:author="Arthur Parmentier" w:date="2020-06-07T15:27:00Z">
              <w:rPr/>
            </w:rPrChange>
          </w:rPr>
          <w:t>)</w:t>
        </w:r>
      </w:ins>
      <w:ins w:id="6695" w:author="Arthur Parmentier" w:date="2020-05-22T19:17:00Z">
        <w:r w:rsidRPr="007C437A">
          <w:rPr>
            <w:rPrChange w:id="6696" w:author="Arthur Parmentier" w:date="2020-06-07T15:27:00Z">
              <w:rPr/>
            </w:rPrChange>
          </w:rPr>
          <w:t xml:space="preserve"> movements and </w:t>
        </w:r>
      </w:ins>
      <w:ins w:id="6697" w:author="Arthur Parmentier" w:date="2020-06-03T17:25:00Z">
        <w:r w:rsidR="00EF1B4B" w:rsidRPr="007C437A">
          <w:rPr>
            <w:rPrChange w:id="6698" w:author="Arthur Parmentier" w:date="2020-06-07T15:27:00Z">
              <w:rPr/>
            </w:rPrChange>
          </w:rPr>
          <w:t xml:space="preserve">gestural </w:t>
        </w:r>
      </w:ins>
      <w:ins w:id="6699" w:author="Arthur Parmentier" w:date="2020-05-22T19:17:00Z">
        <w:r w:rsidRPr="007C437A">
          <w:rPr>
            <w:rPrChange w:id="6700" w:author="Arthur Parmentier" w:date="2020-06-07T15:27:00Z">
              <w:rPr/>
            </w:rPrChange>
          </w:rPr>
          <w:t>signs</w:t>
        </w:r>
      </w:ins>
      <w:ins w:id="6701" w:author="Arthur Parmentier" w:date="2020-06-03T17:25:00Z">
        <w:r w:rsidR="00EF1B4B" w:rsidRPr="007C437A">
          <w:rPr>
            <w:rPrChange w:id="6702" w:author="Arthur Parmentier" w:date="2020-06-07T15:27:00Z">
              <w:rPr/>
            </w:rPrChange>
          </w:rPr>
          <w:t xml:space="preserve"> from those bodies</w:t>
        </w:r>
      </w:ins>
      <w:ins w:id="6703" w:author="Arthur Parmentier" w:date="2020-05-22T19:17:00Z">
        <w:r w:rsidRPr="007C437A">
          <w:rPr>
            <w:rPrChange w:id="6704" w:author="Arthur Parmentier" w:date="2020-06-07T15:27:00Z">
              <w:rPr/>
            </w:rPrChange>
          </w:rPr>
          <w:t>.</w:t>
        </w:r>
      </w:ins>
      <w:ins w:id="6705" w:author="Arthur Parmentier" w:date="2020-06-03T17:25:00Z">
        <w:r w:rsidR="00EF1B4B" w:rsidRPr="007C437A">
          <w:rPr>
            <w:rPrChange w:id="6706" w:author="Arthur Parmentier" w:date="2020-06-07T15:27:00Z">
              <w:rPr/>
            </w:rPrChange>
          </w:rPr>
          <w:br/>
        </w:r>
      </w:ins>
      <w:ins w:id="6707" w:author="Arthur Parmentier" w:date="2020-05-22T19:18:00Z">
        <w:r w:rsidRPr="007C437A">
          <w:rPr>
            <w:rPrChange w:id="6708" w:author="Arthur Parmentier" w:date="2020-06-07T15:27:00Z">
              <w:rPr/>
            </w:rPrChange>
          </w:rPr>
          <w:t>Computers, however, are not natively equipped with such systems</w:t>
        </w:r>
      </w:ins>
      <w:ins w:id="6709" w:author="Arthur Parmentier" w:date="2020-05-22T19:19:00Z">
        <w:r w:rsidRPr="007C437A">
          <w:rPr>
            <w:rPrChange w:id="6710" w:author="Arthur Parmentier" w:date="2020-06-07T15:27:00Z">
              <w:rPr/>
            </w:rPrChange>
          </w:rPr>
          <w:t>, so that it is necessary to build them in this project, according to the goals a</w:t>
        </w:r>
      </w:ins>
      <w:ins w:id="6711" w:author="Arthur Parmentier" w:date="2020-05-22T19:20:00Z">
        <w:r w:rsidRPr="007C437A">
          <w:rPr>
            <w:rPrChange w:id="6712" w:author="Arthur Parmentier" w:date="2020-06-07T15:27:00Z">
              <w:rPr/>
            </w:rPrChange>
          </w:rPr>
          <w:t>nd objectives we defined previously.</w:t>
        </w:r>
      </w:ins>
    </w:p>
    <w:p w:rsidR="0060525E" w:rsidRPr="007C437A" w:rsidRDefault="0060525E" w:rsidP="0060525E">
      <w:pPr>
        <w:rPr>
          <w:ins w:id="6713" w:author="Arthur Parmentier" w:date="2020-05-18T15:06:00Z"/>
          <w:rPrChange w:id="6714" w:author="Arthur Parmentier" w:date="2020-06-07T15:27:00Z">
            <w:rPr>
              <w:ins w:id="6715" w:author="Arthur Parmentier" w:date="2020-05-18T15:06:00Z"/>
            </w:rPr>
          </w:rPrChange>
        </w:rPr>
      </w:pPr>
      <w:ins w:id="6716" w:author="Arthur Parmentier" w:date="2020-05-18T15:02:00Z">
        <w:r w:rsidRPr="007C437A">
          <w:rPr>
            <w:rPrChange w:id="6717" w:author="Arthur Parmentier" w:date="2020-06-07T15:27:00Z">
              <w:rPr/>
            </w:rPrChange>
          </w:rPr>
          <w:t>The role of the motion tracking layer is to compute a set of motion features</w:t>
        </w:r>
      </w:ins>
      <w:ins w:id="6718" w:author="Arthur Parmentier" w:date="2020-05-18T15:03:00Z">
        <w:r w:rsidRPr="007C437A">
          <w:rPr>
            <w:rPrChange w:id="6719" w:author="Arthur Parmentier" w:date="2020-06-07T15:27:00Z">
              <w:rPr/>
            </w:rPrChange>
          </w:rPr>
          <w:t xml:space="preserve"> from the movement of the user. There </w:t>
        </w:r>
      </w:ins>
      <w:ins w:id="6720" w:author="Arthur Parmentier" w:date="2020-06-03T17:26:00Z">
        <w:r w:rsidR="00EF1B4B" w:rsidRPr="007C437A">
          <w:rPr>
            <w:rPrChange w:id="6721" w:author="Arthur Parmentier" w:date="2020-06-07T15:27:00Z">
              <w:rPr/>
            </w:rPrChange>
          </w:rPr>
          <w:t xml:space="preserve">exist several </w:t>
        </w:r>
      </w:ins>
      <w:ins w:id="6722" w:author="Arthur Parmentier" w:date="2020-05-18T15:03:00Z">
        <w:r w:rsidRPr="007C437A">
          <w:rPr>
            <w:rPrChange w:id="6723" w:author="Arthur Parmentier" w:date="2020-06-07T15:27:00Z">
              <w:rPr/>
            </w:rPrChange>
          </w:rPr>
          <w:t>motion tracking systems</w:t>
        </w:r>
      </w:ins>
      <w:ins w:id="6724" w:author="Arthur Parmentier" w:date="2020-05-18T15:04:00Z">
        <w:r w:rsidRPr="007C437A">
          <w:rPr>
            <w:rPrChange w:id="6725" w:author="Arthur Parmentier" w:date="2020-06-07T15:27:00Z">
              <w:rPr/>
            </w:rPrChange>
          </w:rPr>
          <w:t xml:space="preserve"> with different technologies</w:t>
        </w:r>
      </w:ins>
      <w:ins w:id="6726" w:author="Arthur Parmentier" w:date="2020-06-03T17:26:00Z">
        <w:r w:rsidR="00EF1B4B" w:rsidRPr="007C437A">
          <w:rPr>
            <w:rPrChange w:id="6727" w:author="Arthur Parmentier" w:date="2020-06-07T15:27:00Z">
              <w:rPr/>
            </w:rPrChange>
          </w:rPr>
          <w:t xml:space="preserve"> that allow computers to recognize bodies and compute</w:t>
        </w:r>
      </w:ins>
      <w:ins w:id="6728" w:author="Arthur Parmentier" w:date="2020-06-03T17:27:00Z">
        <w:r w:rsidR="00EF1B4B" w:rsidRPr="007C437A">
          <w:rPr>
            <w:rPrChange w:id="6729" w:author="Arthur Parmentier" w:date="2020-06-07T15:27:00Z">
              <w:rPr/>
            </w:rPrChange>
          </w:rPr>
          <w:t xml:space="preserve"> several features that can be used to identify gestural signs</w:t>
        </w:r>
      </w:ins>
      <w:ins w:id="6730" w:author="Arthur Parmentier" w:date="2020-05-18T15:04:00Z">
        <w:r w:rsidRPr="007C437A">
          <w:rPr>
            <w:rPrChange w:id="6731" w:author="Arthur Parmentier" w:date="2020-06-07T15:27:00Z">
              <w:rPr/>
            </w:rPrChange>
          </w:rPr>
          <w:t>.</w:t>
        </w:r>
      </w:ins>
      <w:ins w:id="6732" w:author="Arthur Parmentier" w:date="2020-06-03T17:27:00Z">
        <w:r w:rsidR="00EF1B4B" w:rsidRPr="007C437A">
          <w:rPr>
            <w:rPrChange w:id="6733" w:author="Arthur Parmentier" w:date="2020-06-07T15:27:00Z">
              <w:rPr/>
            </w:rPrChange>
          </w:rPr>
          <w:br/>
        </w:r>
      </w:ins>
      <w:ins w:id="6734" w:author="Arthur Parmentier" w:date="2020-05-18T15:04:00Z">
        <w:r w:rsidRPr="007C437A">
          <w:rPr>
            <w:rPrChange w:id="6735" w:author="Arthur Parmentier" w:date="2020-06-07T15:27:00Z">
              <w:rPr/>
            </w:rPrChange>
          </w:rPr>
          <w:lastRenderedPageBreak/>
          <w:t xml:space="preserve">In SP, </w:t>
        </w:r>
      </w:ins>
      <w:ins w:id="6736" w:author="Arthur Parmentier" w:date="2020-05-18T15:05:00Z">
        <w:r w:rsidRPr="007C437A">
          <w:rPr>
            <w:rPrChange w:id="6737" w:author="Arthur Parmentier" w:date="2020-06-07T15:27:00Z">
              <w:rPr/>
            </w:rPrChange>
          </w:rPr>
          <w:t>there are</w:t>
        </w:r>
      </w:ins>
      <w:ins w:id="6738" w:author="Arthur Parmentier" w:date="2020-05-18T15:07:00Z">
        <w:r w:rsidRPr="007C437A">
          <w:rPr>
            <w:rPrChange w:id="6739" w:author="Arthur Parmentier" w:date="2020-06-07T15:27:00Z">
              <w:rPr/>
            </w:rPrChange>
          </w:rPr>
          <w:t xml:space="preserve"> some</w:t>
        </w:r>
      </w:ins>
      <w:ins w:id="6740" w:author="Arthur Parmentier" w:date="2020-05-18T15:05:00Z">
        <w:r w:rsidRPr="007C437A">
          <w:rPr>
            <w:rPrChange w:id="6741" w:author="Arthur Parmentier" w:date="2020-06-07T15:27:00Z">
              <w:rPr/>
            </w:rPrChange>
          </w:rPr>
          <w:t xml:space="preserve"> body parts </w:t>
        </w:r>
      </w:ins>
      <w:ins w:id="6742" w:author="Arthur Parmentier" w:date="2020-05-18T15:07:00Z">
        <w:r w:rsidRPr="007C437A">
          <w:rPr>
            <w:rPrChange w:id="6743" w:author="Arthur Parmentier" w:date="2020-06-07T15:27:00Z">
              <w:rPr/>
            </w:rPrChange>
          </w:rPr>
          <w:t xml:space="preserve">such as the hands </w:t>
        </w:r>
      </w:ins>
      <w:ins w:id="6744" w:author="Arthur Parmentier" w:date="2020-05-18T15:05:00Z">
        <w:r w:rsidRPr="007C437A">
          <w:rPr>
            <w:rPrChange w:id="6745" w:author="Arthur Parmentier" w:date="2020-06-07T15:27:00Z">
              <w:rPr/>
            </w:rPrChange>
          </w:rPr>
          <w:t>that are much more frequently to sign than others</w:t>
        </w:r>
      </w:ins>
      <w:ins w:id="6746" w:author="Arthur Parmentier" w:date="2020-05-18T15:06:00Z">
        <w:r w:rsidRPr="007C437A">
          <w:rPr>
            <w:rPrChange w:id="6747" w:author="Arthur Parmentier" w:date="2020-06-07T15:27:00Z">
              <w:rPr/>
            </w:rPrChange>
          </w:rPr>
          <w:t>, therefore they require more precise tracking than the latter to classify amongst the signs.</w:t>
        </w:r>
      </w:ins>
      <w:ins w:id="6748" w:author="Arthur Parmentier" w:date="2020-05-22T19:21:00Z">
        <w:r w:rsidR="0049456C" w:rsidRPr="007C437A">
          <w:rPr>
            <w:rPrChange w:id="6749" w:author="Arthur Parmentier" w:date="2020-06-07T15:27:00Z">
              <w:rPr/>
            </w:rPrChange>
          </w:rPr>
          <w:t xml:space="preserve"> However, all </w:t>
        </w:r>
      </w:ins>
      <w:ins w:id="6750" w:author="Arthur Parmentier" w:date="2020-05-22T19:22:00Z">
        <w:r w:rsidR="0049456C" w:rsidRPr="007C437A">
          <w:rPr>
            <w:rPrChange w:id="6751" w:author="Arthur Parmentier" w:date="2020-06-07T15:27:00Z">
              <w:rPr/>
            </w:rPrChange>
          </w:rPr>
          <w:t xml:space="preserve">motion tracking systems available </w:t>
        </w:r>
      </w:ins>
      <w:ins w:id="6752" w:author="Arthur Parmentier" w:date="2020-05-22T19:23:00Z">
        <w:r w:rsidR="0049456C" w:rsidRPr="007C437A">
          <w:rPr>
            <w:rPrChange w:id="6753" w:author="Arthur Parmentier" w:date="2020-06-07T15:27:00Z">
              <w:rPr/>
            </w:rPrChange>
          </w:rPr>
          <w:t>have a finite range of operation, i.e. they can only track motion at a certain scale.</w:t>
        </w:r>
      </w:ins>
      <w:ins w:id="6754" w:author="Arthur Parmentier" w:date="2020-06-03T17:27:00Z">
        <w:r w:rsidR="00E84F73" w:rsidRPr="007C437A">
          <w:rPr>
            <w:rPrChange w:id="6755" w:author="Arthur Parmentier" w:date="2020-06-07T15:27:00Z">
              <w:rPr/>
            </w:rPrChange>
          </w:rPr>
          <w:t xml:space="preserve"> (just l</w:t>
        </w:r>
      </w:ins>
      <w:ins w:id="6756" w:author="Arthur Parmentier" w:date="2020-06-03T17:28:00Z">
        <w:r w:rsidR="00E84F73" w:rsidRPr="007C437A">
          <w:rPr>
            <w:rPrChange w:id="6757" w:author="Arthur Parmentier" w:date="2020-06-07T15:27:00Z">
              <w:rPr/>
            </w:rPrChange>
          </w:rPr>
          <w:t>ike the human cognition system).</w:t>
        </w:r>
      </w:ins>
      <w:ins w:id="6758" w:author="Arthur Parmentier" w:date="2020-05-22T19:29:00Z">
        <w:r w:rsidR="0049456C" w:rsidRPr="007C437A">
          <w:rPr>
            <w:rPrChange w:id="6759" w:author="Arthur Parmentier" w:date="2020-06-07T15:27:00Z">
              <w:rPr/>
            </w:rPrChange>
          </w:rPr>
          <w:br/>
        </w:r>
      </w:ins>
      <w:ins w:id="6760" w:author="Arthur Parmentier" w:date="2020-06-03T17:27:00Z">
        <w:r w:rsidR="00EF1B4B" w:rsidRPr="007C437A">
          <w:rPr>
            <w:rPrChange w:id="6761" w:author="Arthur Parmentier" w:date="2020-06-07T15:27:00Z">
              <w:rPr/>
            </w:rPrChange>
          </w:rPr>
          <w:t>W</w:t>
        </w:r>
      </w:ins>
      <w:ins w:id="6762" w:author="Arthur Parmentier" w:date="2020-05-22T19:24:00Z">
        <w:r w:rsidR="0049456C" w:rsidRPr="007C437A">
          <w:rPr>
            <w:rPrChange w:id="6763" w:author="Arthur Parmentier" w:date="2020-06-07T15:27:00Z">
              <w:rPr/>
            </w:rPrChange>
          </w:rPr>
          <w:t xml:space="preserve">e can </w:t>
        </w:r>
      </w:ins>
      <w:ins w:id="6764" w:author="Arthur Parmentier" w:date="2020-05-22T19:28:00Z">
        <w:r w:rsidR="0049456C" w:rsidRPr="007C437A">
          <w:rPr>
            <w:rPrChange w:id="6765" w:author="Arthur Parmentier" w:date="2020-06-07T15:27:00Z">
              <w:rPr/>
            </w:rPrChange>
          </w:rPr>
          <w:t>observe</w:t>
        </w:r>
      </w:ins>
      <w:ins w:id="6766" w:author="Arthur Parmentier" w:date="2020-05-22T19:24:00Z">
        <w:r w:rsidR="0049456C" w:rsidRPr="007C437A">
          <w:rPr>
            <w:rPrChange w:id="6767" w:author="Arthur Parmentier" w:date="2020-06-07T15:27:00Z">
              <w:rPr/>
            </w:rPrChange>
          </w:rPr>
          <w:t xml:space="preserve"> two </w:t>
        </w:r>
      </w:ins>
      <w:ins w:id="6768" w:author="Arthur Parmentier" w:date="2020-05-22T19:25:00Z">
        <w:r w:rsidR="0049456C" w:rsidRPr="007C437A">
          <w:rPr>
            <w:rPrChange w:id="6769" w:author="Arthur Parmentier" w:date="2020-06-07T15:27:00Z">
              <w:rPr/>
            </w:rPrChange>
          </w:rPr>
          <w:t>main scales at which signs are performed: full body and hands.</w:t>
        </w:r>
      </w:ins>
      <w:ins w:id="6770" w:author="Arthur Parmentier" w:date="2020-05-22T19:29:00Z">
        <w:r w:rsidR="0049456C" w:rsidRPr="007C437A">
          <w:rPr>
            <w:rPrChange w:id="6771" w:author="Arthur Parmentier" w:date="2020-06-07T15:27:00Z">
              <w:rPr/>
            </w:rPrChange>
          </w:rPr>
          <w:t xml:space="preserve"> </w:t>
        </w:r>
      </w:ins>
      <w:ins w:id="6772" w:author="Arthur Parmentier" w:date="2020-05-22T19:31:00Z">
        <w:r w:rsidR="00640FA9" w:rsidRPr="007C437A">
          <w:rPr>
            <w:rPrChange w:id="6773" w:author="Arthur Parmentier" w:date="2020-06-07T15:27:00Z">
              <w:rPr/>
            </w:rPrChange>
          </w:rPr>
          <w:t>Although the</w:t>
        </w:r>
      </w:ins>
      <w:ins w:id="6774" w:author="Arthur Parmentier" w:date="2020-05-22T19:32:00Z">
        <w:r w:rsidR="00640FA9" w:rsidRPr="007C437A">
          <w:rPr>
            <w:rPrChange w:id="6775" w:author="Arthur Parmentier" w:date="2020-06-07T15:27:00Z">
              <w:rPr/>
            </w:rPrChange>
          </w:rPr>
          <w:t>re are certain costly technologies that would allow us to deal with both scale in one model, I propose</w:t>
        </w:r>
      </w:ins>
      <w:ins w:id="6776" w:author="Arthur Parmentier" w:date="2020-05-22T19:33:00Z">
        <w:r w:rsidR="00640FA9" w:rsidRPr="007C437A">
          <w:rPr>
            <w:rPrChange w:id="6777" w:author="Arthur Parmentier" w:date="2020-06-07T15:27:00Z">
              <w:rPr/>
            </w:rPrChange>
          </w:rPr>
          <w:t xml:space="preserve"> and discuss</w:t>
        </w:r>
      </w:ins>
      <w:ins w:id="6778" w:author="Arthur Parmentier" w:date="2020-05-22T19:32:00Z">
        <w:r w:rsidR="00640FA9" w:rsidRPr="007C437A">
          <w:rPr>
            <w:rPrChange w:id="6779" w:author="Arthur Parmentier" w:date="2020-06-07T15:27:00Z">
              <w:rPr/>
            </w:rPrChange>
          </w:rPr>
          <w:t xml:space="preserve"> two different</w:t>
        </w:r>
      </w:ins>
      <w:ins w:id="6780" w:author="Arthur Parmentier" w:date="2020-05-22T19:33:00Z">
        <w:r w:rsidR="00640FA9" w:rsidRPr="007C437A">
          <w:rPr>
            <w:rPrChange w:id="6781" w:author="Arthur Parmentier" w:date="2020-06-07T15:27:00Z">
              <w:rPr/>
            </w:rPrChange>
          </w:rPr>
          <w:t xml:space="preserve"> technologies that are each adapted and efficient </w:t>
        </w:r>
      </w:ins>
      <w:ins w:id="6782" w:author="Arthur Parmentier" w:date="2020-05-22T19:44:00Z">
        <w:r w:rsidR="00D16ED0" w:rsidRPr="007C437A">
          <w:rPr>
            <w:rPrChange w:id="6783" w:author="Arthur Parmentier" w:date="2020-06-07T15:27:00Z">
              <w:rPr/>
            </w:rPrChange>
          </w:rPr>
          <w:t>for each one.</w:t>
        </w:r>
      </w:ins>
    </w:p>
    <w:p w:rsidR="00240203" w:rsidRPr="007C437A" w:rsidRDefault="00240203">
      <w:pPr>
        <w:pStyle w:val="Titre4"/>
        <w:rPr>
          <w:ins w:id="6784" w:author="Arthur Parmentier" w:date="2020-05-22T19:45:00Z"/>
          <w:rPrChange w:id="6785" w:author="Arthur Parmentier" w:date="2020-06-07T15:27:00Z">
            <w:rPr>
              <w:ins w:id="6786" w:author="Arthur Parmentier" w:date="2020-05-22T19:45:00Z"/>
            </w:rPr>
          </w:rPrChange>
        </w:rPr>
      </w:pPr>
      <w:ins w:id="6787" w:author="Arthur Parmentier" w:date="2020-05-18T15:10:00Z">
        <w:r w:rsidRPr="007C437A">
          <w:rPr>
            <w:rPrChange w:id="6788" w:author="Arthur Parmentier" w:date="2020-06-07T15:27:00Z">
              <w:rPr/>
            </w:rPrChange>
          </w:rPr>
          <w:t xml:space="preserve">Full body </w:t>
        </w:r>
      </w:ins>
      <w:ins w:id="6789" w:author="Arthur Parmentier" w:date="2020-05-22T19:44:00Z">
        <w:r w:rsidR="00BE6686" w:rsidRPr="007C437A">
          <w:rPr>
            <w:rPrChange w:id="6790" w:author="Arthur Parmentier" w:date="2020-06-07T15:27:00Z">
              <w:rPr/>
            </w:rPrChange>
          </w:rPr>
          <w:t>scale: “skeleton” tracking</w:t>
        </w:r>
      </w:ins>
    </w:p>
    <w:p w:rsidR="00F6380F" w:rsidRPr="007C437A" w:rsidRDefault="003D69EC" w:rsidP="00F6380F">
      <w:pPr>
        <w:rPr>
          <w:ins w:id="6791" w:author="Arthur Parmentier" w:date="2020-05-22T19:51:00Z"/>
          <w:rPrChange w:id="6792" w:author="Arthur Parmentier" w:date="2020-06-07T15:27:00Z">
            <w:rPr>
              <w:ins w:id="6793" w:author="Arthur Parmentier" w:date="2020-05-22T19:51:00Z"/>
            </w:rPr>
          </w:rPrChange>
        </w:rPr>
      </w:pPr>
      <w:ins w:id="6794" w:author="Arthur Parmentier" w:date="2020-06-03T17:38:00Z">
        <w:r w:rsidRPr="007C437A">
          <w:rPr>
            <w:rPrChange w:id="6795" w:author="Arthur Parmentier" w:date="2020-06-07T15:27:00Z">
              <w:rPr/>
            </w:rPrChange>
          </w:rPr>
          <w:t>To construct our features for the identification of the signs, we must drop a lot of in</w:t>
        </w:r>
      </w:ins>
      <w:ins w:id="6796" w:author="Arthur Parmentier" w:date="2020-06-03T17:39:00Z">
        <w:r w:rsidRPr="007C437A">
          <w:rPr>
            <w:rPrChange w:id="6797" w:author="Arthur Parmentier" w:date="2020-06-07T15:27:00Z">
              <w:rPr/>
            </w:rPrChange>
          </w:rPr>
          <w:t>formation from the input of the system, such as the webcam or motion tracki</w:t>
        </w:r>
      </w:ins>
      <w:ins w:id="6798" w:author="Arthur Parmentier" w:date="2020-06-03T17:40:00Z">
        <w:r w:rsidRPr="007C437A">
          <w:rPr>
            <w:rPrChange w:id="6799" w:author="Arthur Parmentier" w:date="2020-06-07T15:27:00Z">
              <w:rPr/>
            </w:rPrChange>
          </w:rPr>
          <w:t xml:space="preserve">ng system we are using. For instance, information such as colors, </w:t>
        </w:r>
      </w:ins>
      <w:ins w:id="6800" w:author="Arthur Parmentier" w:date="2020-06-03T17:41:00Z">
        <w:r w:rsidRPr="007C437A">
          <w:rPr>
            <w:rPrChange w:id="6801" w:author="Arthur Parmentier" w:date="2020-06-07T15:27:00Z">
              <w:rPr/>
            </w:rPrChange>
          </w:rPr>
          <w:t>certain body parts such as the belly or torso</w:t>
        </w:r>
      </w:ins>
      <w:ins w:id="6802" w:author="Arthur Parmentier" w:date="2020-06-03T17:42:00Z">
        <w:r w:rsidRPr="007C437A">
          <w:rPr>
            <w:rPrChange w:id="6803" w:author="Arthur Parmentier" w:date="2020-06-07T15:27:00Z">
              <w:rPr/>
            </w:rPrChange>
          </w:rPr>
          <w:t xml:space="preserve">, sound, etc, are not crucial for the identification of SP signs. There may be cases in which there are, but they will not be covered </w:t>
        </w:r>
      </w:ins>
      <w:ins w:id="6804" w:author="Arthur Parmentier" w:date="2020-06-03T17:43:00Z">
        <w:r w:rsidRPr="007C437A">
          <w:rPr>
            <w:rPrChange w:id="6805" w:author="Arthur Parmentier" w:date="2020-06-07T15:27:00Z">
              <w:rPr/>
            </w:rPrChange>
          </w:rPr>
          <w:t xml:space="preserve">by this project. </w:t>
        </w:r>
      </w:ins>
      <w:ins w:id="6806" w:author="Arthur Parmentier" w:date="2020-06-03T17:44:00Z">
        <w:r w:rsidRPr="007C437A">
          <w:rPr>
            <w:rPrChange w:id="6807" w:author="Arthur Parmentier" w:date="2020-06-07T15:27:00Z">
              <w:rPr/>
            </w:rPrChange>
          </w:rPr>
          <w:br/>
        </w:r>
      </w:ins>
      <w:ins w:id="6808" w:author="Arthur Parmentier" w:date="2020-06-03T17:43:00Z">
        <w:r w:rsidRPr="007C437A">
          <w:rPr>
            <w:rPrChange w:id="6809" w:author="Arthur Parmentier" w:date="2020-06-07T15:27:00Z">
              <w:rPr/>
            </w:rPrChange>
          </w:rPr>
          <w:t>Typically, the “skeleton” representation of the position of each broad body part of the soundpainter (hands, shoulders, head, hips, knees,</w:t>
        </w:r>
      </w:ins>
      <w:ins w:id="6810" w:author="Arthur Parmentier" w:date="2020-06-03T17:44:00Z">
        <w:r w:rsidRPr="007C437A">
          <w:rPr>
            <w:rPrChange w:id="6811" w:author="Arthur Parmentier" w:date="2020-06-07T15:27:00Z">
              <w:rPr/>
            </w:rPrChange>
          </w:rPr>
          <w:t xml:space="preserve"> feet…) </w:t>
        </w:r>
      </w:ins>
      <w:ins w:id="6812" w:author="Arthur Parmentier" w:date="2020-06-03T17:45:00Z">
        <w:r w:rsidRPr="007C437A">
          <w:rPr>
            <w:rPrChange w:id="6813" w:author="Arthur Parmentier" w:date="2020-06-07T15:27:00Z">
              <w:rPr/>
            </w:rPrChange>
          </w:rPr>
          <w:t xml:space="preserve">would allow the computer to recognized most basic signs at the full body scale. Because of the structure of the body (articulations, </w:t>
        </w:r>
      </w:ins>
      <w:ins w:id="6814" w:author="Arthur Parmentier" w:date="2020-06-03T17:46:00Z">
        <w:r w:rsidRPr="007C437A">
          <w:rPr>
            <w:rPrChange w:id="6815" w:author="Arthur Parmentier" w:date="2020-06-07T15:27:00Z">
              <w:rPr/>
            </w:rPrChange>
          </w:rPr>
          <w:t>rigid body parts…), only several key points are needed to model its skeleton. Then, t</w:t>
        </w:r>
      </w:ins>
      <w:ins w:id="6816" w:author="Arthur Parmentier" w:date="2020-05-22T19:45:00Z">
        <w:r w:rsidR="00F6380F" w:rsidRPr="007C437A">
          <w:rPr>
            <w:rPrChange w:id="6817" w:author="Arthur Parmentier" w:date="2020-06-07T15:27:00Z">
              <w:rPr/>
            </w:rPrChange>
          </w:rPr>
          <w:t xml:space="preserve">he </w:t>
        </w:r>
      </w:ins>
      <w:ins w:id="6818" w:author="Arthur Parmentier" w:date="2020-05-22T19:46:00Z">
        <w:r w:rsidR="00F6380F" w:rsidRPr="007C437A">
          <w:rPr>
            <w:rPrChange w:id="6819" w:author="Arthur Parmentier" w:date="2020-06-07T15:27:00Z">
              <w:rPr/>
            </w:rPrChange>
          </w:rPr>
          <w:t>features that would allow us to classify different signs must typically</w:t>
        </w:r>
      </w:ins>
      <w:ins w:id="6820" w:author="Arthur Parmentier" w:date="2020-05-22T19:47:00Z">
        <w:r w:rsidR="00F6380F" w:rsidRPr="007C437A">
          <w:rPr>
            <w:rPrChange w:id="6821" w:author="Arthur Parmentier" w:date="2020-06-07T15:27:00Z">
              <w:rPr/>
            </w:rPrChange>
          </w:rPr>
          <w:t xml:space="preserve"> reach a precision of the order of magnitude below the</w:t>
        </w:r>
      </w:ins>
      <w:ins w:id="6822" w:author="Arthur Parmentier" w:date="2020-06-03T17:28:00Z">
        <w:r w:rsidR="00E84F73" w:rsidRPr="007C437A">
          <w:rPr>
            <w:rPrChange w:id="6823" w:author="Arthur Parmentier" w:date="2020-06-07T15:27:00Z">
              <w:rPr/>
            </w:rPrChange>
          </w:rPr>
          <w:t xml:space="preserve"> </w:t>
        </w:r>
      </w:ins>
      <w:ins w:id="6824" w:author="Arthur Parmentier" w:date="2020-06-03T17:46:00Z">
        <w:r w:rsidRPr="007C437A">
          <w:rPr>
            <w:rPrChange w:id="6825" w:author="Arthur Parmentier" w:date="2020-06-07T15:27:00Z">
              <w:rPr/>
            </w:rPrChange>
          </w:rPr>
          <w:t>distance between t</w:t>
        </w:r>
      </w:ins>
      <w:ins w:id="6826" w:author="Arthur Parmentier" w:date="2020-06-03T17:47:00Z">
        <w:r w:rsidRPr="007C437A">
          <w:rPr>
            <w:rPrChange w:id="6827" w:author="Arthur Parmentier" w:date="2020-06-07T15:27:00Z">
              <w:rPr/>
            </w:rPrChange>
          </w:rPr>
          <w:t>wo keypoints.</w:t>
        </w:r>
      </w:ins>
      <w:ins w:id="6828" w:author="Arthur Parmentier" w:date="2020-06-03T17:31:00Z">
        <w:r w:rsidR="00E84F73" w:rsidRPr="007C437A">
          <w:rPr>
            <w:rPrChange w:id="6829" w:author="Arthur Parmentier" w:date="2020-06-07T15:27:00Z">
              <w:rPr/>
            </w:rPrChange>
          </w:rPr>
          <w:t xml:space="preserve"> </w:t>
        </w:r>
      </w:ins>
      <w:ins w:id="6830" w:author="Arthur Parmentier" w:date="2020-06-03T17:47:00Z">
        <w:r w:rsidRPr="007C437A">
          <w:rPr>
            <w:rPrChange w:id="6831" w:author="Arthur Parmentier" w:date="2020-06-07T15:27:00Z">
              <w:rPr/>
            </w:rPrChange>
          </w:rPr>
          <w:t>Assuming</w:t>
        </w:r>
      </w:ins>
      <w:ins w:id="6832" w:author="Arthur Parmentier" w:date="2020-05-22T19:47:00Z">
        <w:r w:rsidR="00F6380F" w:rsidRPr="007C437A">
          <w:rPr>
            <w:rPrChange w:id="6833" w:author="Arthur Parmentier" w:date="2020-06-07T15:27:00Z">
              <w:rPr/>
            </w:rPrChange>
          </w:rPr>
          <w:t xml:space="preserve"> </w:t>
        </w:r>
      </w:ins>
      <w:ins w:id="6834" w:author="Arthur Parmentier" w:date="2020-05-22T19:48:00Z">
        <w:r w:rsidR="00F6380F" w:rsidRPr="007C437A">
          <w:rPr>
            <w:rPrChange w:id="6835" w:author="Arthur Parmentier" w:date="2020-06-07T15:27:00Z">
              <w:rPr/>
            </w:rPrChange>
          </w:rPr>
          <w:t xml:space="preserve">that most body parts are separated by a distance of </w:t>
        </w:r>
      </w:ins>
      <w:ins w:id="6836" w:author="Arthur Parmentier" w:date="2020-05-22T19:49:00Z">
        <w:r w:rsidR="00F6380F" w:rsidRPr="007C437A">
          <w:rPr>
            <w:rPrChange w:id="6837" w:author="Arthur Parmentier" w:date="2020-06-07T15:27:00Z">
              <w:rPr/>
            </w:rPrChange>
          </w:rPr>
          <w:t xml:space="preserve">the </w:t>
        </w:r>
      </w:ins>
      <w:ins w:id="6838" w:author="Arthur Parmentier" w:date="2020-05-22T19:48:00Z">
        <w:r w:rsidR="00F6380F" w:rsidRPr="007C437A">
          <w:rPr>
            <w:rPrChange w:id="6839" w:author="Arthur Parmentier" w:date="2020-06-07T15:27:00Z">
              <w:rPr/>
            </w:rPrChange>
          </w:rPr>
          <w:t xml:space="preserve">order of 10cm, </w:t>
        </w:r>
      </w:ins>
      <w:ins w:id="6840" w:author="Arthur Parmentier" w:date="2020-05-22T19:49:00Z">
        <w:r w:rsidR="00F6380F" w:rsidRPr="007C437A">
          <w:rPr>
            <w:rPrChange w:id="6841" w:author="Arthur Parmentier" w:date="2020-06-07T15:27:00Z">
              <w:rPr/>
            </w:rPrChange>
          </w:rPr>
          <w:t xml:space="preserve">we know </w:t>
        </w:r>
        <w:r w:rsidR="00F6380F" w:rsidRPr="007C437A">
          <w:rPr>
            <w:i/>
            <w:iCs/>
            <w:rPrChange w:id="6842" w:author="Arthur Parmentier" w:date="2020-06-07T15:27:00Z">
              <w:rPr>
                <w:i/>
                <w:iCs/>
              </w:rPr>
            </w:rPrChange>
          </w:rPr>
          <w:t>a priori</w:t>
        </w:r>
        <w:r w:rsidR="00F6380F" w:rsidRPr="007C437A">
          <w:rPr>
            <w:rPrChange w:id="6843" w:author="Arthur Parmentier" w:date="2020-06-07T15:27:00Z">
              <w:rPr/>
            </w:rPrChange>
          </w:rPr>
          <w:t xml:space="preserve"> that our motion tracking model at this scale must reach </w:t>
        </w:r>
      </w:ins>
      <w:ins w:id="6844" w:author="Arthur Parmentier" w:date="2020-05-22T19:50:00Z">
        <w:r w:rsidR="00F6380F" w:rsidRPr="007C437A">
          <w:rPr>
            <w:rPrChange w:id="6845" w:author="Arthur Parmentier" w:date="2020-06-07T15:27:00Z">
              <w:rPr/>
            </w:rPrChange>
          </w:rPr>
          <w:t>a precision of the order of the centimeter.</w:t>
        </w:r>
      </w:ins>
    </w:p>
    <w:p w:rsidR="0004080C" w:rsidRPr="007C437A" w:rsidRDefault="0004080C">
      <w:pPr>
        <w:rPr>
          <w:ins w:id="6846" w:author="Arthur Parmentier" w:date="2020-05-18T15:10:00Z"/>
          <w:rPrChange w:id="6847" w:author="Arthur Parmentier" w:date="2020-06-07T15:27:00Z">
            <w:rPr>
              <w:ins w:id="6848" w:author="Arthur Parmentier" w:date="2020-05-18T15:10:00Z"/>
            </w:rPr>
          </w:rPrChange>
        </w:rPr>
        <w:pPrChange w:id="6849" w:author="Arthur Parmentier" w:date="2020-05-22T19:45:00Z">
          <w:pPr>
            <w:pStyle w:val="Titre3"/>
          </w:pPr>
        </w:pPrChange>
      </w:pPr>
      <w:ins w:id="6850" w:author="Arthur Parmentier" w:date="2020-05-22T19:51:00Z">
        <w:r w:rsidRPr="007C437A">
          <w:rPr>
            <w:rPrChange w:id="6851" w:author="Arthur Parmentier" w:date="2020-06-07T15:27:00Z">
              <w:rPr/>
            </w:rPrChange>
          </w:rPr>
          <w:t xml:space="preserve">In the following part, I will </w:t>
        </w:r>
      </w:ins>
      <w:ins w:id="6852" w:author="Arthur Parmentier" w:date="2020-05-22T19:52:00Z">
        <w:r w:rsidRPr="007C437A">
          <w:rPr>
            <w:rPrChange w:id="6853" w:author="Arthur Parmentier" w:date="2020-06-07T15:27:00Z">
              <w:rPr/>
            </w:rPrChange>
          </w:rPr>
          <w:t>introduce and motivate the choice of PoseNet as the main motion tracking model at the full body scale.</w:t>
        </w:r>
      </w:ins>
    </w:p>
    <w:p w:rsidR="005F48A0" w:rsidRPr="007C437A" w:rsidRDefault="005F48A0">
      <w:pPr>
        <w:pStyle w:val="Titre5"/>
        <w:rPr>
          <w:ins w:id="6854" w:author="Arthur Parmentier" w:date="2020-05-19T15:54:00Z"/>
          <w:rPrChange w:id="6855" w:author="Arthur Parmentier" w:date="2020-06-07T15:27:00Z">
            <w:rPr>
              <w:ins w:id="6856" w:author="Arthur Parmentier" w:date="2020-05-19T15:54:00Z"/>
            </w:rPr>
          </w:rPrChange>
        </w:rPr>
        <w:pPrChange w:id="6857" w:author="Arthur Parmentier" w:date="2020-05-19T15:54:00Z">
          <w:pPr/>
        </w:pPrChange>
      </w:pPr>
      <w:ins w:id="6858" w:author="Arthur Parmentier" w:date="2020-05-19T15:54:00Z">
        <w:r w:rsidRPr="007C437A">
          <w:rPr>
            <w:rPrChange w:id="6859" w:author="Arthur Parmentier" w:date="2020-06-07T15:27:00Z">
              <w:rPr/>
            </w:rPrChange>
          </w:rPr>
          <w:t>Introduction to PoseNet</w:t>
        </w:r>
      </w:ins>
    </w:p>
    <w:p w:rsidR="00240203" w:rsidRPr="007C437A" w:rsidRDefault="00116732" w:rsidP="00240203">
      <w:pPr>
        <w:rPr>
          <w:ins w:id="6860" w:author="Arthur Parmentier" w:date="2020-05-22T19:57:00Z"/>
          <w:rPrChange w:id="6861" w:author="Arthur Parmentier" w:date="2020-06-07T15:27:00Z">
            <w:rPr>
              <w:ins w:id="6862" w:author="Arthur Parmentier" w:date="2020-05-22T19:57:00Z"/>
            </w:rPr>
          </w:rPrChange>
        </w:rPr>
      </w:pPr>
      <w:ins w:id="6863" w:author="Arthur Parmentier" w:date="2020-05-18T15:17:00Z">
        <w:r w:rsidRPr="007C437A">
          <w:rPr>
            <w:rStyle w:val="Accentuation"/>
            <w:i w:val="0"/>
            <w:iCs w:val="0"/>
            <w:rPrChange w:id="6864" w:author="Arthur Parmentier" w:date="2020-06-07T15:27:00Z">
              <w:rPr>
                <w:rStyle w:val="Accentuation"/>
              </w:rPr>
            </w:rPrChange>
          </w:rPr>
          <w:t>PoseNet</w:t>
        </w:r>
      </w:ins>
      <w:ins w:id="6865" w:author="Arthur Parmentier" w:date="2020-05-18T15:19:00Z">
        <w:r w:rsidRPr="007C437A">
          <w:rPr>
            <w:rStyle w:val="Appelnotedebasdep"/>
            <w:rPrChange w:id="6866" w:author="Arthur Parmentier" w:date="2020-06-07T15:27:00Z">
              <w:rPr>
                <w:rStyle w:val="Appelnotedebasdep"/>
              </w:rPr>
            </w:rPrChange>
          </w:rPr>
          <w:footnoteReference w:id="32"/>
        </w:r>
      </w:ins>
      <w:ins w:id="6872" w:author="Arthur Parmentier" w:date="2020-05-22T19:54:00Z">
        <w:r w:rsidR="00BA66EC" w:rsidRPr="007C437A">
          <w:rPr>
            <w:rPrChange w:id="6873" w:author="Arthur Parmentier" w:date="2020-06-07T15:27:00Z">
              <w:rPr/>
            </w:rPrChange>
          </w:rPr>
          <w:t xml:space="preserve"> is</w:t>
        </w:r>
      </w:ins>
      <w:ins w:id="6874" w:author="Arthur Parmentier" w:date="2020-05-18T15:17:00Z">
        <w:r w:rsidRPr="007C437A">
          <w:rPr>
            <w:rPrChange w:id="6875" w:author="Arthur Parmentier" w:date="2020-06-07T15:27:00Z">
              <w:rPr/>
            </w:rPrChange>
          </w:rPr>
          <w:t xml:space="preserve"> a </w:t>
        </w:r>
      </w:ins>
      <w:ins w:id="6876" w:author="Arthur Parmentier" w:date="2020-05-22T19:20:00Z">
        <w:r w:rsidR="00BD73B3" w:rsidRPr="007C437A">
          <w:rPr>
            <w:rPrChange w:id="6877" w:author="Arthur Parmentier" w:date="2020-06-07T15:27:00Z">
              <w:rPr/>
            </w:rPrChange>
          </w:rPr>
          <w:t>computer-</w:t>
        </w:r>
      </w:ins>
      <w:ins w:id="6878" w:author="Arthur Parmentier" w:date="2020-05-18T15:17:00Z">
        <w:r w:rsidRPr="007C437A">
          <w:rPr>
            <w:rPrChange w:id="6879" w:author="Arthur Parmentier" w:date="2020-06-07T15:27:00Z">
              <w:rPr/>
            </w:rPrChange>
          </w:rPr>
          <w:t>vision model that can be used to estimate the pose of a person in an image or video by estimating where key body joints are</w:t>
        </w:r>
      </w:ins>
      <w:ins w:id="6880" w:author="Arthur Parmentier" w:date="2020-05-19T15:27:00Z">
        <w:r w:rsidR="00DC1119" w:rsidRPr="007C437A">
          <w:rPr>
            <w:rPrChange w:id="6881" w:author="Arthur Parmentier" w:date="2020-06-07T15:27:00Z">
              <w:rPr/>
            </w:rPrChange>
          </w:rPr>
          <w:t xml:space="preserve"> in 2D space</w:t>
        </w:r>
      </w:ins>
      <w:ins w:id="6882" w:author="Arthur Parmentier" w:date="2020-05-18T15:17:00Z">
        <w:r w:rsidRPr="007C437A">
          <w:rPr>
            <w:rPrChange w:id="6883" w:author="Arthur Parmentier" w:date="2020-06-07T15:27:00Z">
              <w:rPr/>
            </w:rPrChange>
          </w:rPr>
          <w:t>.</w:t>
        </w:r>
      </w:ins>
      <w:ins w:id="6884" w:author="Arthur Parmentier" w:date="2020-05-18T15:24:00Z">
        <w:r w:rsidR="00CE53C0" w:rsidRPr="007C437A">
          <w:rPr>
            <w:rPrChange w:id="6885" w:author="Arthur Parmentier" w:date="2020-06-07T15:27:00Z">
              <w:rPr/>
            </w:rPrChange>
          </w:rPr>
          <w:t xml:space="preserve"> </w:t>
        </w:r>
      </w:ins>
      <w:ins w:id="6886" w:author="Arthur Parmentier" w:date="2020-05-22T19:55:00Z">
        <w:r w:rsidR="005E0A3C" w:rsidRPr="007C437A">
          <w:rPr>
            <w:rPrChange w:id="6887" w:author="Arthur Parmentier" w:date="2020-06-07T15:27:00Z">
              <w:rPr/>
            </w:rPrChange>
          </w:rPr>
          <w:t>Its performances on modern CPUs and GPUs allow it to run in real-time using a webcam or alternative low-latency vide</w:t>
        </w:r>
      </w:ins>
      <w:ins w:id="6888" w:author="Arthur Parmentier" w:date="2020-05-22T19:56:00Z">
        <w:r w:rsidR="005E0A3C" w:rsidRPr="007C437A">
          <w:rPr>
            <w:rPrChange w:id="6889" w:author="Arthur Parmentier" w:date="2020-06-07T15:27:00Z">
              <w:rPr/>
            </w:rPrChange>
          </w:rPr>
          <w:t>o input devices.</w:t>
        </w:r>
      </w:ins>
    </w:p>
    <w:p w:rsidR="00D86CC2" w:rsidRPr="007C437A" w:rsidRDefault="00D86CC2" w:rsidP="00240203">
      <w:pPr>
        <w:rPr>
          <w:ins w:id="6890" w:author="Arthur Parmentier" w:date="2020-05-22T20:07:00Z"/>
          <w:rPrChange w:id="6891" w:author="Arthur Parmentier" w:date="2020-06-07T15:27:00Z">
            <w:rPr>
              <w:ins w:id="6892" w:author="Arthur Parmentier" w:date="2020-05-22T20:07:00Z"/>
            </w:rPr>
          </w:rPrChange>
        </w:rPr>
      </w:pPr>
      <w:ins w:id="6893" w:author="Arthur Parmentier" w:date="2020-05-22T19:57:00Z">
        <w:r w:rsidRPr="007C437A">
          <w:rPr>
            <w:rPrChange w:id="6894" w:author="Arthur Parmentier" w:date="2020-06-07T15:27:00Z">
              <w:rPr/>
            </w:rPrChange>
          </w:rPr>
          <w:t>In Max/MSP</w:t>
        </w:r>
      </w:ins>
      <w:ins w:id="6895" w:author="Arthur Parmentier" w:date="2020-05-22T19:58:00Z">
        <w:r w:rsidRPr="007C437A">
          <w:rPr>
            <w:rPrChange w:id="6896" w:author="Arthur Parmentier" w:date="2020-06-07T15:27:00Z">
              <w:rPr/>
            </w:rPrChange>
          </w:rPr>
          <w:t>, I could adapt</w:t>
        </w:r>
      </w:ins>
      <w:ins w:id="6897" w:author="Arthur Parmentier" w:date="2020-05-22T19:59:00Z">
        <w:r w:rsidRPr="007C437A">
          <w:rPr>
            <w:rPrChange w:id="6898" w:author="Arthur Parmentier" w:date="2020-06-07T15:27:00Z">
              <w:rPr/>
            </w:rPrChange>
          </w:rPr>
          <w:t xml:space="preserve"> and upgrade</w:t>
        </w:r>
      </w:ins>
      <w:ins w:id="6899" w:author="Arthur Parmentier" w:date="2020-05-22T19:58:00Z">
        <w:r w:rsidRPr="007C437A">
          <w:rPr>
            <w:rPrChange w:id="6900" w:author="Arthur Parmentier" w:date="2020-06-07T15:27:00Z">
              <w:rPr/>
            </w:rPrChange>
          </w:rPr>
          <w:t xml:space="preserve"> two demonstration projects </w:t>
        </w:r>
      </w:ins>
      <w:ins w:id="6901" w:author="Arthur Parmentier" w:date="2020-05-22T19:59:00Z">
        <w:r w:rsidRPr="007C437A">
          <w:rPr>
            <w:rPrChange w:id="6902" w:author="Arthur Parmentier" w:date="2020-06-07T15:27:00Z">
              <w:rPr/>
            </w:rPrChange>
          </w:rPr>
          <w:t>showing</w:t>
        </w:r>
      </w:ins>
      <w:ins w:id="6903" w:author="Arthur Parmentier" w:date="2020-05-22T19:58:00Z">
        <w:r w:rsidRPr="007C437A">
          <w:rPr>
            <w:rPrChange w:id="6904" w:author="Arthur Parmentier" w:date="2020-06-07T15:27:00Z">
              <w:rPr/>
            </w:rPrChange>
          </w:rPr>
          <w:t xml:space="preserve"> how </w:t>
        </w:r>
      </w:ins>
      <w:ins w:id="6905" w:author="Arthur Parmentier" w:date="2020-05-22T19:59:00Z">
        <w:r w:rsidRPr="007C437A">
          <w:rPr>
            <w:rPrChange w:id="6906" w:author="Arthur Parmentier" w:date="2020-06-07T15:27:00Z">
              <w:rPr/>
            </w:rPrChange>
          </w:rPr>
          <w:t>to port PoseNet into Max with Node.js</w:t>
        </w:r>
      </w:ins>
      <w:ins w:id="6907" w:author="Arthur Parmentier" w:date="2020-05-22T19:58:00Z">
        <w:r w:rsidRPr="007C437A">
          <w:rPr>
            <w:rStyle w:val="Appelnotedebasdep"/>
            <w:rPrChange w:id="6908" w:author="Arthur Parmentier" w:date="2020-06-07T15:27:00Z">
              <w:rPr>
                <w:rStyle w:val="Appelnotedebasdep"/>
              </w:rPr>
            </w:rPrChange>
          </w:rPr>
          <w:footnoteReference w:id="33"/>
        </w:r>
      </w:ins>
      <w:ins w:id="6913" w:author="Arthur Parmentier" w:date="2020-05-22T19:59:00Z">
        <w:r w:rsidRPr="007C437A">
          <w:rPr>
            <w:rPrChange w:id="6914" w:author="Arthur Parmentier" w:date="2020-06-07T15:27:00Z">
              <w:rPr/>
            </w:rPrChange>
          </w:rPr>
          <w:t xml:space="preserve"> to build </w:t>
        </w:r>
      </w:ins>
      <w:ins w:id="6915" w:author="Arthur Parmentier" w:date="2020-05-22T20:00:00Z">
        <w:r w:rsidR="00B44867" w:rsidRPr="007C437A">
          <w:rPr>
            <w:rPrChange w:id="6916" w:author="Arthur Parmentier" w:date="2020-06-07T15:27:00Z">
              <w:rPr/>
            </w:rPrChange>
          </w:rPr>
          <w:t xml:space="preserve">a simple user interface </w:t>
        </w:r>
      </w:ins>
      <w:ins w:id="6917" w:author="Arthur Parmentier" w:date="2020-05-22T20:06:00Z">
        <w:r w:rsidR="00D0268F" w:rsidRPr="007C437A">
          <w:rPr>
            <w:rPrChange w:id="6918" w:author="Arthur Parmentier" w:date="2020-06-07T15:27:00Z">
              <w:rPr/>
            </w:rPrChange>
          </w:rPr>
          <w:t xml:space="preserve">(1.2.) </w:t>
        </w:r>
      </w:ins>
      <w:ins w:id="6919" w:author="Arthur Parmentier" w:date="2020-05-22T20:00:00Z">
        <w:r w:rsidR="00B44867" w:rsidRPr="007C437A">
          <w:rPr>
            <w:rPrChange w:id="6920" w:author="Arthur Parmentier" w:date="2020-06-07T15:27:00Z">
              <w:rPr/>
            </w:rPrChange>
          </w:rPr>
          <w:t xml:space="preserve">allowing the user to start PoseNet either in a separate window, within an Electron process or directly </w:t>
        </w:r>
      </w:ins>
      <w:ins w:id="6921" w:author="Arthur Parmentier" w:date="2020-05-22T20:01:00Z">
        <w:r w:rsidR="00B44867" w:rsidRPr="007C437A">
          <w:rPr>
            <w:rPrChange w:id="6922" w:author="Arthur Parmentier" w:date="2020-06-07T15:27:00Z">
              <w:rPr/>
            </w:rPrChange>
          </w:rPr>
          <w:t xml:space="preserve">inside a Jweb object on the patcher. </w:t>
        </w:r>
      </w:ins>
      <w:ins w:id="6923" w:author="Arthur Parmentier" w:date="2020-06-03T21:42:00Z">
        <w:r w:rsidR="0083784D" w:rsidRPr="007C437A">
          <w:rPr>
            <w:rPrChange w:id="6924" w:author="Arthur Parmentier" w:date="2020-06-07T15:27:00Z">
              <w:rPr/>
            </w:rPrChange>
          </w:rPr>
          <w:t xml:space="preserve">A demo of the process can be found in my </w:t>
        </w:r>
      </w:ins>
      <w:ins w:id="6925" w:author="Arthur Parmentier" w:date="2020-06-03T21:44:00Z">
        <w:r w:rsidR="0083784D" w:rsidRPr="007C437A">
          <w:rPr>
            <w:rPrChange w:id="6926" w:author="Arthur Parmentier" w:date="2020-06-07T15:27:00Z">
              <w:rPr/>
            </w:rPrChange>
          </w:rPr>
          <w:fldChar w:fldCharType="begin"/>
        </w:r>
        <w:r w:rsidR="0083784D" w:rsidRPr="007C437A">
          <w:rPr>
            <w:rPrChange w:id="6927" w:author="Arthur Parmentier" w:date="2020-06-07T15:27:00Z">
              <w:rPr/>
            </w:rPrChange>
          </w:rPr>
          <w:instrText xml:space="preserve"> HYPERLINK "https://www.youtube.com/watch?v=jW6bo6XkhFo" </w:instrText>
        </w:r>
        <w:r w:rsidR="0083784D" w:rsidRPr="007C437A">
          <w:rPr>
            <w:rPrChange w:id="6928" w:author="Arthur Parmentier" w:date="2020-06-07T15:27:00Z">
              <w:rPr/>
            </w:rPrChange>
          </w:rPr>
          <w:fldChar w:fldCharType="separate"/>
        </w:r>
        <w:r w:rsidR="0083784D" w:rsidRPr="007C437A">
          <w:rPr>
            <w:rStyle w:val="Lienhypertexte"/>
            <w:rPrChange w:id="6929" w:author="Arthur Parmentier" w:date="2020-06-07T15:27:00Z">
              <w:rPr>
                <w:rStyle w:val="Lienhypertexte"/>
              </w:rPr>
            </w:rPrChange>
          </w:rPr>
          <w:t>second</w:t>
        </w:r>
        <w:r w:rsidR="0083784D" w:rsidRPr="007C437A">
          <w:rPr>
            <w:rPrChange w:id="6930" w:author="Arthur Parmentier" w:date="2020-06-07T15:27:00Z">
              <w:rPr/>
            </w:rPrChange>
          </w:rPr>
          <w:fldChar w:fldCharType="end"/>
        </w:r>
      </w:ins>
      <w:ins w:id="6931" w:author="Arthur Parmentier" w:date="2020-06-03T21:43:00Z">
        <w:r w:rsidR="0083784D" w:rsidRPr="007C437A">
          <w:rPr>
            <w:rPrChange w:id="6932" w:author="Arthur Parmentier" w:date="2020-06-07T15:27:00Z">
              <w:rPr/>
            </w:rPrChange>
          </w:rPr>
          <w:t xml:space="preserve"> and </w:t>
        </w:r>
      </w:ins>
      <w:ins w:id="6933" w:author="Arthur Parmentier" w:date="2020-06-03T21:44:00Z">
        <w:r w:rsidR="0083784D" w:rsidRPr="007C437A">
          <w:rPr>
            <w:rPrChange w:id="6934" w:author="Arthur Parmentier" w:date="2020-06-07T15:27:00Z">
              <w:rPr/>
            </w:rPrChange>
          </w:rPr>
          <w:fldChar w:fldCharType="begin"/>
        </w:r>
        <w:r w:rsidR="0083784D" w:rsidRPr="007C437A">
          <w:rPr>
            <w:rPrChange w:id="6935" w:author="Arthur Parmentier" w:date="2020-06-07T15:27:00Z">
              <w:rPr/>
            </w:rPrChange>
          </w:rPr>
          <w:instrText xml:space="preserve"> HYPERLINK "https://www.youtube.com/watch?v=OmPFMT9mgOs" </w:instrText>
        </w:r>
        <w:r w:rsidR="0083784D" w:rsidRPr="007C437A">
          <w:rPr>
            <w:rPrChange w:id="6936" w:author="Arthur Parmentier" w:date="2020-06-07T15:27:00Z">
              <w:rPr/>
            </w:rPrChange>
          </w:rPr>
          <w:fldChar w:fldCharType="separate"/>
        </w:r>
        <w:r w:rsidR="0083784D" w:rsidRPr="007C437A">
          <w:rPr>
            <w:rStyle w:val="Lienhypertexte"/>
            <w:rPrChange w:id="6937" w:author="Arthur Parmentier" w:date="2020-06-07T15:27:00Z">
              <w:rPr>
                <w:rStyle w:val="Lienhypertexte"/>
              </w:rPr>
            </w:rPrChange>
          </w:rPr>
          <w:t>third</w:t>
        </w:r>
        <w:r w:rsidR="0083784D" w:rsidRPr="007C437A">
          <w:rPr>
            <w:rPrChange w:id="6938" w:author="Arthur Parmentier" w:date="2020-06-07T15:27:00Z">
              <w:rPr/>
            </w:rPrChange>
          </w:rPr>
          <w:fldChar w:fldCharType="end"/>
        </w:r>
      </w:ins>
      <w:ins w:id="6939" w:author="Arthur Parmentier" w:date="2020-06-03T21:43:00Z">
        <w:r w:rsidR="0083784D" w:rsidRPr="007C437A">
          <w:rPr>
            <w:rPrChange w:id="6940" w:author="Arthur Parmentier" w:date="2020-06-07T15:27:00Z">
              <w:rPr/>
            </w:rPrChange>
          </w:rPr>
          <w:t xml:space="preserve"> demo video of the tool. </w:t>
        </w:r>
      </w:ins>
      <w:ins w:id="6941" w:author="Arthur Parmentier" w:date="2020-05-22T20:01:00Z">
        <w:r w:rsidR="00B44867" w:rsidRPr="007C437A">
          <w:rPr>
            <w:rPrChange w:id="6942" w:author="Arthur Parmentier" w:date="2020-06-07T15:27:00Z">
              <w:rPr/>
            </w:rPrChange>
          </w:rPr>
          <w:t xml:space="preserve">I have observed </w:t>
        </w:r>
      </w:ins>
      <w:ins w:id="6943" w:author="Arthur Parmentier" w:date="2020-05-22T20:02:00Z">
        <w:r w:rsidR="00B44867" w:rsidRPr="007C437A">
          <w:rPr>
            <w:rPrChange w:id="6944" w:author="Arthur Parmentier" w:date="2020-06-07T15:27:00Z">
              <w:rPr/>
            </w:rPrChange>
          </w:rPr>
          <w:t>a</w:t>
        </w:r>
      </w:ins>
      <w:ins w:id="6945" w:author="Arthur Parmentier" w:date="2020-05-22T20:01:00Z">
        <w:r w:rsidR="00B44867" w:rsidRPr="007C437A">
          <w:rPr>
            <w:rPrChange w:id="6946" w:author="Arthur Parmentier" w:date="2020-06-07T15:27:00Z">
              <w:rPr/>
            </w:rPrChange>
          </w:rPr>
          <w:t xml:space="preserve"> </w:t>
        </w:r>
      </w:ins>
      <w:ins w:id="6947" w:author="Arthur Parmentier" w:date="2020-06-03T17:49:00Z">
        <w:r w:rsidR="00EB3650" w:rsidRPr="007C437A">
          <w:rPr>
            <w:rPrChange w:id="6948" w:author="Arthur Parmentier" w:date="2020-06-07T15:27:00Z">
              <w:rPr/>
            </w:rPrChange>
          </w:rPr>
          <w:t xml:space="preserve">slightly </w:t>
        </w:r>
      </w:ins>
      <w:ins w:id="6949" w:author="Arthur Parmentier" w:date="2020-06-03T17:48:00Z">
        <w:r w:rsidR="00DD75CE" w:rsidRPr="007C437A">
          <w:rPr>
            <w:rPrChange w:id="6950" w:author="Arthur Parmentier" w:date="2020-06-07T15:27:00Z">
              <w:rPr/>
            </w:rPrChange>
          </w:rPr>
          <w:t xml:space="preserve">lower </w:t>
        </w:r>
      </w:ins>
      <w:ins w:id="6951" w:author="Arthur Parmentier" w:date="2020-05-22T20:01:00Z">
        <w:r w:rsidR="00B44867" w:rsidRPr="007C437A">
          <w:rPr>
            <w:rPrChange w:id="6952" w:author="Arthur Parmentier" w:date="2020-06-07T15:27:00Z">
              <w:rPr/>
            </w:rPrChange>
          </w:rPr>
          <w:t>performance</w:t>
        </w:r>
      </w:ins>
      <w:ins w:id="6953" w:author="Arthur Parmentier" w:date="2020-05-22T20:02:00Z">
        <w:r w:rsidR="00B44867" w:rsidRPr="007C437A">
          <w:rPr>
            <w:rPrChange w:id="6954" w:author="Arthur Parmentier" w:date="2020-06-07T15:27:00Z">
              <w:rPr/>
            </w:rPrChange>
          </w:rPr>
          <w:t xml:space="preserve"> with the Jweb object than the Electron process on my computer</w:t>
        </w:r>
      </w:ins>
      <w:ins w:id="6955" w:author="Arthur Parmentier" w:date="2020-05-22T20:03:00Z">
        <w:r w:rsidR="00B44867" w:rsidRPr="007C437A">
          <w:rPr>
            <w:rPrChange w:id="6956" w:author="Arthur Parmentier" w:date="2020-06-07T15:27:00Z">
              <w:rPr/>
            </w:rPrChange>
          </w:rPr>
          <w:t xml:space="preserve"> </w:t>
        </w:r>
      </w:ins>
      <w:ins w:id="6957" w:author="Arthur Parmentier" w:date="2020-05-23T19:47:00Z">
        <w:r w:rsidR="00BF1ECB" w:rsidRPr="007C437A">
          <w:rPr>
            <w:rPrChange w:id="6958" w:author="Arthur Parmentier" w:date="2020-06-07T15:27:00Z">
              <w:rPr/>
            </w:rPrChange>
          </w:rPr>
          <w:t>and</w:t>
        </w:r>
      </w:ins>
      <w:ins w:id="6959" w:author="Arthur Parmentier" w:date="2020-05-22T20:03:00Z">
        <w:r w:rsidR="00B44867" w:rsidRPr="007C437A">
          <w:rPr>
            <w:rPrChange w:id="6960" w:author="Arthur Parmentier" w:date="2020-06-07T15:27:00Z">
              <w:rPr/>
            </w:rPrChange>
          </w:rPr>
          <w:t xml:space="preserve"> the Electron process has the advantage of having its dedicated window, allowing the user to move it</w:t>
        </w:r>
      </w:ins>
      <w:ins w:id="6961" w:author="Arthur Parmentier" w:date="2020-05-22T20:05:00Z">
        <w:r w:rsidR="00DB3548" w:rsidRPr="007C437A">
          <w:rPr>
            <w:rPrChange w:id="6962" w:author="Arthur Parmentier" w:date="2020-06-07T15:27:00Z">
              <w:rPr/>
            </w:rPrChange>
          </w:rPr>
          <w:t>, resize it</w:t>
        </w:r>
      </w:ins>
      <w:ins w:id="6963" w:author="Arthur Parmentier" w:date="2020-05-22T20:03:00Z">
        <w:r w:rsidR="00B44867" w:rsidRPr="007C437A">
          <w:rPr>
            <w:rPrChange w:id="6964" w:author="Arthur Parmentier" w:date="2020-06-07T15:27:00Z">
              <w:rPr/>
            </w:rPrChange>
          </w:rPr>
          <w:t xml:space="preserve"> and most important, to keep it visible while the model is running, otherwise </w:t>
        </w:r>
      </w:ins>
      <w:ins w:id="6965" w:author="Arthur Parmentier" w:date="2020-05-22T20:04:00Z">
        <w:r w:rsidR="00DB3548" w:rsidRPr="007C437A">
          <w:rPr>
            <w:rPrChange w:id="6966" w:author="Arthur Parmentier" w:date="2020-06-07T15:27:00Z">
              <w:rPr/>
            </w:rPrChange>
          </w:rPr>
          <w:t xml:space="preserve">PoseNet performance drops </w:t>
        </w:r>
        <w:r w:rsidR="00DB3548" w:rsidRPr="007C437A">
          <w:rPr>
            <w:rPrChange w:id="6967" w:author="Arthur Parmentier" w:date="2020-06-07T15:27:00Z">
              <w:rPr/>
            </w:rPrChange>
          </w:rPr>
          <w:lastRenderedPageBreak/>
          <w:t xml:space="preserve">critically. Both </w:t>
        </w:r>
      </w:ins>
      <w:ins w:id="6968" w:author="Arthur Parmentier" w:date="2020-05-23T19:47:00Z">
        <w:r w:rsidR="00E336D0" w:rsidRPr="007C437A">
          <w:rPr>
            <w:rPrChange w:id="6969" w:author="Arthur Parmentier" w:date="2020-06-07T15:27:00Z">
              <w:rPr/>
            </w:rPrChange>
          </w:rPr>
          <w:t xml:space="preserve">hosts (Jweb and Electron) </w:t>
        </w:r>
      </w:ins>
      <w:ins w:id="6970" w:author="Arthur Parmentier" w:date="2020-05-22T20:04:00Z">
        <w:r w:rsidR="00DB3548" w:rsidRPr="007C437A">
          <w:rPr>
            <w:rPrChange w:id="6971" w:author="Arthur Parmentier" w:date="2020-06-07T15:27:00Z">
              <w:rPr/>
            </w:rPrChange>
          </w:rPr>
          <w:t>are perfectly in</w:t>
        </w:r>
      </w:ins>
      <w:ins w:id="6972" w:author="Arthur Parmentier" w:date="2020-05-22T20:05:00Z">
        <w:r w:rsidR="00DB3548" w:rsidRPr="007C437A">
          <w:rPr>
            <w:rPrChange w:id="6973" w:author="Arthur Parmentier" w:date="2020-06-07T15:27:00Z">
              <w:rPr/>
            </w:rPrChange>
          </w:rPr>
          <w:t>ter-</w:t>
        </w:r>
      </w:ins>
      <w:ins w:id="6974" w:author="Arthur Parmentier" w:date="2020-05-22T20:07:00Z">
        <w:r w:rsidR="005B6936" w:rsidRPr="007C437A">
          <w:rPr>
            <w:rPrChange w:id="6975" w:author="Arthur Parmentier" w:date="2020-06-07T15:27:00Z">
              <w:rPr/>
            </w:rPrChange>
          </w:rPr>
          <w:t>changeable</w:t>
        </w:r>
      </w:ins>
      <w:ins w:id="6976" w:author="Arthur Parmentier" w:date="2020-05-22T20:06:00Z">
        <w:r w:rsidR="00DB3548" w:rsidRPr="007C437A">
          <w:rPr>
            <w:rPrChange w:id="6977" w:author="Arthur Parmentier" w:date="2020-06-07T15:27:00Z">
              <w:rPr/>
            </w:rPrChange>
          </w:rPr>
          <w:t xml:space="preserve"> in less than a minute (for loading the model).</w:t>
        </w:r>
      </w:ins>
    </w:p>
    <w:p w:rsidR="005B6936" w:rsidRPr="007C437A" w:rsidRDefault="005B6936">
      <w:pPr>
        <w:keepNext/>
        <w:rPr>
          <w:ins w:id="6978" w:author="Arthur Parmentier" w:date="2020-05-22T20:11:00Z"/>
          <w:rPrChange w:id="6979" w:author="Arthur Parmentier" w:date="2020-06-07T15:27:00Z">
            <w:rPr>
              <w:ins w:id="6980" w:author="Arthur Parmentier" w:date="2020-05-22T20:11:00Z"/>
            </w:rPr>
          </w:rPrChange>
        </w:rPr>
        <w:pPrChange w:id="6981" w:author="Arthur Parmentier" w:date="2020-05-22T20:11:00Z">
          <w:pPr/>
        </w:pPrChange>
      </w:pPr>
      <w:ins w:id="6982" w:author="Arthur Parmentier" w:date="2020-05-22T20:11:00Z">
        <w:r w:rsidRPr="007C437A">
          <w:rPr>
            <w:rPrChange w:id="6983" w:author="Arthur Parmentier" w:date="2020-06-07T15:27:00Z">
              <w:rPr>
                <w:noProof/>
              </w:rPr>
            </w:rPrChange>
          </w:rPr>
          <w:drawing>
            <wp:inline distT="0" distB="0" distL="0" distR="0">
              <wp:extent cx="6188710" cy="3935095"/>
              <wp:effectExtent l="0" t="0" r="254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enet.PNG"/>
                      <pic:cNvPicPr/>
                    </pic:nvPicPr>
                    <pic:blipFill>
                      <a:blip r:embed="rId21">
                        <a:extLst>
                          <a:ext uri="{28A0092B-C50C-407E-A947-70E740481C1C}">
                            <a14:useLocalDpi xmlns:a14="http://schemas.microsoft.com/office/drawing/2010/main" val="0"/>
                          </a:ext>
                        </a:extLst>
                      </a:blip>
                      <a:stretch>
                        <a:fillRect/>
                      </a:stretch>
                    </pic:blipFill>
                    <pic:spPr>
                      <a:xfrm>
                        <a:off x="0" y="0"/>
                        <a:ext cx="6188710" cy="3935095"/>
                      </a:xfrm>
                      <a:prstGeom prst="rect">
                        <a:avLst/>
                      </a:prstGeom>
                    </pic:spPr>
                  </pic:pic>
                </a:graphicData>
              </a:graphic>
            </wp:inline>
          </w:drawing>
        </w:r>
      </w:ins>
    </w:p>
    <w:p w:rsidR="005B6936" w:rsidRPr="007C437A" w:rsidRDefault="005B6936">
      <w:pPr>
        <w:pStyle w:val="Lgende"/>
        <w:rPr>
          <w:ins w:id="6984" w:author="Arthur Parmentier" w:date="2020-05-19T15:04:00Z"/>
          <w:rPrChange w:id="6985" w:author="Arthur Parmentier" w:date="2020-06-07T15:27:00Z">
            <w:rPr>
              <w:ins w:id="6986" w:author="Arthur Parmentier" w:date="2020-05-19T15:04:00Z"/>
            </w:rPr>
          </w:rPrChange>
        </w:rPr>
        <w:pPrChange w:id="6987" w:author="Arthur Parmentier" w:date="2020-05-22T20:11:00Z">
          <w:pPr/>
        </w:pPrChange>
      </w:pPr>
      <w:ins w:id="6988" w:author="Arthur Parmentier" w:date="2020-05-22T20:11:00Z">
        <w:r w:rsidRPr="007C437A">
          <w:rPr>
            <w:rPrChange w:id="6989" w:author="Arthur Parmentier" w:date="2020-06-07T15:27:00Z">
              <w:rPr/>
            </w:rPrChange>
          </w:rPr>
          <w:t xml:space="preserve">Figure </w:t>
        </w:r>
        <w:r w:rsidRPr="007C437A">
          <w:rPr>
            <w:rPrChange w:id="6990" w:author="Arthur Parmentier" w:date="2020-06-07T15:27:00Z">
              <w:rPr/>
            </w:rPrChange>
          </w:rPr>
          <w:fldChar w:fldCharType="begin"/>
        </w:r>
        <w:r w:rsidRPr="007C437A">
          <w:rPr>
            <w:rPrChange w:id="6991" w:author="Arthur Parmentier" w:date="2020-06-07T15:27:00Z">
              <w:rPr/>
            </w:rPrChange>
          </w:rPr>
          <w:instrText xml:space="preserve"> SEQ Figure \* ARABIC </w:instrText>
        </w:r>
      </w:ins>
      <w:r w:rsidRPr="007C437A">
        <w:rPr>
          <w:rPrChange w:id="6992" w:author="Arthur Parmentier" w:date="2020-06-07T15:27:00Z">
            <w:rPr/>
          </w:rPrChange>
        </w:rPr>
        <w:fldChar w:fldCharType="separate"/>
      </w:r>
      <w:ins w:id="6993" w:author="Arthur Parmentier" w:date="2020-06-05T21:05:00Z">
        <w:r w:rsidR="001C2AA6" w:rsidRPr="007C437A">
          <w:rPr>
            <w:rPrChange w:id="6994" w:author="Arthur Parmentier" w:date="2020-06-07T15:27:00Z">
              <w:rPr>
                <w:noProof/>
              </w:rPr>
            </w:rPrChange>
          </w:rPr>
          <w:t>3</w:t>
        </w:r>
      </w:ins>
      <w:ins w:id="6995" w:author="Arthur Parmentier" w:date="2020-05-22T20:11:00Z">
        <w:r w:rsidRPr="007C437A">
          <w:rPr>
            <w:rPrChange w:id="6996" w:author="Arthur Parmentier" w:date="2020-06-07T15:27:00Z">
              <w:rPr/>
            </w:rPrChange>
          </w:rPr>
          <w:fldChar w:fldCharType="end"/>
        </w:r>
        <w:r w:rsidRPr="007C437A">
          <w:rPr>
            <w:rPrChange w:id="6997" w:author="Arthur Parmentier" w:date="2020-06-07T15:27:00Z">
              <w:rPr/>
            </w:rPrChange>
          </w:rPr>
          <w:t xml:space="preserve"> View of PoseNet inside Max/MSP</w:t>
        </w:r>
      </w:ins>
    </w:p>
    <w:p w:rsidR="00863218" w:rsidRPr="007C437A" w:rsidRDefault="009F79AA" w:rsidP="00240203">
      <w:pPr>
        <w:rPr>
          <w:ins w:id="6998" w:author="Arthur Parmentier" w:date="2020-05-18T15:21:00Z"/>
          <w:rPrChange w:id="6999" w:author="Arthur Parmentier" w:date="2020-06-07T15:27:00Z">
            <w:rPr>
              <w:ins w:id="7000" w:author="Arthur Parmentier" w:date="2020-05-18T15:21:00Z"/>
            </w:rPr>
          </w:rPrChange>
        </w:rPr>
      </w:pPr>
      <w:ins w:id="7001" w:author="Arthur Parmentier" w:date="2020-05-19T15:15:00Z">
        <w:r w:rsidRPr="007C437A">
          <w:rPr>
            <w:rPrChange w:id="7002" w:author="Arthur Parmentier" w:date="2020-06-07T15:27:00Z">
              <w:rPr>
                <w:noProof/>
              </w:rPr>
            </w:rPrChange>
          </w:rPr>
          <w:lastRenderedPageBreak/>
          <mc:AlternateContent>
            <mc:Choice Requires="wps">
              <w:drawing>
                <wp:anchor distT="0" distB="0" distL="114300" distR="114300" simplePos="0" relativeHeight="251664384" behindDoc="0" locked="0" layoutInCell="1" allowOverlap="1" wp14:anchorId="65E018EF" wp14:editId="61297039">
                  <wp:simplePos x="0" y="0"/>
                  <wp:positionH relativeFrom="column">
                    <wp:posOffset>1148715</wp:posOffset>
                  </wp:positionH>
                  <wp:positionV relativeFrom="paragraph">
                    <wp:posOffset>3571875</wp:posOffset>
                  </wp:positionV>
                  <wp:extent cx="3891280" cy="635"/>
                  <wp:effectExtent l="0" t="0" r="13970" b="37465"/>
                  <wp:wrapTopAndBottom/>
                  <wp:docPr id="2" name="Zone de texte 2"/>
                  <wp:cNvGraphicFramePr/>
                  <a:graphic xmlns:a="http://schemas.openxmlformats.org/drawingml/2006/main">
                    <a:graphicData uri="http://schemas.microsoft.com/office/word/2010/wordprocessingShape">
                      <wps:wsp>
                        <wps:cNvSpPr txBox="1"/>
                        <wps:spPr>
                          <a:xfrm>
                            <a:off x="0" y="0"/>
                            <a:ext cx="3891280" cy="635"/>
                          </a:xfrm>
                          <a:prstGeom prst="rect">
                            <a:avLst/>
                          </a:prstGeom>
                          <a:solidFill>
                            <a:prstClr val="white"/>
                          </a:solidFill>
                          <a:ln>
                            <a:noFill/>
                          </a:ln>
                        </wps:spPr>
                        <wps:txbx>
                          <w:txbxContent>
                            <w:p w:rsidR="001A4879" w:rsidRPr="00821FC2" w:rsidRDefault="001A4879">
                              <w:pPr>
                                <w:pStyle w:val="Lgende"/>
                                <w:rPr>
                                  <w:noProof/>
                                </w:rPr>
                                <w:pPrChange w:id="7003" w:author="Arthur Parmentier" w:date="2020-05-19T15:15:00Z">
                                  <w:pPr/>
                                </w:pPrChange>
                              </w:pPr>
                              <w:ins w:id="7004" w:author="Arthur Parmentier" w:date="2020-05-19T15:15:00Z">
                                <w:r>
                                  <w:t xml:space="preserve">Figure </w:t>
                                </w:r>
                                <w:r>
                                  <w:fldChar w:fldCharType="begin"/>
                                </w:r>
                                <w:r>
                                  <w:instrText xml:space="preserve"> SEQ Figure \* ARABIC </w:instrText>
                                </w:r>
                              </w:ins>
                              <w:r>
                                <w:fldChar w:fldCharType="separate"/>
                              </w:r>
                              <w:ins w:id="7005" w:author="Arthur Parmentier" w:date="2020-06-05T21:05:00Z">
                                <w:r>
                                  <w:rPr>
                                    <w:noProof/>
                                  </w:rPr>
                                  <w:t>4</w:t>
                                </w:r>
                              </w:ins>
                              <w:ins w:id="7006" w:author="Arthur Parmentier" w:date="2020-05-19T15:15:00Z">
                                <w:r>
                                  <w:fldChar w:fldCharType="end"/>
                                </w:r>
                                <w:r>
                                  <w:t xml:space="preserve"> Posenet skeleton tracking for "rest of the group"</w:t>
                                </w:r>
                              </w:ins>
                              <w:ins w:id="7007" w:author="Arthur Parmentier" w:date="2020-05-22T20:12:00Z">
                                <w:r>
                                  <w:t>, from the Electron external window</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018EF" id="Zone de texte 2" o:spid="_x0000_s1027" type="#_x0000_t202" style="position:absolute;margin-left:90.45pt;margin-top:281.25pt;width:30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" stroked="f">
                  <v:textbox style="mso-fit-shape-to-text:t" inset="0,0,0,0">
                    <w:txbxContent>
                      <w:p w:rsidR="001A4879" w:rsidRPr="00821FC2" w:rsidRDefault="001A4879">
                        <w:pPr>
                          <w:pStyle w:val="Lgende"/>
                          <w:rPr>
                            <w:noProof/>
                          </w:rPr>
                          <w:pPrChange w:id="7008" w:author="Arthur Parmentier" w:date="2020-05-19T15:15:00Z">
                            <w:pPr/>
                          </w:pPrChange>
                        </w:pPr>
                        <w:ins w:id="7009" w:author="Arthur Parmentier" w:date="2020-05-19T15:15:00Z">
                          <w:r>
                            <w:t xml:space="preserve">Figure </w:t>
                          </w:r>
                          <w:r>
                            <w:fldChar w:fldCharType="begin"/>
                          </w:r>
                          <w:r>
                            <w:instrText xml:space="preserve"> SEQ Figure \* ARABIC </w:instrText>
                          </w:r>
                        </w:ins>
                        <w:r>
                          <w:fldChar w:fldCharType="separate"/>
                        </w:r>
                        <w:ins w:id="7010" w:author="Arthur Parmentier" w:date="2020-06-05T21:05:00Z">
                          <w:r>
                            <w:rPr>
                              <w:noProof/>
                            </w:rPr>
                            <w:t>4</w:t>
                          </w:r>
                        </w:ins>
                        <w:ins w:id="7011" w:author="Arthur Parmentier" w:date="2020-05-19T15:15:00Z">
                          <w:r>
                            <w:fldChar w:fldCharType="end"/>
                          </w:r>
                          <w:r>
                            <w:t xml:space="preserve"> Posenet skeleton tracking for "rest of the group"</w:t>
                          </w:r>
                        </w:ins>
                        <w:ins w:id="7012" w:author="Arthur Parmentier" w:date="2020-05-22T20:12:00Z">
                          <w:r>
                            <w:t>, from the Electron external window</w:t>
                          </w:r>
                        </w:ins>
                      </w:p>
                    </w:txbxContent>
                  </v:textbox>
                  <w10:wrap type="topAndBottom"/>
                </v:shape>
              </w:pict>
            </mc:Fallback>
          </mc:AlternateContent>
        </w:r>
      </w:ins>
      <w:ins w:id="7013" w:author="Arthur Parmentier" w:date="2020-05-19T15:14:00Z">
        <w:r w:rsidR="00863218" w:rsidRPr="007C437A">
          <w:rPr>
            <w:rPrChange w:id="7014" w:author="Arthur Parmentier" w:date="2020-06-07T15:27:00Z">
              <w:rPr>
                <w:noProof/>
              </w:rPr>
            </w:rPrChange>
          </w:rPr>
          <w:drawing>
            <wp:anchor distT="0" distB="0" distL="114300" distR="114300" simplePos="0" relativeHeight="251662336" behindDoc="0" locked="0" layoutInCell="1" allowOverlap="1">
              <wp:simplePos x="0" y="0"/>
              <wp:positionH relativeFrom="page">
                <wp:align>center</wp:align>
              </wp:positionH>
              <wp:positionV relativeFrom="paragraph">
                <wp:posOffset>1549</wp:posOffset>
              </wp:positionV>
              <wp:extent cx="3891600" cy="35136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senet_demo.PNG"/>
                      <pic:cNvPicPr/>
                    </pic:nvPicPr>
                    <pic:blipFill>
                      <a:blip r:embed="rId22">
                        <a:extLst>
                          <a:ext uri="{28A0092B-C50C-407E-A947-70E740481C1C}">
                            <a14:useLocalDpi xmlns:a14="http://schemas.microsoft.com/office/drawing/2010/main" val="0"/>
                          </a:ext>
                        </a:extLst>
                      </a:blip>
                      <a:stretch>
                        <a:fillRect/>
                      </a:stretch>
                    </pic:blipFill>
                    <pic:spPr>
                      <a:xfrm>
                        <a:off x="0" y="0"/>
                        <a:ext cx="3891600" cy="3513600"/>
                      </a:xfrm>
                      <a:prstGeom prst="rect">
                        <a:avLst/>
                      </a:prstGeom>
                    </pic:spPr>
                  </pic:pic>
                </a:graphicData>
              </a:graphic>
              <wp14:sizeRelH relativeFrom="margin">
                <wp14:pctWidth>0</wp14:pctWidth>
              </wp14:sizeRelH>
              <wp14:sizeRelV relativeFrom="margin">
                <wp14:pctHeight>0</wp14:pctHeight>
              </wp14:sizeRelV>
            </wp:anchor>
          </w:drawing>
        </w:r>
      </w:ins>
    </w:p>
    <w:p w:rsidR="00E713ED" w:rsidRPr="007C437A" w:rsidRDefault="00E713ED" w:rsidP="00240203">
      <w:pPr>
        <w:rPr>
          <w:ins w:id="7015" w:author="Arthur Parmentier" w:date="2020-05-18T15:23:00Z"/>
          <w:rPrChange w:id="7016" w:author="Arthur Parmentier" w:date="2020-06-07T15:27:00Z">
            <w:rPr>
              <w:ins w:id="7017" w:author="Arthur Parmentier" w:date="2020-05-18T15:23:00Z"/>
            </w:rPr>
          </w:rPrChange>
        </w:rPr>
      </w:pPr>
      <w:ins w:id="7018" w:author="Arthur Parmentier" w:date="2020-05-18T15:21:00Z">
        <w:r w:rsidRPr="007C437A">
          <w:rPr>
            <w:rPrChange w:id="7019" w:author="Arthur Parmentier" w:date="2020-06-07T15:27:00Z">
              <w:rPr/>
            </w:rPrChange>
          </w:rPr>
          <w:t>PoseNet allows the user</w:t>
        </w:r>
      </w:ins>
      <w:ins w:id="7020" w:author="Arthur Parmentier" w:date="2020-05-18T15:22:00Z">
        <w:r w:rsidR="006F7BD1" w:rsidRPr="007C437A">
          <w:rPr>
            <w:rPrChange w:id="7021" w:author="Arthur Parmentier" w:date="2020-06-07T15:27:00Z">
              <w:rPr/>
            </w:rPrChange>
          </w:rPr>
          <w:t xml:space="preserve"> to choose different models and </w:t>
        </w:r>
      </w:ins>
      <w:ins w:id="7022" w:author="Arthur Parmentier" w:date="2020-05-18T15:23:00Z">
        <w:r w:rsidR="006F7BD1" w:rsidRPr="007C437A">
          <w:rPr>
            <w:rPrChange w:id="7023" w:author="Arthur Parmentier" w:date="2020-06-07T15:27:00Z">
              <w:rPr/>
            </w:rPrChange>
          </w:rPr>
          <w:t>internal parameters that will affect its performance</w:t>
        </w:r>
        <w:r w:rsidR="00CE53C0" w:rsidRPr="007C437A">
          <w:rPr>
            <w:rPrChange w:id="7024" w:author="Arthur Parmentier" w:date="2020-06-07T15:27:00Z">
              <w:rPr/>
            </w:rPrChange>
          </w:rPr>
          <w:t>:</w:t>
        </w:r>
      </w:ins>
    </w:p>
    <w:p w:rsidR="00CE53C0" w:rsidRPr="007C437A" w:rsidRDefault="00CE53C0" w:rsidP="00CE53C0">
      <w:pPr>
        <w:pStyle w:val="Paragraphedeliste"/>
        <w:numPr>
          <w:ilvl w:val="0"/>
          <w:numId w:val="24"/>
        </w:numPr>
        <w:rPr>
          <w:ins w:id="7025" w:author="Arthur Parmentier" w:date="2020-05-18T15:24:00Z"/>
          <w:rPrChange w:id="7026" w:author="Arthur Parmentier" w:date="2020-06-07T15:27:00Z">
            <w:rPr>
              <w:ins w:id="7027" w:author="Arthur Parmentier" w:date="2020-05-18T15:24:00Z"/>
            </w:rPr>
          </w:rPrChange>
        </w:rPr>
      </w:pPr>
      <w:ins w:id="7028" w:author="Arthur Parmentier" w:date="2020-05-18T15:23:00Z">
        <w:r w:rsidRPr="007C437A">
          <w:rPr>
            <w:rPrChange w:id="7029" w:author="Arthur Parmentier" w:date="2020-06-07T15:27:00Z">
              <w:rPr/>
            </w:rPrChange>
          </w:rPr>
          <w:t>The architecture of the mo</w:t>
        </w:r>
      </w:ins>
      <w:ins w:id="7030" w:author="Arthur Parmentier" w:date="2020-05-18T15:24:00Z">
        <w:r w:rsidRPr="007C437A">
          <w:rPr>
            <w:rPrChange w:id="7031" w:author="Arthur Parmentier" w:date="2020-06-07T15:27:00Z">
              <w:rPr/>
            </w:rPrChange>
          </w:rPr>
          <w:t>del (MobileNet or ResNet)</w:t>
        </w:r>
      </w:ins>
    </w:p>
    <w:p w:rsidR="00CE53C0" w:rsidRPr="007C437A" w:rsidRDefault="00CE53C0" w:rsidP="00CE53C0">
      <w:pPr>
        <w:pStyle w:val="Paragraphedeliste"/>
        <w:numPr>
          <w:ilvl w:val="0"/>
          <w:numId w:val="24"/>
        </w:numPr>
        <w:rPr>
          <w:ins w:id="7032" w:author="Arthur Parmentier" w:date="2020-05-18T15:27:00Z"/>
          <w:rPrChange w:id="7033" w:author="Arthur Parmentier" w:date="2020-06-07T15:27:00Z">
            <w:rPr>
              <w:ins w:id="7034" w:author="Arthur Parmentier" w:date="2020-05-18T15:27:00Z"/>
            </w:rPr>
          </w:rPrChange>
        </w:rPr>
      </w:pPr>
      <w:ins w:id="7035" w:author="Arthur Parmentier" w:date="2020-05-18T15:24:00Z">
        <w:r w:rsidRPr="007C437A">
          <w:rPr>
            <w:rPrChange w:id="7036" w:author="Arthur Parmentier" w:date="2020-06-07T15:27:00Z">
              <w:rPr/>
            </w:rPrChange>
          </w:rPr>
          <w:t xml:space="preserve">The input resolution of the </w:t>
        </w:r>
      </w:ins>
      <w:ins w:id="7037" w:author="Arthur Parmentier" w:date="2020-05-18T15:25:00Z">
        <w:r w:rsidR="00266B08" w:rsidRPr="007C437A">
          <w:rPr>
            <w:rPrChange w:id="7038" w:author="Arthur Parmentier" w:date="2020-06-07T15:27:00Z">
              <w:rPr/>
            </w:rPrChange>
          </w:rPr>
          <w:t>video input</w:t>
        </w:r>
      </w:ins>
    </w:p>
    <w:p w:rsidR="00266B08" w:rsidRPr="007C437A" w:rsidRDefault="00266B08" w:rsidP="00CE53C0">
      <w:pPr>
        <w:pStyle w:val="Paragraphedeliste"/>
        <w:numPr>
          <w:ilvl w:val="0"/>
          <w:numId w:val="24"/>
        </w:numPr>
        <w:rPr>
          <w:ins w:id="7039" w:author="Arthur Parmentier" w:date="2020-05-18T15:27:00Z"/>
          <w:rPrChange w:id="7040" w:author="Arthur Parmentier" w:date="2020-06-07T15:27:00Z">
            <w:rPr>
              <w:ins w:id="7041" w:author="Arthur Parmentier" w:date="2020-05-18T15:27:00Z"/>
            </w:rPr>
          </w:rPrChange>
        </w:rPr>
      </w:pPr>
      <w:ins w:id="7042" w:author="Arthur Parmentier" w:date="2020-05-18T15:27:00Z">
        <w:r w:rsidRPr="007C437A">
          <w:rPr>
            <w:rPrChange w:id="7043" w:author="Arthur Parmentier" w:date="2020-06-07T15:27:00Z">
              <w:rPr/>
            </w:rPrChange>
          </w:rPr>
          <w:t>The output stride of the model</w:t>
        </w:r>
      </w:ins>
    </w:p>
    <w:p w:rsidR="00266B08" w:rsidRPr="007C437A" w:rsidRDefault="00266B08" w:rsidP="00CE53C0">
      <w:pPr>
        <w:pStyle w:val="Paragraphedeliste"/>
        <w:numPr>
          <w:ilvl w:val="0"/>
          <w:numId w:val="24"/>
        </w:numPr>
        <w:rPr>
          <w:ins w:id="7044" w:author="Arthur Parmentier" w:date="2020-05-18T15:28:00Z"/>
          <w:rPrChange w:id="7045" w:author="Arthur Parmentier" w:date="2020-06-07T15:27:00Z">
            <w:rPr>
              <w:ins w:id="7046" w:author="Arthur Parmentier" w:date="2020-05-18T15:28:00Z"/>
            </w:rPr>
          </w:rPrChange>
        </w:rPr>
      </w:pPr>
      <w:ins w:id="7047" w:author="Arthur Parmentier" w:date="2020-05-18T15:28:00Z">
        <w:r w:rsidRPr="007C437A">
          <w:rPr>
            <w:rPrChange w:id="7048" w:author="Arthur Parmentier" w:date="2020-06-07T15:27:00Z">
              <w:rPr/>
            </w:rPrChange>
          </w:rPr>
          <w:t>The depths of the convolution operations (for MobileNet only)</w:t>
        </w:r>
      </w:ins>
    </w:p>
    <w:p w:rsidR="00266B08" w:rsidRPr="007C437A" w:rsidRDefault="00266B08" w:rsidP="00CE53C0">
      <w:pPr>
        <w:pStyle w:val="Paragraphedeliste"/>
        <w:numPr>
          <w:ilvl w:val="0"/>
          <w:numId w:val="24"/>
        </w:numPr>
        <w:rPr>
          <w:ins w:id="7049" w:author="Arthur Parmentier" w:date="2020-05-18T15:29:00Z"/>
          <w:rPrChange w:id="7050" w:author="Arthur Parmentier" w:date="2020-06-07T15:27:00Z">
            <w:rPr>
              <w:ins w:id="7051" w:author="Arthur Parmentier" w:date="2020-05-18T15:29:00Z"/>
            </w:rPr>
          </w:rPrChange>
        </w:rPr>
      </w:pPr>
      <w:ins w:id="7052" w:author="Arthur Parmentier" w:date="2020-05-18T15:29:00Z">
        <w:r w:rsidRPr="007C437A">
          <w:rPr>
            <w:rPrChange w:id="7053" w:author="Arthur Parmentier" w:date="2020-06-07T15:27:00Z">
              <w:rPr/>
            </w:rPrChange>
          </w:rPr>
          <w:t>The size of the model (ResNet only</w:t>
        </w:r>
        <w:r w:rsidR="005C78CB" w:rsidRPr="007C437A">
          <w:rPr>
            <w:rPrChange w:id="7054" w:author="Arthur Parmentier" w:date="2020-06-07T15:27:00Z">
              <w:rPr/>
            </w:rPrChange>
          </w:rPr>
          <w:t>, only affects loading time</w:t>
        </w:r>
        <w:r w:rsidRPr="007C437A">
          <w:rPr>
            <w:rPrChange w:id="7055" w:author="Arthur Parmentier" w:date="2020-06-07T15:27:00Z">
              <w:rPr/>
            </w:rPrChange>
          </w:rPr>
          <w:t>)</w:t>
        </w:r>
      </w:ins>
    </w:p>
    <w:p w:rsidR="00DA3D9A" w:rsidRPr="007C437A" w:rsidRDefault="00CE7ED8">
      <w:pPr>
        <w:rPr>
          <w:ins w:id="7056" w:author="Arthur Parmentier" w:date="2020-05-22T20:13:00Z"/>
          <w:rPrChange w:id="7057" w:author="Arthur Parmentier" w:date="2020-06-07T15:27:00Z">
            <w:rPr>
              <w:ins w:id="7058" w:author="Arthur Parmentier" w:date="2020-05-22T20:13:00Z"/>
            </w:rPr>
          </w:rPrChange>
        </w:rPr>
      </w:pPr>
      <w:ins w:id="7059" w:author="Arthur Parmentier" w:date="2020-05-18T17:10:00Z">
        <w:r w:rsidRPr="007C437A">
          <w:rPr>
            <w:rPrChange w:id="7060" w:author="Arthur Parmentier" w:date="2020-06-07T15:27:00Z">
              <w:rPr/>
            </w:rPrChange>
          </w:rPr>
          <w:t xml:space="preserve">With these settings, the user can adapt the model to its </w:t>
        </w:r>
      </w:ins>
      <w:ins w:id="7061" w:author="Arthur Parmentier" w:date="2020-05-18T17:13:00Z">
        <w:r w:rsidR="000C5075" w:rsidRPr="007C437A">
          <w:rPr>
            <w:rPrChange w:id="7062" w:author="Arthur Parmentier" w:date="2020-06-07T15:27:00Z">
              <w:rPr/>
            </w:rPrChange>
          </w:rPr>
          <w:t>hardware</w:t>
        </w:r>
      </w:ins>
      <w:ins w:id="7063" w:author="Arthur Parmentier" w:date="2020-05-18T17:10:00Z">
        <w:r w:rsidRPr="007C437A">
          <w:rPr>
            <w:rPrChange w:id="7064" w:author="Arthur Parmentier" w:date="2020-06-07T15:27:00Z">
              <w:rPr/>
            </w:rPrChange>
          </w:rPr>
          <w:t xml:space="preserve"> </w:t>
        </w:r>
      </w:ins>
      <w:ins w:id="7065" w:author="Arthur Parmentier" w:date="2020-05-19T10:00:00Z">
        <w:r w:rsidR="00674C10" w:rsidRPr="007C437A">
          <w:rPr>
            <w:rPrChange w:id="7066" w:author="Arthur Parmentier" w:date="2020-06-07T15:27:00Z">
              <w:rPr/>
            </w:rPrChange>
          </w:rPr>
          <w:t>to get the best performance.</w:t>
        </w:r>
      </w:ins>
    </w:p>
    <w:p w:rsidR="00FF0413" w:rsidRPr="007C437A" w:rsidRDefault="00F66CEC">
      <w:pPr>
        <w:rPr>
          <w:ins w:id="7067" w:author="Arthur Parmentier" w:date="2020-05-19T10:00:00Z"/>
          <w:rPrChange w:id="7068" w:author="Arthur Parmentier" w:date="2020-06-07T15:27:00Z">
            <w:rPr>
              <w:ins w:id="7069" w:author="Arthur Parmentier" w:date="2020-05-19T10:00:00Z"/>
            </w:rPr>
          </w:rPrChange>
        </w:rPr>
      </w:pPr>
      <w:ins w:id="7070" w:author="Arthur Parmentier" w:date="2020-05-23T09:45:00Z">
        <w:r w:rsidRPr="007C437A">
          <w:rPr>
            <w:rPrChange w:id="7071" w:author="Arthur Parmentier" w:date="2020-06-07T15:27:00Z">
              <w:rPr/>
            </w:rPrChange>
          </w:rPr>
          <w:t>We will discuss the optimal performance settings in a next section.</w:t>
        </w:r>
      </w:ins>
    </w:p>
    <w:p w:rsidR="005B0B86" w:rsidRPr="007C437A" w:rsidRDefault="005B0B86">
      <w:pPr>
        <w:pStyle w:val="Titre5"/>
        <w:rPr>
          <w:ins w:id="7072" w:author="Arthur Parmentier" w:date="2020-05-19T15:54:00Z"/>
          <w:rPrChange w:id="7073" w:author="Arthur Parmentier" w:date="2020-06-07T15:27:00Z">
            <w:rPr>
              <w:ins w:id="7074" w:author="Arthur Parmentier" w:date="2020-05-19T15:54:00Z"/>
            </w:rPr>
          </w:rPrChange>
        </w:rPr>
        <w:pPrChange w:id="7075" w:author="Arthur Parmentier" w:date="2020-05-19T15:54:00Z">
          <w:pPr/>
        </w:pPrChange>
      </w:pPr>
      <w:ins w:id="7076" w:author="Arthur Parmentier" w:date="2020-05-19T15:54:00Z">
        <w:r w:rsidRPr="007C437A">
          <w:rPr>
            <w:rPrChange w:id="7077" w:author="Arthur Parmentier" w:date="2020-06-07T15:27:00Z">
              <w:rPr/>
            </w:rPrChange>
          </w:rPr>
          <w:t>PoseNet advantages</w:t>
        </w:r>
      </w:ins>
    </w:p>
    <w:p w:rsidR="00674C10" w:rsidRPr="007C437A" w:rsidRDefault="00674C10">
      <w:pPr>
        <w:rPr>
          <w:ins w:id="7078" w:author="Arthur Parmentier" w:date="2020-05-19T10:01:00Z"/>
          <w:rPrChange w:id="7079" w:author="Arthur Parmentier" w:date="2020-06-07T15:27:00Z">
            <w:rPr>
              <w:ins w:id="7080" w:author="Arthur Parmentier" w:date="2020-05-19T10:01:00Z"/>
            </w:rPr>
          </w:rPrChange>
        </w:rPr>
      </w:pPr>
      <w:ins w:id="7081" w:author="Arthur Parmentier" w:date="2020-05-19T10:01:00Z">
        <w:r w:rsidRPr="007C437A">
          <w:rPr>
            <w:rPrChange w:id="7082" w:author="Arthur Parmentier" w:date="2020-06-07T15:27:00Z">
              <w:rPr/>
            </w:rPrChange>
          </w:rPr>
          <w:t xml:space="preserve">PoseNet has several advantages to its concurrent </w:t>
        </w:r>
      </w:ins>
      <w:ins w:id="7083" w:author="Arthur Parmentier" w:date="2020-05-23T09:50:00Z">
        <w:r w:rsidR="00C52DE9" w:rsidRPr="007C437A">
          <w:rPr>
            <w:rPrChange w:id="7084" w:author="Arthur Parmentier" w:date="2020-06-07T15:27:00Z">
              <w:rPr/>
            </w:rPrChange>
          </w:rPr>
          <w:t>technologies:</w:t>
        </w:r>
      </w:ins>
    </w:p>
    <w:p w:rsidR="00674C10" w:rsidRPr="007C437A" w:rsidRDefault="00674C10" w:rsidP="00674C10">
      <w:pPr>
        <w:pStyle w:val="Paragraphedeliste"/>
        <w:numPr>
          <w:ilvl w:val="0"/>
          <w:numId w:val="25"/>
        </w:numPr>
        <w:rPr>
          <w:ins w:id="7085" w:author="Arthur Parmentier" w:date="2020-05-19T10:08:00Z"/>
          <w:rPrChange w:id="7086" w:author="Arthur Parmentier" w:date="2020-06-07T15:27:00Z">
            <w:rPr>
              <w:ins w:id="7087" w:author="Arthur Parmentier" w:date="2020-05-19T10:08:00Z"/>
            </w:rPr>
          </w:rPrChange>
        </w:rPr>
      </w:pPr>
      <w:ins w:id="7088" w:author="Arthur Parmentier" w:date="2020-05-19T10:01:00Z">
        <w:r w:rsidRPr="007C437A">
          <w:rPr>
            <w:rPrChange w:id="7089" w:author="Arthur Parmentier" w:date="2020-06-07T15:27:00Z">
              <w:rPr/>
            </w:rPrChange>
          </w:rPr>
          <w:t>It takes it input from a webcam or any video input that can be recognize</w:t>
        </w:r>
      </w:ins>
      <w:ins w:id="7090" w:author="Arthur Parmentier" w:date="2020-05-19T10:02:00Z">
        <w:r w:rsidRPr="007C437A">
          <w:rPr>
            <w:rPrChange w:id="7091" w:author="Arthur Parmentier" w:date="2020-06-07T15:27:00Z">
              <w:rPr/>
            </w:rPrChange>
          </w:rPr>
          <w:t>d by the computer,</w:t>
        </w:r>
      </w:ins>
      <w:ins w:id="7092" w:author="Arthur Parmentier" w:date="2020-05-19T10:08:00Z">
        <w:r w:rsidRPr="007C437A">
          <w:rPr>
            <w:rPrChange w:id="7093" w:author="Arthur Parmentier" w:date="2020-06-07T15:27:00Z">
              <w:rPr/>
            </w:rPrChange>
          </w:rPr>
          <w:t xml:space="preserve"> so that</w:t>
        </w:r>
      </w:ins>
    </w:p>
    <w:p w:rsidR="00674C10" w:rsidRPr="007C437A" w:rsidRDefault="00674C10" w:rsidP="00674C10">
      <w:pPr>
        <w:pStyle w:val="Paragraphedeliste"/>
        <w:numPr>
          <w:ilvl w:val="1"/>
          <w:numId w:val="25"/>
        </w:numPr>
        <w:rPr>
          <w:ins w:id="7094" w:author="Arthur Parmentier" w:date="2020-05-19T10:09:00Z"/>
          <w:rPrChange w:id="7095" w:author="Arthur Parmentier" w:date="2020-06-07T15:27:00Z">
            <w:rPr>
              <w:ins w:id="7096" w:author="Arthur Parmentier" w:date="2020-05-19T10:09:00Z"/>
            </w:rPr>
          </w:rPrChange>
        </w:rPr>
      </w:pPr>
      <w:ins w:id="7097" w:author="Arthur Parmentier" w:date="2020-05-19T10:09:00Z">
        <w:r w:rsidRPr="007C437A">
          <w:rPr>
            <w:rPrChange w:id="7098" w:author="Arthur Parmentier" w:date="2020-06-07T15:27:00Z">
              <w:rPr/>
            </w:rPrChange>
          </w:rPr>
          <w:t>For many laptops with integrated webcam, there is no need of external hardware</w:t>
        </w:r>
      </w:ins>
    </w:p>
    <w:p w:rsidR="00674C10" w:rsidRPr="007C437A" w:rsidRDefault="006A67AC">
      <w:pPr>
        <w:pStyle w:val="Paragraphedeliste"/>
        <w:numPr>
          <w:ilvl w:val="1"/>
          <w:numId w:val="25"/>
        </w:numPr>
        <w:rPr>
          <w:ins w:id="7099" w:author="Arthur Parmentier" w:date="2020-05-19T10:03:00Z"/>
          <w:rPrChange w:id="7100" w:author="Arthur Parmentier" w:date="2020-06-07T15:27:00Z">
            <w:rPr>
              <w:ins w:id="7101" w:author="Arthur Parmentier" w:date="2020-05-19T10:03:00Z"/>
            </w:rPr>
          </w:rPrChange>
        </w:rPr>
        <w:pPrChange w:id="7102" w:author="Arthur Parmentier" w:date="2020-05-19T10:08:00Z">
          <w:pPr>
            <w:pStyle w:val="Paragraphedeliste"/>
            <w:numPr>
              <w:numId w:val="25"/>
            </w:numPr>
            <w:ind w:hanging="360"/>
          </w:pPr>
        </w:pPrChange>
      </w:pPr>
      <w:ins w:id="7103" w:author="Arthur Parmentier" w:date="2020-05-19T10:09:00Z">
        <w:r w:rsidRPr="007C437A">
          <w:rPr>
            <w:rPrChange w:id="7104" w:author="Arthur Parmentier" w:date="2020-06-07T15:27:00Z">
              <w:rPr/>
            </w:rPrChange>
          </w:rPr>
          <w:t>It can be used with very common</w:t>
        </w:r>
      </w:ins>
      <w:ins w:id="7105" w:author="Arthur Parmentier" w:date="2020-05-19T10:10:00Z">
        <w:r w:rsidRPr="007C437A">
          <w:rPr>
            <w:rPrChange w:id="7106" w:author="Arthur Parmentier" w:date="2020-06-07T15:27:00Z">
              <w:rPr/>
            </w:rPrChange>
          </w:rPr>
          <w:t xml:space="preserve"> and cheap</w:t>
        </w:r>
      </w:ins>
      <w:ins w:id="7107" w:author="Arthur Parmentier" w:date="2020-05-19T10:09:00Z">
        <w:r w:rsidRPr="007C437A">
          <w:rPr>
            <w:rPrChange w:id="7108" w:author="Arthur Parmentier" w:date="2020-06-07T15:27:00Z">
              <w:rPr/>
            </w:rPrChange>
          </w:rPr>
          <w:t xml:space="preserve"> ha</w:t>
        </w:r>
      </w:ins>
      <w:ins w:id="7109" w:author="Arthur Parmentier" w:date="2020-05-19T10:10:00Z">
        <w:r w:rsidRPr="007C437A">
          <w:rPr>
            <w:rPrChange w:id="7110" w:author="Arthur Parmentier" w:date="2020-06-07T15:27:00Z">
              <w:rPr/>
            </w:rPrChange>
          </w:rPr>
          <w:t>rdware in case the computer does not have its own webcam, making the costs typically very low</w:t>
        </w:r>
      </w:ins>
    </w:p>
    <w:p w:rsidR="00674C10" w:rsidRPr="007C437A" w:rsidRDefault="00674C10" w:rsidP="00674C10">
      <w:pPr>
        <w:pStyle w:val="Paragraphedeliste"/>
        <w:numPr>
          <w:ilvl w:val="0"/>
          <w:numId w:val="25"/>
        </w:numPr>
        <w:rPr>
          <w:ins w:id="7111" w:author="Arthur Parmentier" w:date="2020-05-19T10:06:00Z"/>
          <w:rPrChange w:id="7112" w:author="Arthur Parmentier" w:date="2020-06-07T15:27:00Z">
            <w:rPr>
              <w:ins w:id="7113" w:author="Arthur Parmentier" w:date="2020-05-19T10:06:00Z"/>
            </w:rPr>
          </w:rPrChange>
        </w:rPr>
      </w:pPr>
      <w:ins w:id="7114" w:author="Arthur Parmentier" w:date="2020-05-19T10:05:00Z">
        <w:r w:rsidRPr="007C437A">
          <w:rPr>
            <w:rPrChange w:id="7115" w:author="Arthur Parmentier" w:date="2020-06-07T15:27:00Z">
              <w:rPr/>
            </w:rPrChange>
          </w:rPr>
          <w:lastRenderedPageBreak/>
          <w:t xml:space="preserve">It provides a direct feedback of its accuracy to the user by overlapping the skeleton joints with the video, allowing users to change </w:t>
        </w:r>
      </w:ins>
      <w:ins w:id="7116" w:author="Arthur Parmentier" w:date="2020-05-19T10:06:00Z">
        <w:r w:rsidRPr="007C437A">
          <w:rPr>
            <w:rPrChange w:id="7117" w:author="Arthur Parmentier" w:date="2020-06-07T15:27:00Z">
              <w:rPr/>
            </w:rPrChange>
          </w:rPr>
          <w:t>settings according to how good they see the model performing</w:t>
        </w:r>
      </w:ins>
    </w:p>
    <w:p w:rsidR="00674C10" w:rsidRPr="007C437A" w:rsidRDefault="00B1735D" w:rsidP="00674C10">
      <w:pPr>
        <w:pStyle w:val="Paragraphedeliste"/>
        <w:numPr>
          <w:ilvl w:val="0"/>
          <w:numId w:val="25"/>
        </w:numPr>
        <w:rPr>
          <w:ins w:id="7118" w:author="Arthur Parmentier" w:date="2020-05-19T10:19:00Z"/>
          <w:rPrChange w:id="7119" w:author="Arthur Parmentier" w:date="2020-06-07T15:27:00Z">
            <w:rPr>
              <w:ins w:id="7120" w:author="Arthur Parmentier" w:date="2020-05-19T10:19:00Z"/>
            </w:rPr>
          </w:rPrChange>
        </w:rPr>
      </w:pPr>
      <w:ins w:id="7121" w:author="Arthur Parmentier" w:date="2020-05-19T10:11:00Z">
        <w:r w:rsidRPr="007C437A">
          <w:rPr>
            <w:rPrChange w:id="7122" w:author="Arthur Parmentier" w:date="2020-06-07T15:27:00Z">
              <w:rPr/>
            </w:rPrChange>
          </w:rPr>
          <w:t>It</w:t>
        </w:r>
      </w:ins>
      <w:ins w:id="7123" w:author="Arthur Parmentier" w:date="2020-05-19T10:13:00Z">
        <w:r w:rsidRPr="007C437A">
          <w:rPr>
            <w:rPrChange w:id="7124" w:author="Arthur Parmentier" w:date="2020-06-07T15:27:00Z">
              <w:rPr/>
            </w:rPrChange>
          </w:rPr>
          <w:t xml:space="preserve"> is </w:t>
        </w:r>
      </w:ins>
      <w:ins w:id="7125" w:author="Arthur Parmentier" w:date="2020-05-19T10:15:00Z">
        <w:r w:rsidRPr="007C437A">
          <w:rPr>
            <w:rPrChange w:id="7126" w:author="Arthur Parmentier" w:date="2020-06-07T15:27:00Z">
              <w:rPr/>
            </w:rPrChange>
          </w:rPr>
          <w:t xml:space="preserve">an </w:t>
        </w:r>
      </w:ins>
      <w:ins w:id="7127" w:author="Arthur Parmentier" w:date="2020-05-19T10:13:00Z">
        <w:r w:rsidRPr="007C437A">
          <w:rPr>
            <w:rPrChange w:id="7128" w:author="Arthur Parmentier" w:date="2020-06-07T15:27:00Z">
              <w:rPr/>
            </w:rPrChange>
          </w:rPr>
          <w:t>open</w:t>
        </w:r>
      </w:ins>
      <w:ins w:id="7129" w:author="Arthur Parmentier" w:date="2020-05-19T10:15:00Z">
        <w:r w:rsidRPr="007C437A">
          <w:rPr>
            <w:rPrChange w:id="7130" w:author="Arthur Parmentier" w:date="2020-06-07T15:27:00Z">
              <w:rPr/>
            </w:rPrChange>
          </w:rPr>
          <w:t>-</w:t>
        </w:r>
      </w:ins>
      <w:ins w:id="7131" w:author="Arthur Parmentier" w:date="2020-05-19T10:13:00Z">
        <w:r w:rsidRPr="007C437A">
          <w:rPr>
            <w:rPrChange w:id="7132" w:author="Arthur Parmentier" w:date="2020-06-07T15:27:00Z">
              <w:rPr/>
            </w:rPrChange>
          </w:rPr>
          <w:t>source</w:t>
        </w:r>
      </w:ins>
      <w:ins w:id="7133" w:author="Arthur Parmentier" w:date="2020-05-19T10:15:00Z">
        <w:r w:rsidRPr="007C437A">
          <w:rPr>
            <w:rPrChange w:id="7134" w:author="Arthur Parmentier" w:date="2020-06-07T15:27:00Z">
              <w:rPr/>
            </w:rPrChange>
          </w:rPr>
          <w:t xml:space="preserve"> project</w:t>
        </w:r>
      </w:ins>
      <w:ins w:id="7135" w:author="Arthur Parmentier" w:date="2020-05-19T10:17:00Z">
        <w:r w:rsidRPr="007C437A">
          <w:rPr>
            <w:rPrChange w:id="7136" w:author="Arthur Parmentier" w:date="2020-06-07T15:27:00Z">
              <w:rPr/>
            </w:rPrChange>
          </w:rPr>
          <w:t>, led by giants (Google…)</w:t>
        </w:r>
      </w:ins>
      <w:ins w:id="7137" w:author="Arthur Parmentier" w:date="2020-05-19T10:19:00Z">
        <w:r w:rsidRPr="007C437A">
          <w:rPr>
            <w:rPrChange w:id="7138" w:author="Arthur Parmentier" w:date="2020-06-07T15:27:00Z">
              <w:rPr/>
            </w:rPrChange>
          </w:rPr>
          <w:t xml:space="preserve"> and</w:t>
        </w:r>
      </w:ins>
      <w:ins w:id="7139" w:author="Arthur Parmentier" w:date="2020-05-19T10:17:00Z">
        <w:r w:rsidRPr="007C437A">
          <w:rPr>
            <w:rPrChange w:id="7140" w:author="Arthur Parmentier" w:date="2020-06-07T15:27:00Z">
              <w:rPr/>
            </w:rPrChange>
          </w:rPr>
          <w:t xml:space="preserve"> supported by a </w:t>
        </w:r>
      </w:ins>
      <w:ins w:id="7141" w:author="Arthur Parmentier" w:date="2020-05-19T10:18:00Z">
        <w:r w:rsidRPr="007C437A">
          <w:rPr>
            <w:rPrChange w:id="7142" w:author="Arthur Parmentier" w:date="2020-06-07T15:27:00Z">
              <w:rPr/>
            </w:rPrChange>
          </w:rPr>
          <w:t xml:space="preserve">vast </w:t>
        </w:r>
      </w:ins>
      <w:ins w:id="7143" w:author="Arthur Parmentier" w:date="2020-05-19T10:17:00Z">
        <w:r w:rsidRPr="007C437A">
          <w:rPr>
            <w:rPrChange w:id="7144" w:author="Arthur Parmentier" w:date="2020-06-07T15:27:00Z">
              <w:rPr/>
            </w:rPrChange>
          </w:rPr>
          <w:t>community</w:t>
        </w:r>
      </w:ins>
    </w:p>
    <w:p w:rsidR="000D15D8" w:rsidRPr="007C437A" w:rsidRDefault="008E45E0" w:rsidP="00674C10">
      <w:pPr>
        <w:pStyle w:val="Paragraphedeliste"/>
        <w:numPr>
          <w:ilvl w:val="0"/>
          <w:numId w:val="25"/>
        </w:numPr>
        <w:rPr>
          <w:ins w:id="7145" w:author="Arthur Parmentier" w:date="2020-05-19T10:23:00Z"/>
          <w:rPrChange w:id="7146" w:author="Arthur Parmentier" w:date="2020-06-07T15:27:00Z">
            <w:rPr>
              <w:ins w:id="7147" w:author="Arthur Parmentier" w:date="2020-05-19T10:23:00Z"/>
            </w:rPr>
          </w:rPrChange>
        </w:rPr>
      </w:pPr>
      <w:ins w:id="7148" w:author="Arthur Parmentier" w:date="2020-05-19T10:20:00Z">
        <w:r w:rsidRPr="007C437A">
          <w:rPr>
            <w:rPrChange w:id="7149" w:author="Arthur Parmentier" w:date="2020-06-07T15:27:00Z">
              <w:rPr/>
            </w:rPrChange>
          </w:rPr>
          <w:t>It is still un</w:t>
        </w:r>
      </w:ins>
      <w:ins w:id="7150" w:author="Arthur Parmentier" w:date="2020-05-19T10:21:00Z">
        <w:r w:rsidRPr="007C437A">
          <w:rPr>
            <w:rPrChange w:id="7151" w:author="Arthur Parmentier" w:date="2020-06-07T15:27:00Z">
              <w:rPr/>
            </w:rPrChange>
          </w:rPr>
          <w:t xml:space="preserve">der development and will probably continue to be improved over the years, </w:t>
        </w:r>
      </w:ins>
      <w:ins w:id="7152" w:author="Arthur Parmentier" w:date="2020-05-19T10:22:00Z">
        <w:r w:rsidRPr="007C437A">
          <w:rPr>
            <w:rPrChange w:id="7153" w:author="Arthur Parmentier" w:date="2020-06-07T15:27:00Z">
              <w:rPr/>
            </w:rPrChange>
          </w:rPr>
          <w:t>so it has a much greater potential than hardware-dependent solutions that are getting obsolete very fast</w:t>
        </w:r>
      </w:ins>
    </w:p>
    <w:p w:rsidR="003C7CC5" w:rsidRPr="007C437A" w:rsidRDefault="003C7CC5" w:rsidP="00674C10">
      <w:pPr>
        <w:pStyle w:val="Paragraphedeliste"/>
        <w:numPr>
          <w:ilvl w:val="0"/>
          <w:numId w:val="25"/>
        </w:numPr>
        <w:rPr>
          <w:ins w:id="7154" w:author="Arthur Parmentier" w:date="2020-05-19T11:12:00Z"/>
          <w:rPrChange w:id="7155" w:author="Arthur Parmentier" w:date="2020-06-07T15:27:00Z">
            <w:rPr>
              <w:ins w:id="7156" w:author="Arthur Parmentier" w:date="2020-05-19T11:12:00Z"/>
            </w:rPr>
          </w:rPrChange>
        </w:rPr>
      </w:pPr>
      <w:ins w:id="7157" w:author="Arthur Parmentier" w:date="2020-05-19T10:24:00Z">
        <w:r w:rsidRPr="007C437A">
          <w:rPr>
            <w:rPrChange w:id="7158" w:author="Arthur Parmentier" w:date="2020-06-07T15:27:00Z">
              <w:rPr/>
            </w:rPrChange>
          </w:rPr>
          <w:t xml:space="preserve">It </w:t>
        </w:r>
      </w:ins>
      <w:ins w:id="7159" w:author="Arthur Parmentier" w:date="2020-05-19T11:12:00Z">
        <w:r w:rsidR="00A43D2B" w:rsidRPr="007C437A">
          <w:rPr>
            <w:rPrChange w:id="7160" w:author="Arthur Parmentier" w:date="2020-06-07T15:27:00Z">
              <w:rPr/>
            </w:rPrChange>
          </w:rPr>
          <w:t>integrates</w:t>
        </w:r>
      </w:ins>
      <w:ins w:id="7161" w:author="Arthur Parmentier" w:date="2020-05-19T11:11:00Z">
        <w:r w:rsidR="00A43D2B" w:rsidRPr="007C437A">
          <w:rPr>
            <w:rPrChange w:id="7162" w:author="Arthur Parmentier" w:date="2020-06-07T15:27:00Z">
              <w:rPr/>
            </w:rPrChange>
          </w:rPr>
          <w:t xml:space="preserve"> with Max (and other systems) </w:t>
        </w:r>
      </w:ins>
      <w:ins w:id="7163" w:author="Arthur Parmentier" w:date="2020-05-19T11:12:00Z">
        <w:r w:rsidR="00A43D2B" w:rsidRPr="007C437A">
          <w:rPr>
            <w:rPrChange w:id="7164" w:author="Arthur Parmentier" w:date="2020-06-07T15:27:00Z">
              <w:rPr/>
            </w:rPrChange>
          </w:rPr>
          <w:t>very easily</w:t>
        </w:r>
        <w:r w:rsidR="001E1856" w:rsidRPr="007C437A">
          <w:rPr>
            <w:rPrChange w:id="7165" w:author="Arthur Parmentier" w:date="2020-06-07T15:27:00Z">
              <w:rPr/>
            </w:rPrChange>
          </w:rPr>
          <w:t xml:space="preserve"> as it can be run in a little</w:t>
        </w:r>
      </w:ins>
      <w:ins w:id="7166" w:author="Arthur Parmentier" w:date="2020-05-23T09:49:00Z">
        <w:r w:rsidR="009D2FFA" w:rsidRPr="007C437A">
          <w:rPr>
            <w:rPrChange w:id="7167" w:author="Arthur Parmentier" w:date="2020-06-07T15:27:00Z">
              <w:rPr/>
            </w:rPrChange>
          </w:rPr>
          <w:t xml:space="preserve"> node.js</w:t>
        </w:r>
      </w:ins>
      <w:ins w:id="7168" w:author="Arthur Parmentier" w:date="2020-05-19T11:12:00Z">
        <w:r w:rsidR="001E1856" w:rsidRPr="007C437A">
          <w:rPr>
            <w:rPrChange w:id="7169" w:author="Arthur Parmentier" w:date="2020-06-07T15:27:00Z">
              <w:rPr/>
            </w:rPrChange>
          </w:rPr>
          <w:t xml:space="preserve"> server</w:t>
        </w:r>
      </w:ins>
    </w:p>
    <w:p w:rsidR="00091253" w:rsidRPr="007C437A" w:rsidRDefault="00091253">
      <w:pPr>
        <w:pStyle w:val="Titre5"/>
        <w:rPr>
          <w:ins w:id="7170" w:author="Arthur Parmentier" w:date="2020-05-19T15:54:00Z"/>
          <w:rPrChange w:id="7171" w:author="Arthur Parmentier" w:date="2020-06-07T15:27:00Z">
            <w:rPr>
              <w:ins w:id="7172" w:author="Arthur Parmentier" w:date="2020-05-19T15:54:00Z"/>
            </w:rPr>
          </w:rPrChange>
        </w:rPr>
        <w:pPrChange w:id="7173" w:author="Arthur Parmentier" w:date="2020-05-19T15:54:00Z">
          <w:pPr/>
        </w:pPrChange>
      </w:pPr>
      <w:ins w:id="7174" w:author="Arthur Parmentier" w:date="2020-05-19T15:55:00Z">
        <w:r w:rsidRPr="007C437A">
          <w:rPr>
            <w:rPrChange w:id="7175" w:author="Arthur Parmentier" w:date="2020-06-07T15:27:00Z">
              <w:rPr/>
            </w:rPrChange>
          </w:rPr>
          <w:t>The main shortcoming of PoseNet: depth</w:t>
        </w:r>
      </w:ins>
    </w:p>
    <w:p w:rsidR="008F3623" w:rsidRPr="007C437A" w:rsidRDefault="00792D87" w:rsidP="008F3623">
      <w:pPr>
        <w:rPr>
          <w:ins w:id="7176" w:author="Arthur Parmentier" w:date="2020-05-19T15:29:00Z"/>
          <w:rPrChange w:id="7177" w:author="Arthur Parmentier" w:date="2020-06-07T15:27:00Z">
            <w:rPr>
              <w:ins w:id="7178" w:author="Arthur Parmentier" w:date="2020-05-19T15:29:00Z"/>
            </w:rPr>
          </w:rPrChange>
        </w:rPr>
      </w:pPr>
      <w:ins w:id="7179" w:author="Arthur Parmentier" w:date="2020-05-19T15:27:00Z">
        <w:r w:rsidRPr="007C437A">
          <w:rPr>
            <w:rPrChange w:id="7180" w:author="Arthur Parmentier" w:date="2020-06-07T15:27:00Z">
              <w:rPr/>
            </w:rPrChange>
          </w:rPr>
          <w:t>The only ma</w:t>
        </w:r>
      </w:ins>
      <w:ins w:id="7181" w:author="Arthur Parmentier" w:date="2020-05-19T15:28:00Z">
        <w:r w:rsidRPr="007C437A">
          <w:rPr>
            <w:rPrChange w:id="7182" w:author="Arthur Parmentier" w:date="2020-06-07T15:27:00Z">
              <w:rPr/>
            </w:rPrChange>
          </w:rPr>
          <w:t>j</w:t>
        </w:r>
      </w:ins>
      <w:ins w:id="7183" w:author="Arthur Parmentier" w:date="2020-05-19T15:27:00Z">
        <w:r w:rsidRPr="007C437A">
          <w:rPr>
            <w:rPrChange w:id="7184" w:author="Arthur Parmentier" w:date="2020-06-07T15:27:00Z">
              <w:rPr/>
            </w:rPrChange>
          </w:rPr>
          <w:t xml:space="preserve">or shortcoming of PoseNet </w:t>
        </w:r>
      </w:ins>
      <w:ins w:id="7185" w:author="Arthur Parmentier" w:date="2020-05-19T15:28:00Z">
        <w:r w:rsidRPr="007C437A">
          <w:rPr>
            <w:rPrChange w:id="7186" w:author="Arthur Parmentier" w:date="2020-06-07T15:27:00Z">
              <w:rPr/>
            </w:rPrChange>
          </w:rPr>
          <w:t>with respect to other motion tracki</w:t>
        </w:r>
      </w:ins>
      <w:ins w:id="7187" w:author="Arthur Parmentier" w:date="2020-05-19T15:29:00Z">
        <w:r w:rsidRPr="007C437A">
          <w:rPr>
            <w:rPrChange w:id="7188" w:author="Arthur Parmentier" w:date="2020-06-07T15:27:00Z">
              <w:rPr/>
            </w:rPrChange>
          </w:rPr>
          <w:t>ng systems is that it only operates in 2D and does not</w:t>
        </w:r>
      </w:ins>
      <w:ins w:id="7189" w:author="Arthur Parmentier" w:date="2020-06-03T17:49:00Z">
        <w:r w:rsidR="001F5AEC" w:rsidRPr="007C437A">
          <w:rPr>
            <w:rPrChange w:id="7190" w:author="Arthur Parmentier" w:date="2020-06-07T15:27:00Z">
              <w:rPr/>
            </w:rPrChange>
          </w:rPr>
          <w:t xml:space="preserve"> </w:t>
        </w:r>
      </w:ins>
      <w:ins w:id="7191" w:author="Arthur Parmentier" w:date="2020-06-03T17:50:00Z">
        <w:r w:rsidR="001F5AEC" w:rsidRPr="007C437A">
          <w:rPr>
            <w:rPrChange w:id="7192" w:author="Arthur Parmentier" w:date="2020-06-07T15:27:00Z">
              <w:rPr/>
            </w:rPrChange>
          </w:rPr>
          <w:t>model</w:t>
        </w:r>
      </w:ins>
      <w:ins w:id="7193" w:author="Arthur Parmentier" w:date="2020-05-19T15:29:00Z">
        <w:r w:rsidRPr="007C437A">
          <w:rPr>
            <w:rPrChange w:id="7194" w:author="Arthur Parmentier" w:date="2020-06-07T15:27:00Z">
              <w:rPr/>
            </w:rPrChange>
          </w:rPr>
          <w:t xml:space="preserve"> the depth of each</w:t>
        </w:r>
      </w:ins>
      <w:ins w:id="7195" w:author="Arthur Parmentier" w:date="2020-06-03T17:50:00Z">
        <w:r w:rsidR="001F5AEC" w:rsidRPr="007C437A">
          <w:rPr>
            <w:rPrChange w:id="7196" w:author="Arthur Parmentier" w:date="2020-06-07T15:27:00Z">
              <w:rPr/>
            </w:rPrChange>
          </w:rPr>
          <w:t xml:space="preserve"> body</w:t>
        </w:r>
      </w:ins>
      <w:ins w:id="7197" w:author="Arthur Parmentier" w:date="2020-05-19T15:29:00Z">
        <w:r w:rsidRPr="007C437A">
          <w:rPr>
            <w:rPrChange w:id="7198" w:author="Arthur Parmentier" w:date="2020-06-07T15:27:00Z">
              <w:rPr/>
            </w:rPrChange>
          </w:rPr>
          <w:t xml:space="preserve"> joint.</w:t>
        </w:r>
      </w:ins>
    </w:p>
    <w:p w:rsidR="00792D87" w:rsidRPr="007C437A" w:rsidRDefault="00792D87" w:rsidP="008F3623">
      <w:pPr>
        <w:rPr>
          <w:ins w:id="7199" w:author="Arthur Parmentier" w:date="2020-05-19T15:55:00Z"/>
          <w:rPrChange w:id="7200" w:author="Arthur Parmentier" w:date="2020-06-07T15:27:00Z">
            <w:rPr>
              <w:ins w:id="7201" w:author="Arthur Parmentier" w:date="2020-05-19T15:55:00Z"/>
            </w:rPr>
          </w:rPrChange>
        </w:rPr>
      </w:pPr>
      <w:ins w:id="7202" w:author="Arthur Parmentier" w:date="2020-05-19T15:29:00Z">
        <w:r w:rsidRPr="007C437A">
          <w:rPr>
            <w:rPrChange w:id="7203" w:author="Arthur Parmentier" w:date="2020-06-07T15:27:00Z">
              <w:rPr/>
            </w:rPrChange>
          </w:rPr>
          <w:t>As a workaround</w:t>
        </w:r>
      </w:ins>
      <w:ins w:id="7204" w:author="Arthur Parmentier" w:date="2020-05-19T15:30:00Z">
        <w:r w:rsidRPr="007C437A">
          <w:rPr>
            <w:rPrChange w:id="7205" w:author="Arthur Parmentier" w:date="2020-06-07T15:27:00Z">
              <w:rPr/>
            </w:rPrChange>
          </w:rPr>
          <w:t xml:space="preserve">, I first built a simple calibration process </w:t>
        </w:r>
      </w:ins>
      <w:ins w:id="7206" w:author="Arthur Parmentier" w:date="2020-06-03T17:50:00Z">
        <w:r w:rsidR="00AF2EC4" w:rsidRPr="007C437A">
          <w:rPr>
            <w:rPrChange w:id="7207" w:author="Arthur Parmentier" w:date="2020-06-07T15:27:00Z">
              <w:rPr/>
            </w:rPrChange>
          </w:rPr>
          <w:t>that</w:t>
        </w:r>
      </w:ins>
      <w:ins w:id="7208" w:author="Arthur Parmentier" w:date="2020-05-19T15:30:00Z">
        <w:r w:rsidRPr="007C437A">
          <w:rPr>
            <w:rPrChange w:id="7209" w:author="Arthur Parmentier" w:date="2020-06-07T15:27:00Z">
              <w:rPr/>
            </w:rPrChange>
          </w:rPr>
          <w:t xml:space="preserve"> allow</w:t>
        </w:r>
      </w:ins>
      <w:ins w:id="7210" w:author="Arthur Parmentier" w:date="2020-06-03T17:50:00Z">
        <w:r w:rsidR="00AF2EC4" w:rsidRPr="007C437A">
          <w:rPr>
            <w:rPrChange w:id="7211" w:author="Arthur Parmentier" w:date="2020-06-07T15:27:00Z">
              <w:rPr/>
            </w:rPrChange>
          </w:rPr>
          <w:t>ed</w:t>
        </w:r>
      </w:ins>
      <w:ins w:id="7212" w:author="Arthur Parmentier" w:date="2020-05-19T15:30:00Z">
        <w:r w:rsidRPr="007C437A">
          <w:rPr>
            <w:rPrChange w:id="7213" w:author="Arthur Parmentier" w:date="2020-06-07T15:27:00Z">
              <w:rPr/>
            </w:rPrChange>
          </w:rPr>
          <w:t xml:space="preserve"> to compute the depth of the </w:t>
        </w:r>
      </w:ins>
      <w:ins w:id="7214" w:author="Arthur Parmentier" w:date="2020-05-19T15:31:00Z">
        <w:r w:rsidRPr="007C437A">
          <w:rPr>
            <w:rPrChange w:id="7215" w:author="Arthur Parmentier" w:date="2020-06-07T15:27:00Z">
              <w:rPr/>
            </w:rPrChange>
          </w:rPr>
          <w:t>torso of the user as well as its angle to the camera</w:t>
        </w:r>
      </w:ins>
      <w:ins w:id="7216" w:author="Arthur Parmentier" w:date="2020-06-03T17:50:00Z">
        <w:r w:rsidR="00904AF3" w:rsidRPr="007C437A">
          <w:rPr>
            <w:rPrChange w:id="7217" w:author="Arthur Parmentier" w:date="2020-06-07T15:27:00Z">
              <w:rPr/>
            </w:rPrChange>
          </w:rPr>
          <w:t>.</w:t>
        </w:r>
      </w:ins>
      <w:ins w:id="7218" w:author="Arthur Parmentier" w:date="2020-05-19T15:31:00Z">
        <w:r w:rsidRPr="007C437A">
          <w:rPr>
            <w:rPrChange w:id="7219" w:author="Arthur Parmentier" w:date="2020-06-07T15:27:00Z">
              <w:rPr/>
            </w:rPrChange>
          </w:rPr>
          <w:t xml:space="preserve"> </w:t>
        </w:r>
      </w:ins>
      <w:ins w:id="7220" w:author="Arthur Parmentier" w:date="2020-06-03T17:50:00Z">
        <w:r w:rsidR="00904AF3" w:rsidRPr="007C437A">
          <w:rPr>
            <w:rPrChange w:id="7221" w:author="Arthur Parmentier" w:date="2020-06-07T15:27:00Z">
              <w:rPr/>
            </w:rPrChange>
          </w:rPr>
          <w:t>After some testing,</w:t>
        </w:r>
      </w:ins>
      <w:ins w:id="7222" w:author="Arthur Parmentier" w:date="2020-05-19T15:31:00Z">
        <w:r w:rsidRPr="007C437A">
          <w:rPr>
            <w:rPrChange w:id="7223" w:author="Arthur Parmentier" w:date="2020-06-07T15:27:00Z">
              <w:rPr/>
            </w:rPrChange>
          </w:rPr>
          <w:t xml:space="preserve"> I realized that it was useless </w:t>
        </w:r>
      </w:ins>
      <w:ins w:id="7224" w:author="Arthur Parmentier" w:date="2020-05-19T15:32:00Z">
        <w:r w:rsidRPr="007C437A">
          <w:rPr>
            <w:rPrChange w:id="7225" w:author="Arthur Parmentier" w:date="2020-06-07T15:27:00Z">
              <w:rPr/>
            </w:rPrChange>
          </w:rPr>
          <w:t>in my use case</w:t>
        </w:r>
      </w:ins>
      <w:ins w:id="7226" w:author="Arthur Parmentier" w:date="2020-06-03T17:50:00Z">
        <w:r w:rsidR="00904AF3" w:rsidRPr="007C437A">
          <w:rPr>
            <w:rPrChange w:id="7227" w:author="Arthur Parmentier" w:date="2020-06-07T15:27:00Z">
              <w:rPr/>
            </w:rPrChange>
          </w:rPr>
          <w:t xml:space="preserve">, did not allow any better classification </w:t>
        </w:r>
      </w:ins>
      <w:ins w:id="7228" w:author="Arthur Parmentier" w:date="2020-05-19T15:32:00Z">
        <w:r w:rsidRPr="007C437A">
          <w:rPr>
            <w:rPrChange w:id="7229" w:author="Arthur Parmentier" w:date="2020-06-07T15:27:00Z">
              <w:rPr/>
            </w:rPrChange>
          </w:rPr>
          <w:t>and would only bring noise in the data.</w:t>
        </w:r>
      </w:ins>
    </w:p>
    <w:p w:rsidR="00F35BC0" w:rsidRPr="007C437A" w:rsidRDefault="00F35BC0">
      <w:pPr>
        <w:pStyle w:val="Titre6"/>
        <w:rPr>
          <w:ins w:id="7230" w:author="Arthur Parmentier" w:date="2020-06-03T17:51:00Z"/>
          <w:rPrChange w:id="7231" w:author="Arthur Parmentier" w:date="2020-06-07T15:27:00Z">
            <w:rPr>
              <w:ins w:id="7232" w:author="Arthur Parmentier" w:date="2020-06-03T17:51:00Z"/>
            </w:rPr>
          </w:rPrChange>
        </w:rPr>
      </w:pPr>
      <w:ins w:id="7233" w:author="Arthur Parmentier" w:date="2020-05-19T15:55:00Z">
        <w:r w:rsidRPr="007C437A">
          <w:rPr>
            <w:rPrChange w:id="7234" w:author="Arthur Parmentier" w:date="2020-06-07T15:27:00Z">
              <w:rPr/>
            </w:rPrChange>
          </w:rPr>
          <w:t>Depth in SP</w:t>
        </w:r>
      </w:ins>
    </w:p>
    <w:p w:rsidR="00704B21" w:rsidRPr="007C437A" w:rsidRDefault="00704B21">
      <w:pPr>
        <w:rPr>
          <w:ins w:id="7235" w:author="Arthur Parmentier" w:date="2020-05-19T15:32:00Z"/>
          <w:rPrChange w:id="7236" w:author="Arthur Parmentier" w:date="2020-06-07T15:27:00Z">
            <w:rPr>
              <w:ins w:id="7237" w:author="Arthur Parmentier" w:date="2020-05-19T15:32:00Z"/>
            </w:rPr>
          </w:rPrChange>
        </w:rPr>
      </w:pPr>
      <w:ins w:id="7238" w:author="Arthur Parmentier" w:date="2020-06-03T17:51:00Z">
        <w:r w:rsidRPr="007C437A">
          <w:rPr>
            <w:rPrChange w:id="7239" w:author="Arthur Parmentier" w:date="2020-06-07T15:27:00Z">
              <w:rPr/>
            </w:rPrChange>
          </w:rPr>
          <w:t xml:space="preserve">In fact, there are also some </w:t>
        </w:r>
      </w:ins>
      <w:ins w:id="7240" w:author="Arthur Parmentier" w:date="2020-06-03T17:52:00Z">
        <w:r w:rsidRPr="007C437A">
          <w:rPr>
            <w:rPrChange w:id="7241" w:author="Arthur Parmentier" w:date="2020-06-07T15:27:00Z">
              <w:rPr/>
            </w:rPrChange>
          </w:rPr>
          <w:t>specificities that allow us to recognize SP signs without any depth information in PoseNet.</w:t>
        </w:r>
      </w:ins>
    </w:p>
    <w:p w:rsidR="009D75C8" w:rsidRPr="007C437A" w:rsidRDefault="00E715BE" w:rsidP="008F3623">
      <w:pPr>
        <w:rPr>
          <w:ins w:id="7242" w:author="Arthur Parmentier" w:date="2020-05-19T15:42:00Z"/>
          <w:rPrChange w:id="7243" w:author="Arthur Parmentier" w:date="2020-06-07T15:27:00Z">
            <w:rPr>
              <w:ins w:id="7244" w:author="Arthur Parmentier" w:date="2020-05-19T15:42:00Z"/>
            </w:rPr>
          </w:rPrChange>
        </w:rPr>
      </w:pPr>
      <w:ins w:id="7245" w:author="Arthur Parmentier" w:date="2020-05-19T15:35:00Z">
        <w:r w:rsidRPr="007C437A">
          <w:rPr>
            <w:rPrChange w:id="7246" w:author="Arthur Parmentier" w:date="2020-06-07T15:27:00Z">
              <w:rPr/>
            </w:rPrChange>
          </w:rPr>
          <w:t xml:space="preserve">My observation </w:t>
        </w:r>
      </w:ins>
      <w:ins w:id="7247" w:author="Arthur Parmentier" w:date="2020-05-19T15:38:00Z">
        <w:r w:rsidR="00FE10BB" w:rsidRPr="007C437A">
          <w:rPr>
            <w:rPrChange w:id="7248" w:author="Arthur Parmentier" w:date="2020-06-07T15:27:00Z">
              <w:rPr/>
            </w:rPrChange>
          </w:rPr>
          <w:t>is that depth</w:t>
        </w:r>
      </w:ins>
      <w:ins w:id="7249" w:author="Arthur Parmentier" w:date="2020-05-19T15:40:00Z">
        <w:r w:rsidR="009D75C8" w:rsidRPr="007C437A">
          <w:rPr>
            <w:rPrChange w:id="7250" w:author="Arthur Parmentier" w:date="2020-06-07T15:27:00Z">
              <w:rPr/>
            </w:rPrChange>
          </w:rPr>
          <w:t xml:space="preserve"> (z axis)</w:t>
        </w:r>
      </w:ins>
      <w:ins w:id="7251" w:author="Arthur Parmentier" w:date="2020-05-19T15:38:00Z">
        <w:r w:rsidR="00FE10BB" w:rsidRPr="007C437A">
          <w:rPr>
            <w:rPrChange w:id="7252" w:author="Arthur Parmentier" w:date="2020-06-07T15:27:00Z">
              <w:rPr/>
            </w:rPrChange>
          </w:rPr>
          <w:t xml:space="preserve"> </w:t>
        </w:r>
      </w:ins>
      <w:ins w:id="7253" w:author="Arthur Parmentier" w:date="2020-05-19T15:35:00Z">
        <w:r w:rsidRPr="007C437A">
          <w:rPr>
            <w:rPrChange w:id="7254" w:author="Arthur Parmentier" w:date="2020-06-07T15:27:00Z">
              <w:rPr/>
            </w:rPrChange>
          </w:rPr>
          <w:t>is often not the most informative axi</w:t>
        </w:r>
      </w:ins>
      <w:ins w:id="7255" w:author="Arthur Parmentier" w:date="2020-05-19T15:36:00Z">
        <w:r w:rsidRPr="007C437A">
          <w:rPr>
            <w:rPrChange w:id="7256" w:author="Arthur Parmentier" w:date="2020-06-07T15:27:00Z">
              <w:rPr/>
            </w:rPrChange>
          </w:rPr>
          <w:t>s for recognizing SP gestures and even signs like “play” which</w:t>
        </w:r>
      </w:ins>
      <w:ins w:id="7257" w:author="Arthur Parmentier" w:date="2020-05-19T15:37:00Z">
        <w:r w:rsidR="00FE10BB" w:rsidRPr="007C437A">
          <w:rPr>
            <w:rPrChange w:id="7258" w:author="Arthur Parmentier" w:date="2020-06-07T15:27:00Z">
              <w:rPr/>
            </w:rPrChange>
          </w:rPr>
          <w:t xml:space="preserve"> uses the </w:t>
        </w:r>
      </w:ins>
      <w:ins w:id="7259" w:author="Arthur Parmentier" w:date="2020-05-19T15:40:00Z">
        <w:r w:rsidR="009D75C8" w:rsidRPr="007C437A">
          <w:rPr>
            <w:rPrChange w:id="7260" w:author="Arthur Parmentier" w:date="2020-06-07T15:27:00Z">
              <w:rPr/>
            </w:rPrChange>
          </w:rPr>
          <w:t>z</w:t>
        </w:r>
      </w:ins>
      <w:ins w:id="7261" w:author="Arthur Parmentier" w:date="2020-05-19T15:41:00Z">
        <w:r w:rsidR="009D75C8" w:rsidRPr="007C437A">
          <w:rPr>
            <w:rPrChange w:id="7262" w:author="Arthur Parmentier" w:date="2020-06-07T15:27:00Z">
              <w:rPr/>
            </w:rPrChange>
          </w:rPr>
          <w:t xml:space="preserve"> </w:t>
        </w:r>
      </w:ins>
      <w:ins w:id="7263" w:author="Arthur Parmentier" w:date="2020-05-19T15:37:00Z">
        <w:r w:rsidR="00FE10BB" w:rsidRPr="007C437A">
          <w:rPr>
            <w:rPrChange w:id="7264" w:author="Arthur Parmentier" w:date="2020-06-07T15:27:00Z">
              <w:rPr/>
            </w:rPrChange>
          </w:rPr>
          <w:t>dimension extensively can be recognized only by the movement of the body in 2D, from the p</w:t>
        </w:r>
      </w:ins>
      <w:ins w:id="7265" w:author="Arthur Parmentier" w:date="2020-05-19T15:38:00Z">
        <w:r w:rsidR="00FE10BB" w:rsidRPr="007C437A">
          <w:rPr>
            <w:rPrChange w:id="7266" w:author="Arthur Parmentier" w:date="2020-06-07T15:27:00Z">
              <w:rPr/>
            </w:rPrChange>
          </w:rPr>
          <w:t>oint of view of the camera in front of the soundpainter</w:t>
        </w:r>
      </w:ins>
      <w:ins w:id="7267" w:author="Arthur Parmentier" w:date="2020-06-03T17:52:00Z">
        <w:r w:rsidR="00B11BF7" w:rsidRPr="007C437A">
          <w:rPr>
            <w:rPrChange w:id="7268" w:author="Arthur Parmentier" w:date="2020-06-07T15:27:00Z">
              <w:rPr/>
            </w:rPrChange>
          </w:rPr>
          <w:t>, because t</w:t>
        </w:r>
      </w:ins>
      <w:ins w:id="7269" w:author="Arthur Parmentier" w:date="2020-06-03T17:53:00Z">
        <w:r w:rsidR="00B11BF7" w:rsidRPr="007C437A">
          <w:rPr>
            <w:rPrChange w:id="7270" w:author="Arthur Parmentier" w:date="2020-06-07T15:27:00Z">
              <w:rPr/>
            </w:rPrChange>
          </w:rPr>
          <w:t>here is little ambiguity with other signs.</w:t>
        </w:r>
        <w:r w:rsidR="00DA4920" w:rsidRPr="007C437A">
          <w:rPr>
            <w:rPrChange w:id="7271" w:author="Arthur Parmentier" w:date="2020-06-07T15:27:00Z">
              <w:rPr/>
            </w:rPrChange>
          </w:rPr>
          <w:t xml:space="preserve"> Depth would only be impor</w:t>
        </w:r>
      </w:ins>
      <w:ins w:id="7272" w:author="Arthur Parmentier" w:date="2020-06-03T17:54:00Z">
        <w:r w:rsidR="00DA4920" w:rsidRPr="007C437A">
          <w:rPr>
            <w:rPrChange w:id="7273" w:author="Arthur Parmentier" w:date="2020-06-07T15:27:00Z">
              <w:rPr/>
            </w:rPrChange>
          </w:rPr>
          <w:t>tant in cases where two signs would be similar in 2D space and depth would be the only information allowing to classify them</w:t>
        </w:r>
        <w:r w:rsidR="0069767F" w:rsidRPr="007C437A">
          <w:rPr>
            <w:rPrChange w:id="7274" w:author="Arthur Parmentier" w:date="2020-06-07T15:27:00Z">
              <w:rPr/>
            </w:rPrChange>
          </w:rPr>
          <w:t>; which is rare in my experience of SP.</w:t>
        </w:r>
      </w:ins>
    </w:p>
    <w:p w:rsidR="00E715BE" w:rsidRPr="007C437A" w:rsidRDefault="009D75C8" w:rsidP="008F3623">
      <w:pPr>
        <w:rPr>
          <w:ins w:id="7275" w:author="Arthur Parmentier" w:date="2020-06-03T17:56:00Z"/>
          <w:rPrChange w:id="7276" w:author="Arthur Parmentier" w:date="2020-06-07T15:27:00Z">
            <w:rPr>
              <w:ins w:id="7277" w:author="Arthur Parmentier" w:date="2020-06-03T17:56:00Z"/>
            </w:rPr>
          </w:rPrChange>
        </w:rPr>
      </w:pPr>
      <w:ins w:id="7278" w:author="Arthur Parmentier" w:date="2020-05-19T15:42:00Z">
        <w:r w:rsidRPr="007C437A">
          <w:rPr>
            <w:rPrChange w:id="7279" w:author="Arthur Parmentier" w:date="2020-06-07T15:27:00Z">
              <w:rPr/>
            </w:rPrChange>
          </w:rPr>
          <w:t>However, capturing dept</w:t>
        </w:r>
      </w:ins>
      <w:ins w:id="7280" w:author="Arthur Parmentier" w:date="2020-05-19T15:43:00Z">
        <w:r w:rsidRPr="007C437A">
          <w:rPr>
            <w:rPrChange w:id="7281" w:author="Arthur Parmentier" w:date="2020-06-07T15:27:00Z">
              <w:rPr/>
            </w:rPrChange>
          </w:rPr>
          <w:t>h is important for one special sign in SP, which is often called “entering the box”</w:t>
        </w:r>
      </w:ins>
      <w:ins w:id="7282" w:author="Arthur Parmentier" w:date="2020-06-03T17:55:00Z">
        <w:r w:rsidR="007145B0" w:rsidRPr="007C437A">
          <w:rPr>
            <w:rPrChange w:id="7283" w:author="Arthur Parmentier" w:date="2020-06-07T15:27:00Z">
              <w:rPr/>
            </w:rPrChange>
          </w:rPr>
          <w:t xml:space="preserve"> and </w:t>
        </w:r>
      </w:ins>
      <w:ins w:id="7284" w:author="Arthur Parmentier" w:date="2020-06-03T17:56:00Z">
        <w:r w:rsidR="007145B0" w:rsidRPr="007C437A">
          <w:rPr>
            <w:rPrChange w:id="7285" w:author="Arthur Parmentier" w:date="2020-06-07T15:27:00Z">
              <w:rPr/>
            </w:rPrChange>
          </w:rPr>
          <w:t xml:space="preserve">almost </w:t>
        </w:r>
      </w:ins>
      <w:ins w:id="7286" w:author="Arthur Parmentier" w:date="2020-06-03T17:55:00Z">
        <w:r w:rsidR="007145B0" w:rsidRPr="007C437A">
          <w:rPr>
            <w:rPrChange w:id="7287" w:author="Arthur Parmentier" w:date="2020-06-07T15:27:00Z">
              <w:rPr/>
            </w:rPrChange>
          </w:rPr>
          <w:t xml:space="preserve">only takes place in the depth </w:t>
        </w:r>
      </w:ins>
      <w:ins w:id="7288" w:author="Arthur Parmentier" w:date="2020-06-03T17:56:00Z">
        <w:r w:rsidR="007145B0" w:rsidRPr="007C437A">
          <w:rPr>
            <w:rPrChange w:id="7289" w:author="Arthur Parmentier" w:date="2020-06-07T15:27:00Z">
              <w:rPr/>
            </w:rPrChange>
          </w:rPr>
          <w:t>dimension</w:t>
        </w:r>
      </w:ins>
      <w:ins w:id="7290" w:author="Arthur Parmentier" w:date="2020-05-19T15:43:00Z">
        <w:r w:rsidRPr="007C437A">
          <w:rPr>
            <w:rPrChange w:id="7291" w:author="Arthur Parmentier" w:date="2020-06-07T15:27:00Z">
              <w:rPr/>
            </w:rPrChange>
          </w:rPr>
          <w:t xml:space="preserve">. Its specialty is that </w:t>
        </w:r>
      </w:ins>
      <w:ins w:id="7292" w:author="Arthur Parmentier" w:date="2020-05-19T15:44:00Z">
        <w:r w:rsidRPr="007C437A">
          <w:rPr>
            <w:rPrChange w:id="7293" w:author="Arthur Parmentier" w:date="2020-06-07T15:27:00Z">
              <w:rPr/>
            </w:rPrChange>
          </w:rPr>
          <w:t>this sign</w:t>
        </w:r>
      </w:ins>
      <w:ins w:id="7294" w:author="Arthur Parmentier" w:date="2020-05-19T15:45:00Z">
        <w:r w:rsidRPr="007C437A">
          <w:rPr>
            <w:rPrChange w:id="7295" w:author="Arthur Parmentier" w:date="2020-06-07T15:27:00Z">
              <w:rPr/>
            </w:rPrChange>
          </w:rPr>
          <w:t xml:space="preserve">, consisting in putting one foot in an abstract </w:t>
        </w:r>
      </w:ins>
      <w:ins w:id="7296" w:author="Arthur Parmentier" w:date="2020-05-19T15:46:00Z">
        <w:r w:rsidRPr="007C437A">
          <w:rPr>
            <w:rPrChange w:id="7297" w:author="Arthur Parmentier" w:date="2020-06-07T15:27:00Z">
              <w:rPr/>
            </w:rPrChange>
          </w:rPr>
          <w:t>“</w:t>
        </w:r>
      </w:ins>
      <w:ins w:id="7298" w:author="Arthur Parmentier" w:date="2020-05-19T15:45:00Z">
        <w:r w:rsidRPr="007C437A">
          <w:rPr>
            <w:rPrChange w:id="7299" w:author="Arthur Parmentier" w:date="2020-06-07T15:27:00Z">
              <w:rPr/>
            </w:rPrChange>
          </w:rPr>
          <w:t>box</w:t>
        </w:r>
      </w:ins>
      <w:ins w:id="7300" w:author="Arthur Parmentier" w:date="2020-05-19T15:46:00Z">
        <w:r w:rsidRPr="007C437A">
          <w:rPr>
            <w:rPrChange w:id="7301" w:author="Arthur Parmentier" w:date="2020-06-07T15:27:00Z">
              <w:rPr/>
            </w:rPrChange>
          </w:rPr>
          <w:t>”</w:t>
        </w:r>
      </w:ins>
      <w:ins w:id="7302" w:author="Arthur Parmentier" w:date="2020-05-19T15:45:00Z">
        <w:r w:rsidRPr="007C437A">
          <w:rPr>
            <w:rPrChange w:id="7303" w:author="Arthur Parmentier" w:date="2020-06-07T15:27:00Z">
              <w:rPr/>
            </w:rPrChange>
          </w:rPr>
          <w:t xml:space="preserve"> in front of the soundpainter,</w:t>
        </w:r>
      </w:ins>
      <w:ins w:id="7304" w:author="Arthur Parmentier" w:date="2020-05-19T15:44:00Z">
        <w:r w:rsidRPr="007C437A">
          <w:rPr>
            <w:rPrChange w:id="7305" w:author="Arthur Parmentier" w:date="2020-06-07T15:27:00Z">
              <w:rPr/>
            </w:rPrChange>
          </w:rPr>
          <w:t xml:space="preserve"> is used </w:t>
        </w:r>
      </w:ins>
      <w:ins w:id="7306" w:author="Arthur Parmentier" w:date="2020-05-19T15:47:00Z">
        <w:r w:rsidR="00395172" w:rsidRPr="007C437A">
          <w:rPr>
            <w:rPrChange w:id="7307" w:author="Arthur Parmentier" w:date="2020-06-07T15:27:00Z">
              <w:rPr/>
            </w:rPrChange>
          </w:rPr>
          <w:t xml:space="preserve">in many SP modes </w:t>
        </w:r>
      </w:ins>
      <w:ins w:id="7308" w:author="Arthur Parmentier" w:date="2020-05-19T15:44:00Z">
        <w:r w:rsidRPr="007C437A">
          <w:rPr>
            <w:rPrChange w:id="7309" w:author="Arthur Parmentier" w:date="2020-06-07T15:27:00Z">
              <w:rPr/>
            </w:rPrChange>
          </w:rPr>
          <w:t>to significate “execute the request now”</w:t>
        </w:r>
      </w:ins>
      <w:ins w:id="7310" w:author="Arthur Parmentier" w:date="2020-05-19T15:47:00Z">
        <w:r w:rsidR="00395172" w:rsidRPr="007C437A">
          <w:rPr>
            <w:rPrChange w:id="7311" w:author="Arthur Parmentier" w:date="2020-06-07T15:27:00Z">
              <w:rPr/>
            </w:rPrChange>
          </w:rPr>
          <w:t>; whether the request has been defined previously (default mode) or is being signed while the soundpainter has “ent</w:t>
        </w:r>
      </w:ins>
      <w:ins w:id="7312" w:author="Arthur Parmentier" w:date="2020-05-19T15:48:00Z">
        <w:r w:rsidR="00395172" w:rsidRPr="007C437A">
          <w:rPr>
            <w:rPrChange w:id="7313" w:author="Arthur Parmentier" w:date="2020-06-07T15:27:00Z">
              <w:rPr/>
            </w:rPrChange>
          </w:rPr>
          <w:t>ered the box”.</w:t>
        </w:r>
      </w:ins>
      <w:ins w:id="7314" w:author="Arthur Parmentier" w:date="2020-05-19T15:49:00Z">
        <w:r w:rsidR="007D4E17" w:rsidRPr="007C437A">
          <w:rPr>
            <w:rPrChange w:id="7315" w:author="Arthur Parmentier" w:date="2020-06-07T15:27:00Z">
              <w:rPr/>
            </w:rPrChange>
          </w:rPr>
          <w:t xml:space="preserve"> </w:t>
        </w:r>
      </w:ins>
      <w:ins w:id="7316" w:author="Arthur Parmentier" w:date="2020-05-19T21:41:00Z">
        <w:r w:rsidR="009D3597" w:rsidRPr="007C437A">
          <w:rPr>
            <w:rPrChange w:id="7317" w:author="Arthur Parmentier" w:date="2020-06-07T15:27:00Z">
              <w:rPr/>
            </w:rPrChange>
          </w:rPr>
          <w:t xml:space="preserve">It is </w:t>
        </w:r>
      </w:ins>
      <w:ins w:id="7318" w:author="Arthur Parmentier" w:date="2020-05-19T21:47:00Z">
        <w:r w:rsidR="00214331" w:rsidRPr="007C437A">
          <w:rPr>
            <w:rPrChange w:id="7319" w:author="Arthur Parmentier" w:date="2020-06-07T15:27:00Z">
              <w:rPr/>
            </w:rPrChange>
          </w:rPr>
          <w:t>only meaningful when</w:t>
        </w:r>
      </w:ins>
      <w:ins w:id="7320" w:author="Arthur Parmentier" w:date="2020-05-19T21:41:00Z">
        <w:r w:rsidR="009D3597" w:rsidRPr="007C437A">
          <w:rPr>
            <w:rPrChange w:id="7321" w:author="Arthur Parmentier" w:date="2020-06-07T15:27:00Z">
              <w:rPr/>
            </w:rPrChange>
          </w:rPr>
          <w:t xml:space="preserve"> executed simultaneously to other signs, </w:t>
        </w:r>
      </w:ins>
      <w:ins w:id="7322" w:author="Arthur Parmentier" w:date="2020-05-19T21:42:00Z">
        <w:r w:rsidR="009D3597" w:rsidRPr="007C437A">
          <w:rPr>
            <w:rPrChange w:id="7323" w:author="Arthur Parmentier" w:date="2020-06-07T15:27:00Z">
              <w:rPr/>
            </w:rPrChange>
          </w:rPr>
          <w:t>for instance</w:t>
        </w:r>
      </w:ins>
      <w:ins w:id="7324" w:author="Arthur Parmentier" w:date="2020-05-19T21:41:00Z">
        <w:r w:rsidR="009D3597" w:rsidRPr="007C437A">
          <w:rPr>
            <w:rPrChange w:id="7325" w:author="Arthur Parmentier" w:date="2020-06-07T15:27:00Z">
              <w:rPr/>
            </w:rPrChange>
          </w:rPr>
          <w:t xml:space="preserve"> “go gestures” in default mode</w:t>
        </w:r>
      </w:ins>
      <w:ins w:id="7326" w:author="Arthur Parmentier" w:date="2020-05-19T21:42:00Z">
        <w:r w:rsidR="009D3597" w:rsidRPr="007C437A">
          <w:rPr>
            <w:rPrChange w:id="7327" w:author="Arthur Parmentier" w:date="2020-06-07T15:27:00Z">
              <w:rPr/>
            </w:rPrChange>
          </w:rPr>
          <w:t xml:space="preserve"> or </w:t>
        </w:r>
      </w:ins>
      <w:ins w:id="7328" w:author="Arthur Parmentier" w:date="2020-05-19T21:41:00Z">
        <w:r w:rsidR="009D3597" w:rsidRPr="007C437A">
          <w:rPr>
            <w:rPrChange w:id="7329" w:author="Arthur Parmentier" w:date="2020-06-07T15:27:00Z">
              <w:rPr/>
            </w:rPrChange>
          </w:rPr>
          <w:t>contents</w:t>
        </w:r>
      </w:ins>
      <w:ins w:id="7330" w:author="Arthur Parmentier" w:date="2020-05-19T21:42:00Z">
        <w:r w:rsidR="009D3597" w:rsidRPr="007C437A">
          <w:rPr>
            <w:rPrChange w:id="7331" w:author="Arthur Parmentier" w:date="2020-06-07T15:27:00Z">
              <w:rPr/>
            </w:rPrChange>
          </w:rPr>
          <w:t xml:space="preserve"> in launch mode.</w:t>
        </w:r>
      </w:ins>
      <w:ins w:id="7332" w:author="Arthur Parmentier" w:date="2020-05-19T21:46:00Z">
        <w:r w:rsidR="00393470" w:rsidRPr="007C437A">
          <w:rPr>
            <w:rPrChange w:id="7333" w:author="Arthur Parmentier" w:date="2020-06-07T15:27:00Z">
              <w:rPr/>
            </w:rPrChange>
          </w:rPr>
          <w:t xml:space="preserve"> </w:t>
        </w:r>
      </w:ins>
      <w:ins w:id="7334" w:author="Arthur Parmentier" w:date="2020-05-19T15:49:00Z">
        <w:r w:rsidR="007D4E17" w:rsidRPr="007C437A">
          <w:rPr>
            <w:rPrChange w:id="7335" w:author="Arthur Parmentier" w:date="2020-06-07T15:27:00Z">
              <w:rPr/>
            </w:rPrChange>
          </w:rPr>
          <w:t xml:space="preserve">The </w:t>
        </w:r>
      </w:ins>
      <w:ins w:id="7336" w:author="Arthur Parmentier" w:date="2020-05-19T15:50:00Z">
        <w:r w:rsidR="005A7B09" w:rsidRPr="007C437A">
          <w:rPr>
            <w:rPrChange w:id="7337" w:author="Arthur Parmentier" w:date="2020-06-07T15:27:00Z">
              <w:rPr/>
            </w:rPrChange>
          </w:rPr>
          <w:t>opposite</w:t>
        </w:r>
      </w:ins>
      <w:ins w:id="7338" w:author="Arthur Parmentier" w:date="2020-05-19T15:49:00Z">
        <w:r w:rsidR="007D4E17" w:rsidRPr="007C437A">
          <w:rPr>
            <w:rPrChange w:id="7339" w:author="Arthur Parmentier" w:date="2020-06-07T15:27:00Z">
              <w:rPr/>
            </w:rPrChange>
          </w:rPr>
          <w:t xml:space="preserve"> sign “exiting the box” also has the very specific meaning of “g</w:t>
        </w:r>
      </w:ins>
      <w:ins w:id="7340" w:author="Arthur Parmentier" w:date="2020-05-19T15:50:00Z">
        <w:r w:rsidR="007D4E17" w:rsidRPr="007C437A">
          <w:rPr>
            <w:rPrChange w:id="7341" w:author="Arthur Parmentier" w:date="2020-06-07T15:27:00Z">
              <w:rPr/>
            </w:rPrChange>
          </w:rPr>
          <w:t>etting back to default mode”.</w:t>
        </w:r>
      </w:ins>
    </w:p>
    <w:p w:rsidR="007145B0" w:rsidRPr="007C437A" w:rsidRDefault="007145B0" w:rsidP="008F3623">
      <w:pPr>
        <w:rPr>
          <w:ins w:id="7342" w:author="Arthur Parmentier" w:date="2020-05-19T16:00:00Z"/>
          <w:rPrChange w:id="7343" w:author="Arthur Parmentier" w:date="2020-06-07T15:27:00Z">
            <w:rPr>
              <w:ins w:id="7344" w:author="Arthur Parmentier" w:date="2020-05-19T16:00:00Z"/>
            </w:rPr>
          </w:rPrChange>
        </w:rPr>
      </w:pPr>
      <w:ins w:id="7345" w:author="Arthur Parmentier" w:date="2020-06-03T17:56:00Z">
        <w:r w:rsidRPr="007C437A">
          <w:rPr>
            <w:rPrChange w:id="7346" w:author="Arthur Parmentier" w:date="2020-06-07T15:27:00Z">
              <w:rPr/>
            </w:rPrChange>
          </w:rPr>
          <w:t>How can we manage to</w:t>
        </w:r>
      </w:ins>
      <w:ins w:id="7347" w:author="Arthur Parmentier" w:date="2020-06-03T17:57:00Z">
        <w:r w:rsidRPr="007C437A">
          <w:rPr>
            <w:rPrChange w:id="7348" w:author="Arthur Parmentier" w:date="2020-06-07T15:27:00Z">
              <w:rPr/>
            </w:rPrChange>
          </w:rPr>
          <w:t xml:space="preserve"> get past that specific issue?</w:t>
        </w:r>
      </w:ins>
    </w:p>
    <w:p w:rsidR="009C261B" w:rsidRPr="007C437A" w:rsidRDefault="009C261B" w:rsidP="009C261B">
      <w:pPr>
        <w:pStyle w:val="Titre6"/>
        <w:rPr>
          <w:ins w:id="7349" w:author="Arthur Parmentier" w:date="2020-05-19T16:01:00Z"/>
          <w:rPrChange w:id="7350" w:author="Arthur Parmentier" w:date="2020-06-07T15:27:00Z">
            <w:rPr>
              <w:ins w:id="7351" w:author="Arthur Parmentier" w:date="2020-05-19T16:01:00Z"/>
            </w:rPr>
          </w:rPrChange>
        </w:rPr>
      </w:pPr>
      <w:ins w:id="7352" w:author="Arthur Parmentier" w:date="2020-05-19T16:00:00Z">
        <w:r w:rsidRPr="007C437A">
          <w:rPr>
            <w:rPrChange w:id="7353" w:author="Arthur Parmentier" w:date="2020-06-07T15:27:00Z">
              <w:rPr/>
            </w:rPrChange>
          </w:rPr>
          <w:t>Reco</w:t>
        </w:r>
      </w:ins>
      <w:ins w:id="7354" w:author="Arthur Parmentier" w:date="2020-05-19T16:01:00Z">
        <w:r w:rsidRPr="007C437A">
          <w:rPr>
            <w:rPrChange w:id="7355" w:author="Arthur Parmentier" w:date="2020-06-07T15:27:00Z">
              <w:rPr/>
            </w:rPrChange>
          </w:rPr>
          <w:t xml:space="preserve">gnition without depth: compromises </w:t>
        </w:r>
      </w:ins>
      <w:ins w:id="7356" w:author="Arthur Parmentier" w:date="2020-05-20T11:39:00Z">
        <w:r w:rsidR="000506E4" w:rsidRPr="007C437A">
          <w:rPr>
            <w:rPrChange w:id="7357" w:author="Arthur Parmentier" w:date="2020-06-07T15:27:00Z">
              <w:rPr/>
            </w:rPrChange>
          </w:rPr>
          <w:t>and simplifications of SP grammar</w:t>
        </w:r>
      </w:ins>
    </w:p>
    <w:p w:rsidR="009C261B" w:rsidRPr="007C437A" w:rsidRDefault="00A00963" w:rsidP="009C261B">
      <w:pPr>
        <w:rPr>
          <w:ins w:id="7358" w:author="Arthur Parmentier" w:date="2020-05-19T16:04:00Z"/>
          <w:rPrChange w:id="7359" w:author="Arthur Parmentier" w:date="2020-06-07T15:27:00Z">
            <w:rPr>
              <w:ins w:id="7360" w:author="Arthur Parmentier" w:date="2020-05-19T16:04:00Z"/>
            </w:rPr>
          </w:rPrChange>
        </w:rPr>
      </w:pPr>
      <w:ins w:id="7361" w:author="Arthur Parmentier" w:date="2020-05-19T16:03:00Z">
        <w:r w:rsidRPr="007C437A">
          <w:rPr>
            <w:rPrChange w:id="7362" w:author="Arthur Parmentier" w:date="2020-06-07T15:27:00Z">
              <w:rPr/>
            </w:rPrChange>
          </w:rPr>
          <w:t>Ideally, one would want to capture depth and abandon PoseNet for a better tracking method</w:t>
        </w:r>
      </w:ins>
      <w:ins w:id="7363" w:author="Arthur Parmentier" w:date="2020-05-19T20:01:00Z">
        <w:r w:rsidR="00D6200D" w:rsidRPr="007C437A">
          <w:rPr>
            <w:rPrChange w:id="7364" w:author="Arthur Parmentier" w:date="2020-06-07T15:27:00Z">
              <w:rPr/>
            </w:rPrChange>
          </w:rPr>
          <w:t>:</w:t>
        </w:r>
      </w:ins>
    </w:p>
    <w:p w:rsidR="00A00963" w:rsidRPr="007C437A" w:rsidRDefault="00A00963" w:rsidP="00A00963">
      <w:pPr>
        <w:pStyle w:val="Paragraphedeliste"/>
        <w:numPr>
          <w:ilvl w:val="0"/>
          <w:numId w:val="26"/>
        </w:numPr>
        <w:rPr>
          <w:ins w:id="7365" w:author="Arthur Parmentier" w:date="2020-05-19T16:06:00Z"/>
          <w:rPrChange w:id="7366" w:author="Arthur Parmentier" w:date="2020-06-07T15:27:00Z">
            <w:rPr>
              <w:ins w:id="7367" w:author="Arthur Parmentier" w:date="2020-05-19T16:06:00Z"/>
            </w:rPr>
          </w:rPrChange>
        </w:rPr>
      </w:pPr>
      <w:ins w:id="7368" w:author="Arthur Parmentier" w:date="2020-05-19T16:04:00Z">
        <w:r w:rsidRPr="007C437A">
          <w:rPr>
            <w:rPrChange w:id="7369" w:author="Arthur Parmentier" w:date="2020-06-07T15:27:00Z">
              <w:rPr/>
            </w:rPrChange>
          </w:rPr>
          <w:t>Kinect</w:t>
        </w:r>
      </w:ins>
      <w:ins w:id="7370" w:author="Arthur Parmentier" w:date="2020-05-19T16:05:00Z">
        <w:r w:rsidR="005E2970" w:rsidRPr="007C437A">
          <w:rPr>
            <w:rPrChange w:id="7371" w:author="Arthur Parmentier" w:date="2020-06-07T15:27:00Z">
              <w:rPr/>
            </w:rPrChange>
          </w:rPr>
          <w:t xml:space="preserve"> systems</w:t>
        </w:r>
      </w:ins>
      <w:ins w:id="7372" w:author="Arthur Parmentier" w:date="2020-05-19T16:04:00Z">
        <w:r w:rsidRPr="007C437A">
          <w:rPr>
            <w:rPrChange w:id="7373" w:author="Arthur Parmentier" w:date="2020-06-07T15:27:00Z">
              <w:rPr/>
            </w:rPrChange>
          </w:rPr>
          <w:t xml:space="preserve"> can capture depth</w:t>
        </w:r>
        <w:r w:rsidR="005E2970" w:rsidRPr="007C437A">
          <w:rPr>
            <w:rPrChange w:id="7374" w:author="Arthur Parmentier" w:date="2020-06-07T15:27:00Z">
              <w:rPr/>
            </w:rPrChange>
          </w:rPr>
          <w:t xml:space="preserve"> </w:t>
        </w:r>
      </w:ins>
      <w:ins w:id="7375" w:author="Arthur Parmentier" w:date="2020-05-19T16:05:00Z">
        <w:r w:rsidR="005E2970" w:rsidRPr="007C437A">
          <w:rPr>
            <w:rPrChange w:id="7376" w:author="Arthur Parmentier" w:date="2020-06-07T15:27:00Z">
              <w:rPr/>
            </w:rPrChange>
          </w:rPr>
          <w:t>but have many other shortcomings in terms of performance, user experience and portability</w:t>
        </w:r>
      </w:ins>
    </w:p>
    <w:p w:rsidR="005E2970" w:rsidRPr="007C437A" w:rsidRDefault="005E2970" w:rsidP="00A00963">
      <w:pPr>
        <w:pStyle w:val="Paragraphedeliste"/>
        <w:numPr>
          <w:ilvl w:val="0"/>
          <w:numId w:val="26"/>
        </w:numPr>
        <w:rPr>
          <w:ins w:id="7377" w:author="Arthur Parmentier" w:date="2020-05-19T16:09:00Z"/>
          <w:rPrChange w:id="7378" w:author="Arthur Parmentier" w:date="2020-06-07T15:27:00Z">
            <w:rPr>
              <w:ins w:id="7379" w:author="Arthur Parmentier" w:date="2020-05-19T16:09:00Z"/>
            </w:rPr>
          </w:rPrChange>
        </w:rPr>
      </w:pPr>
      <w:ins w:id="7380" w:author="Arthur Parmentier" w:date="2020-05-19T16:07:00Z">
        <w:r w:rsidRPr="007C437A">
          <w:rPr>
            <w:rPrChange w:id="7381" w:author="Arthur Parmentier" w:date="2020-06-07T15:27:00Z">
              <w:rPr/>
            </w:rPrChange>
          </w:rPr>
          <w:lastRenderedPageBreak/>
          <w:t xml:space="preserve">Motion capture suits </w:t>
        </w:r>
      </w:ins>
      <w:ins w:id="7382" w:author="Arthur Parmentier" w:date="2020-05-23T09:50:00Z">
        <w:r w:rsidR="00C52DE9" w:rsidRPr="007C437A">
          <w:rPr>
            <w:rPrChange w:id="7383" w:author="Arthur Parmentier" w:date="2020-06-07T15:27:00Z">
              <w:rPr/>
            </w:rPrChange>
          </w:rPr>
          <w:t xml:space="preserve">(for instance, IR </w:t>
        </w:r>
      </w:ins>
      <w:ins w:id="7384" w:author="Arthur Parmentier" w:date="2020-06-03T17:57:00Z">
        <w:r w:rsidR="004020A1" w:rsidRPr="007C437A">
          <w:rPr>
            <w:rPrChange w:id="7385" w:author="Arthur Parmentier" w:date="2020-06-07T15:27:00Z">
              <w:rPr/>
            </w:rPrChange>
          </w:rPr>
          <w:t>marker-based</w:t>
        </w:r>
      </w:ins>
      <w:ins w:id="7386" w:author="Arthur Parmentier" w:date="2020-05-23T09:50:00Z">
        <w:r w:rsidR="00C52DE9" w:rsidRPr="007C437A">
          <w:rPr>
            <w:rPrChange w:id="7387" w:author="Arthur Parmentier" w:date="2020-06-07T15:27:00Z">
              <w:rPr/>
            </w:rPrChange>
          </w:rPr>
          <w:t xml:space="preserve"> suits) </w:t>
        </w:r>
      </w:ins>
      <w:ins w:id="7388" w:author="Arthur Parmentier" w:date="2020-05-19T16:07:00Z">
        <w:r w:rsidRPr="007C437A">
          <w:rPr>
            <w:rPrChange w:id="7389" w:author="Arthur Parmentier" w:date="2020-06-07T15:27:00Z">
              <w:rPr/>
            </w:rPrChange>
          </w:rPr>
          <w:t xml:space="preserve">are usually the most accurate and performant devices but their costs and </w:t>
        </w:r>
      </w:ins>
      <w:ins w:id="7390" w:author="Arthur Parmentier" w:date="2020-05-19T16:08:00Z">
        <w:r w:rsidRPr="007C437A">
          <w:rPr>
            <w:rPrChange w:id="7391" w:author="Arthur Parmentier" w:date="2020-06-07T15:27:00Z">
              <w:rPr/>
            </w:rPrChange>
          </w:rPr>
          <w:t>and specificities make them unattractive for sharing the tool to the SP community</w:t>
        </w:r>
      </w:ins>
    </w:p>
    <w:p w:rsidR="005E2970" w:rsidRPr="007C437A" w:rsidRDefault="005E2970" w:rsidP="00A00963">
      <w:pPr>
        <w:pStyle w:val="Paragraphedeliste"/>
        <w:numPr>
          <w:ilvl w:val="0"/>
          <w:numId w:val="26"/>
        </w:numPr>
        <w:rPr>
          <w:ins w:id="7392" w:author="Arthur Parmentier" w:date="2020-05-19T19:58:00Z"/>
          <w:rPrChange w:id="7393" w:author="Arthur Parmentier" w:date="2020-06-07T15:27:00Z">
            <w:rPr>
              <w:ins w:id="7394" w:author="Arthur Parmentier" w:date="2020-05-19T19:58:00Z"/>
            </w:rPr>
          </w:rPrChange>
        </w:rPr>
      </w:pPr>
      <w:ins w:id="7395" w:author="Arthur Parmentier" w:date="2020-05-19T16:10:00Z">
        <w:r w:rsidRPr="007C437A">
          <w:rPr>
            <w:rPrChange w:id="7396" w:author="Arthur Parmentier" w:date="2020-06-07T15:27:00Z">
              <w:rPr/>
            </w:rPrChange>
          </w:rPr>
          <w:t>OpenPose</w:t>
        </w:r>
        <w:r w:rsidRPr="007C437A">
          <w:rPr>
            <w:rStyle w:val="Appelnotedebasdep"/>
            <w:rPrChange w:id="7397" w:author="Arthur Parmentier" w:date="2020-06-07T15:27:00Z">
              <w:rPr>
                <w:rStyle w:val="Appelnotedebasdep"/>
              </w:rPr>
            </w:rPrChange>
          </w:rPr>
          <w:footnoteReference w:id="34"/>
        </w:r>
      </w:ins>
      <w:ins w:id="7399" w:author="Arthur Parmentier" w:date="2020-05-19T16:14:00Z">
        <w:r w:rsidR="00A516F0" w:rsidRPr="007C437A">
          <w:rPr>
            <w:rPrChange w:id="7400" w:author="Arthur Parmentier" w:date="2020-06-07T15:27:00Z">
              <w:rPr/>
            </w:rPrChange>
          </w:rPr>
          <w:t xml:space="preserve"> </w:t>
        </w:r>
      </w:ins>
      <w:ins w:id="7401" w:author="Arthur Parmentier" w:date="2020-05-19T16:15:00Z">
        <w:r w:rsidR="00A516F0" w:rsidRPr="007C437A">
          <w:rPr>
            <w:rPrChange w:id="7402" w:author="Arthur Parmentier" w:date="2020-06-07T15:27:00Z">
              <w:rPr/>
            </w:rPrChange>
          </w:rPr>
          <w:t>is the main realistic alternative to Po</w:t>
        </w:r>
      </w:ins>
      <w:ins w:id="7403" w:author="Arthur Parmentier" w:date="2020-05-19T16:16:00Z">
        <w:r w:rsidR="00A516F0" w:rsidRPr="007C437A">
          <w:rPr>
            <w:rPrChange w:id="7404" w:author="Arthur Parmentier" w:date="2020-06-07T15:27:00Z">
              <w:rPr/>
            </w:rPrChange>
          </w:rPr>
          <w:t>seNet at this moment</w:t>
        </w:r>
      </w:ins>
      <w:ins w:id="7405" w:author="Arthur Parmentier" w:date="2020-05-19T19:48:00Z">
        <w:r w:rsidR="009A7725" w:rsidRPr="007C437A">
          <w:rPr>
            <w:rPrChange w:id="7406" w:author="Arthur Parmentier" w:date="2020-06-07T15:27:00Z">
              <w:rPr/>
            </w:rPrChange>
          </w:rPr>
          <w:t xml:space="preserve">; it supports 3D triangulation from multiple view (like two cameras orthogonal to the soundpainter) </w:t>
        </w:r>
      </w:ins>
      <w:ins w:id="7407" w:author="Arthur Parmentier" w:date="2020-05-19T16:16:00Z">
        <w:r w:rsidR="00A516F0" w:rsidRPr="007C437A">
          <w:rPr>
            <w:rPrChange w:id="7408" w:author="Arthur Parmentier" w:date="2020-06-07T15:27:00Z">
              <w:rPr/>
            </w:rPrChange>
          </w:rPr>
          <w:t>but could not be ported to Max without much hassle</w:t>
        </w:r>
        <w:r w:rsidR="00A516F0" w:rsidRPr="007C437A">
          <w:rPr>
            <w:rStyle w:val="Appelnotedebasdep"/>
            <w:rPrChange w:id="7409" w:author="Arthur Parmentier" w:date="2020-06-07T15:27:00Z">
              <w:rPr>
                <w:rStyle w:val="Appelnotedebasdep"/>
              </w:rPr>
            </w:rPrChange>
          </w:rPr>
          <w:footnoteReference w:id="35"/>
        </w:r>
      </w:ins>
    </w:p>
    <w:p w:rsidR="009A7725" w:rsidRPr="007C437A" w:rsidRDefault="009A7725">
      <w:pPr>
        <w:pStyle w:val="Paragraphedeliste"/>
        <w:numPr>
          <w:ilvl w:val="0"/>
          <w:numId w:val="26"/>
        </w:numPr>
        <w:rPr>
          <w:ins w:id="7435" w:author="Arthur Parmentier" w:date="2020-05-19T15:50:00Z"/>
          <w:rPrChange w:id="7436" w:author="Arthur Parmentier" w:date="2020-06-07T15:27:00Z">
            <w:rPr>
              <w:ins w:id="7437" w:author="Arthur Parmentier" w:date="2020-05-19T15:50:00Z"/>
            </w:rPr>
          </w:rPrChange>
        </w:rPr>
        <w:pPrChange w:id="7438" w:author="Arthur Parmentier" w:date="2020-05-19T16:04:00Z">
          <w:pPr/>
        </w:pPrChange>
      </w:pPr>
      <w:ins w:id="7439" w:author="Arthur Parmentier" w:date="2020-05-19T19:58:00Z">
        <w:r w:rsidRPr="007C437A">
          <w:rPr>
            <w:rPrChange w:id="7440" w:author="Arthur Parmentier" w:date="2020-06-07T15:27:00Z">
              <w:rPr/>
            </w:rPrChange>
          </w:rPr>
          <w:t xml:space="preserve">Some </w:t>
        </w:r>
      </w:ins>
      <w:ins w:id="7441" w:author="Arthur Parmentier" w:date="2020-05-19T19:59:00Z">
        <w:r w:rsidRPr="007C437A">
          <w:rPr>
            <w:rPrChange w:id="7442" w:author="Arthur Parmentier" w:date="2020-06-07T15:27:00Z">
              <w:rPr/>
            </w:rPrChange>
          </w:rPr>
          <w:t xml:space="preserve">learnable triangulation </w:t>
        </w:r>
        <w:r w:rsidR="00F707EB" w:rsidRPr="007C437A">
          <w:rPr>
            <w:rPrChange w:id="7443" w:author="Arthur Parmentier" w:date="2020-06-07T15:27:00Z">
              <w:rPr/>
            </w:rPrChange>
          </w:rPr>
          <w:t>methods are being developed recently</w:t>
        </w:r>
        <w:r w:rsidR="00F707EB" w:rsidRPr="007C437A">
          <w:rPr>
            <w:rStyle w:val="Appelnotedebasdep"/>
            <w:rPrChange w:id="7444" w:author="Arthur Parmentier" w:date="2020-06-07T15:27:00Z">
              <w:rPr>
                <w:rStyle w:val="Appelnotedebasdep"/>
              </w:rPr>
            </w:rPrChange>
          </w:rPr>
          <w:footnoteReference w:id="36"/>
        </w:r>
        <w:r w:rsidR="00F707EB" w:rsidRPr="007C437A">
          <w:rPr>
            <w:rPrChange w:id="7448" w:author="Arthur Parmentier" w:date="2020-06-07T15:27:00Z">
              <w:rPr/>
            </w:rPrChange>
          </w:rPr>
          <w:t xml:space="preserve"> </w:t>
        </w:r>
      </w:ins>
      <w:ins w:id="7449" w:author="Arthur Parmentier" w:date="2020-05-19T20:02:00Z">
        <w:r w:rsidR="00D6200D" w:rsidRPr="007C437A">
          <w:rPr>
            <w:rPrChange w:id="7450" w:author="Arthur Parmentier" w:date="2020-06-07T15:27:00Z">
              <w:rPr/>
            </w:rPrChange>
          </w:rPr>
          <w:t>yet</w:t>
        </w:r>
      </w:ins>
      <w:ins w:id="7451" w:author="Arthur Parmentier" w:date="2020-05-19T19:59:00Z">
        <w:r w:rsidR="00F707EB" w:rsidRPr="007C437A">
          <w:rPr>
            <w:rPrChange w:id="7452" w:author="Arthur Parmentier" w:date="2020-06-07T15:27:00Z">
              <w:rPr/>
            </w:rPrChange>
          </w:rPr>
          <w:t xml:space="preserve"> far from portable to my project</w:t>
        </w:r>
      </w:ins>
    </w:p>
    <w:p w:rsidR="00D6200D" w:rsidRPr="007C437A" w:rsidRDefault="00D6200D" w:rsidP="00D6200D">
      <w:pPr>
        <w:rPr>
          <w:ins w:id="7453" w:author="Arthur Parmentier" w:date="2020-05-19T22:45:00Z"/>
          <w:rPrChange w:id="7454" w:author="Arthur Parmentier" w:date="2020-06-07T15:27:00Z">
            <w:rPr>
              <w:ins w:id="7455" w:author="Arthur Parmentier" w:date="2020-05-19T22:45:00Z"/>
            </w:rPr>
          </w:rPrChange>
        </w:rPr>
      </w:pPr>
      <w:ins w:id="7456" w:author="Arthur Parmentier" w:date="2020-05-19T20:01:00Z">
        <w:r w:rsidRPr="007C437A">
          <w:rPr>
            <w:rPrChange w:id="7457" w:author="Arthur Parmentier" w:date="2020-06-07T15:27:00Z">
              <w:rPr/>
            </w:rPrChange>
          </w:rPr>
          <w:t>PoseNet appears like the best compromise</w:t>
        </w:r>
      </w:ins>
      <w:ins w:id="7458" w:author="Arthur Parmentier" w:date="2020-05-19T20:03:00Z">
        <w:r w:rsidRPr="007C437A">
          <w:rPr>
            <w:rPrChange w:id="7459" w:author="Arthur Parmentier" w:date="2020-06-07T15:27:00Z">
              <w:rPr/>
            </w:rPrChange>
          </w:rPr>
          <w:t xml:space="preserve"> for th</w:t>
        </w:r>
      </w:ins>
      <w:ins w:id="7460" w:author="Arthur Parmentier" w:date="2020-05-19T22:49:00Z">
        <w:r w:rsidR="008706E0" w:rsidRPr="007C437A">
          <w:rPr>
            <w:rPrChange w:id="7461" w:author="Arthur Parmentier" w:date="2020-06-07T15:27:00Z">
              <w:rPr/>
            </w:rPrChange>
          </w:rPr>
          <w:t>is particular</w:t>
        </w:r>
      </w:ins>
      <w:ins w:id="7462" w:author="Arthur Parmentier" w:date="2020-05-19T20:03:00Z">
        <w:r w:rsidRPr="007C437A">
          <w:rPr>
            <w:rPrChange w:id="7463" w:author="Arthur Parmentier" w:date="2020-06-07T15:27:00Z">
              <w:rPr/>
            </w:rPrChange>
          </w:rPr>
          <w:t xml:space="preserve"> use case</w:t>
        </w:r>
      </w:ins>
      <w:ins w:id="7464" w:author="Arthur Parmentier" w:date="2020-05-19T22:50:00Z">
        <w:r w:rsidR="008706E0" w:rsidRPr="007C437A">
          <w:rPr>
            <w:rPrChange w:id="7465" w:author="Arthur Parmentier" w:date="2020-06-07T15:27:00Z">
              <w:rPr/>
            </w:rPrChange>
          </w:rPr>
          <w:t>, its goals and under the constraints</w:t>
        </w:r>
      </w:ins>
      <w:ins w:id="7466" w:author="Arthur Parmentier" w:date="2020-05-19T20:03:00Z">
        <w:r w:rsidRPr="007C437A">
          <w:rPr>
            <w:rPrChange w:id="7467" w:author="Arthur Parmentier" w:date="2020-06-07T15:27:00Z">
              <w:rPr/>
            </w:rPrChange>
          </w:rPr>
          <w:t xml:space="preserve"> of this project.</w:t>
        </w:r>
      </w:ins>
      <w:ins w:id="7468" w:author="Arthur Parmentier" w:date="2020-05-19T21:52:00Z">
        <w:r w:rsidR="00F45509" w:rsidRPr="007C437A">
          <w:rPr>
            <w:rPrChange w:id="7469" w:author="Arthur Parmentier" w:date="2020-06-07T15:27:00Z">
              <w:rPr/>
            </w:rPrChange>
          </w:rPr>
          <w:br/>
        </w:r>
      </w:ins>
      <w:ins w:id="7470" w:author="Arthur Parmentier" w:date="2020-05-19T20:04:00Z">
        <w:r w:rsidRPr="007C437A">
          <w:rPr>
            <w:rPrChange w:id="7471" w:author="Arthur Parmentier" w:date="2020-06-07T15:27:00Z">
              <w:rPr/>
            </w:rPrChange>
          </w:rPr>
          <w:t xml:space="preserve">In </w:t>
        </w:r>
      </w:ins>
      <w:ins w:id="7472" w:author="Arthur Parmentier" w:date="2020-05-19T21:53:00Z">
        <w:r w:rsidR="00F45509" w:rsidRPr="007C437A">
          <w:rPr>
            <w:rPrChange w:id="7473" w:author="Arthur Parmentier" w:date="2020-06-07T15:27:00Z">
              <w:rPr/>
            </w:rPrChange>
          </w:rPr>
          <w:t>theory</w:t>
        </w:r>
      </w:ins>
      <w:ins w:id="7474" w:author="Arthur Parmentier" w:date="2020-05-19T20:04:00Z">
        <w:r w:rsidRPr="007C437A">
          <w:rPr>
            <w:rPrChange w:id="7475" w:author="Arthur Parmentier" w:date="2020-06-07T15:27:00Z">
              <w:rPr/>
            </w:rPrChange>
          </w:rPr>
          <w:t>, it would be sufficient to add a simple external hardware of software mechanism to know whether the soundpainter has “</w:t>
        </w:r>
      </w:ins>
      <w:ins w:id="7476" w:author="Arthur Parmentier" w:date="2020-05-19T20:05:00Z">
        <w:r w:rsidRPr="007C437A">
          <w:rPr>
            <w:rPrChange w:id="7477" w:author="Arthur Parmentier" w:date="2020-06-07T15:27:00Z">
              <w:rPr/>
            </w:rPrChange>
          </w:rPr>
          <w:t>entered the box” or not to remove the greatest part of the problem</w:t>
        </w:r>
      </w:ins>
      <w:ins w:id="7478" w:author="Arthur Parmentier" w:date="2020-05-19T22:47:00Z">
        <w:r w:rsidR="00B832E8" w:rsidRPr="007C437A">
          <w:rPr>
            <w:rPrChange w:id="7479" w:author="Arthur Parmentier" w:date="2020-06-07T15:27:00Z">
              <w:rPr/>
            </w:rPrChange>
          </w:rPr>
          <w:t>. One could for instance t</w:t>
        </w:r>
      </w:ins>
      <w:ins w:id="7480" w:author="Arthur Parmentier" w:date="2020-05-19T22:48:00Z">
        <w:r w:rsidR="00B832E8" w:rsidRPr="007C437A">
          <w:rPr>
            <w:rPrChange w:id="7481" w:author="Arthur Parmentier" w:date="2020-06-07T15:27:00Z">
              <w:rPr/>
            </w:rPrChange>
          </w:rPr>
          <w:t xml:space="preserve">hink of using a numeric carpet of a simple tracker of relative feet </w:t>
        </w:r>
        <w:r w:rsidR="007B3735" w:rsidRPr="007C437A">
          <w:rPr>
            <w:rPrChange w:id="7482" w:author="Arthur Parmentier" w:date="2020-06-07T15:27:00Z">
              <w:rPr/>
            </w:rPrChange>
          </w:rPr>
          <w:t>d</w:t>
        </w:r>
      </w:ins>
      <w:ins w:id="7483" w:author="Arthur Parmentier" w:date="2020-05-19T22:49:00Z">
        <w:r w:rsidR="007B3735" w:rsidRPr="007C437A">
          <w:rPr>
            <w:rPrChange w:id="7484" w:author="Arthur Parmentier" w:date="2020-06-07T15:27:00Z">
              <w:rPr/>
            </w:rPrChange>
          </w:rPr>
          <w:t>istance on the z axis</w:t>
        </w:r>
      </w:ins>
      <w:ins w:id="7485" w:author="Arthur Parmentier" w:date="2020-05-19T22:48:00Z">
        <w:r w:rsidR="00B832E8" w:rsidRPr="007C437A">
          <w:rPr>
            <w:rPrChange w:id="7486" w:author="Arthur Parmentier" w:date="2020-06-07T15:27:00Z">
              <w:rPr/>
            </w:rPrChange>
          </w:rPr>
          <w:t xml:space="preserve"> to achieve this.</w:t>
        </w:r>
      </w:ins>
      <w:ins w:id="7487" w:author="Arthur Parmentier" w:date="2020-05-19T21:52:00Z">
        <w:r w:rsidR="00F45509" w:rsidRPr="007C437A">
          <w:rPr>
            <w:rPrChange w:id="7488" w:author="Arthur Parmentier" w:date="2020-06-07T15:27:00Z">
              <w:rPr/>
            </w:rPrChange>
          </w:rPr>
          <w:br/>
        </w:r>
      </w:ins>
      <w:ins w:id="7489" w:author="Arthur Parmentier" w:date="2020-05-19T21:53:00Z">
        <w:r w:rsidR="00F45509" w:rsidRPr="007C437A">
          <w:rPr>
            <w:rPrChange w:id="7490" w:author="Arthur Parmentier" w:date="2020-06-07T15:27:00Z">
              <w:rPr/>
            </w:rPrChange>
          </w:rPr>
          <w:t xml:space="preserve">In fact, </w:t>
        </w:r>
      </w:ins>
      <w:ins w:id="7491" w:author="Arthur Parmentier" w:date="2020-05-19T21:54:00Z">
        <w:r w:rsidR="00F45509" w:rsidRPr="007C437A">
          <w:rPr>
            <w:rPrChange w:id="7492" w:author="Arthur Parmentier" w:date="2020-06-07T15:27:00Z">
              <w:rPr/>
            </w:rPrChange>
          </w:rPr>
          <w:t xml:space="preserve">I chose to work primarily on the default mode as my use case. In this mode, </w:t>
        </w:r>
      </w:ins>
      <w:ins w:id="7493" w:author="Arthur Parmentier" w:date="2020-05-19T21:56:00Z">
        <w:r w:rsidR="00F45509" w:rsidRPr="007C437A">
          <w:rPr>
            <w:rPrChange w:id="7494" w:author="Arthur Parmentier" w:date="2020-06-07T15:27:00Z">
              <w:rPr/>
            </w:rPrChange>
          </w:rPr>
          <w:t>the</w:t>
        </w:r>
      </w:ins>
      <w:ins w:id="7495" w:author="Arthur Parmentier" w:date="2020-05-19T21:57:00Z">
        <w:r w:rsidR="00F45509" w:rsidRPr="007C437A">
          <w:rPr>
            <w:rPrChange w:id="7496" w:author="Arthur Parmentier" w:date="2020-06-07T15:27:00Z">
              <w:rPr/>
            </w:rPrChange>
          </w:rPr>
          <w:t xml:space="preserve"> practical</w:t>
        </w:r>
      </w:ins>
      <w:ins w:id="7497" w:author="Arthur Parmentier" w:date="2020-05-19T21:56:00Z">
        <w:r w:rsidR="00F45509" w:rsidRPr="007C437A">
          <w:rPr>
            <w:rPrChange w:id="7498" w:author="Arthur Parmentier" w:date="2020-06-07T15:27:00Z">
              <w:rPr/>
            </w:rPrChange>
          </w:rPr>
          <w:t xml:space="preserve"> use of the “go gesture</w:t>
        </w:r>
      </w:ins>
      <w:ins w:id="7499" w:author="Arthur Parmentier" w:date="2020-05-19T21:57:00Z">
        <w:r w:rsidR="00F45509" w:rsidRPr="007C437A">
          <w:rPr>
            <w:rPrChange w:id="7500" w:author="Arthur Parmentier" w:date="2020-06-07T15:27:00Z">
              <w:rPr/>
            </w:rPrChange>
          </w:rPr>
          <w:t>”</w:t>
        </w:r>
      </w:ins>
      <w:ins w:id="7501" w:author="Arthur Parmentier" w:date="2020-05-19T22:20:00Z">
        <w:r w:rsidR="000B345C" w:rsidRPr="007C437A">
          <w:rPr>
            <w:rPrChange w:id="7502" w:author="Arthur Parmentier" w:date="2020-06-07T15:27:00Z">
              <w:rPr/>
            </w:rPrChange>
          </w:rPr>
          <w:t xml:space="preserve"> “play”</w:t>
        </w:r>
      </w:ins>
      <w:ins w:id="7503" w:author="Arthur Parmentier" w:date="2020-05-19T21:57:00Z">
        <w:r w:rsidR="00F45509" w:rsidRPr="007C437A">
          <w:rPr>
            <w:rPrChange w:id="7504" w:author="Arthur Parmentier" w:date="2020-06-07T15:27:00Z">
              <w:rPr/>
            </w:rPrChange>
          </w:rPr>
          <w:t xml:space="preserve"> is always associated with “entering the box”</w:t>
        </w:r>
        <w:r w:rsidR="00F45509" w:rsidRPr="007C437A">
          <w:rPr>
            <w:rStyle w:val="Appelnotedebasdep"/>
            <w:rPrChange w:id="7505" w:author="Arthur Parmentier" w:date="2020-06-07T15:27:00Z">
              <w:rPr>
                <w:rStyle w:val="Appelnotedebasdep"/>
              </w:rPr>
            </w:rPrChange>
          </w:rPr>
          <w:footnoteReference w:id="37"/>
        </w:r>
      </w:ins>
      <w:ins w:id="7568" w:author="Arthur Parmentier" w:date="2020-05-19T22:19:00Z">
        <w:r w:rsidR="000B345C" w:rsidRPr="007C437A">
          <w:rPr>
            <w:rPrChange w:id="7569" w:author="Arthur Parmentier" w:date="2020-06-07T15:27:00Z">
              <w:rPr/>
            </w:rPrChange>
          </w:rPr>
          <w:t xml:space="preserve"> </w:t>
        </w:r>
      </w:ins>
      <w:ins w:id="7570" w:author="Arthur Parmentier" w:date="2020-05-19T22:20:00Z">
        <w:r w:rsidR="00FE27EB" w:rsidRPr="007C437A">
          <w:rPr>
            <w:rPrChange w:id="7571" w:author="Arthur Parmentier" w:date="2020-06-07T15:27:00Z">
              <w:rPr/>
            </w:rPrChange>
          </w:rPr>
          <w:t>while even if the use of other “go gestures” such as “</w:t>
        </w:r>
      </w:ins>
      <w:ins w:id="7572" w:author="Arthur Parmentier" w:date="2020-05-19T22:22:00Z">
        <w:r w:rsidR="00FE27EB" w:rsidRPr="007C437A">
          <w:rPr>
            <w:rPrChange w:id="7573" w:author="Arthur Parmentier" w:date="2020-06-07T15:27:00Z">
              <w:rPr/>
            </w:rPrChange>
          </w:rPr>
          <w:t>S</w:t>
        </w:r>
      </w:ins>
      <w:ins w:id="7574" w:author="Arthur Parmentier" w:date="2020-05-19T22:20:00Z">
        <w:r w:rsidR="00FE27EB" w:rsidRPr="007C437A">
          <w:rPr>
            <w:rPrChange w:id="7575" w:author="Arthur Parmentier" w:date="2020-06-07T15:27:00Z">
              <w:rPr/>
            </w:rPrChange>
          </w:rPr>
          <w:t>lowly enter” is not</w:t>
        </w:r>
      </w:ins>
      <w:ins w:id="7576" w:author="Arthur Parmentier" w:date="2020-05-19T22:21:00Z">
        <w:r w:rsidR="00FE27EB" w:rsidRPr="007C437A">
          <w:rPr>
            <w:rPrChange w:id="7577" w:author="Arthur Parmentier" w:date="2020-06-07T15:27:00Z">
              <w:rPr/>
            </w:rPrChange>
          </w:rPr>
          <w:t xml:space="preserve"> always </w:t>
        </w:r>
      </w:ins>
      <w:ins w:id="7578" w:author="Arthur Parmentier" w:date="2020-05-19T22:20:00Z">
        <w:r w:rsidR="00FE27EB" w:rsidRPr="007C437A">
          <w:rPr>
            <w:rPrChange w:id="7579" w:author="Arthur Parmentier" w:date="2020-06-07T15:27:00Z">
              <w:rPr/>
            </w:rPrChange>
          </w:rPr>
          <w:t>with “entering the box”</w:t>
        </w:r>
      </w:ins>
      <w:ins w:id="7580" w:author="Arthur Parmentier" w:date="2020-05-19T22:21:00Z">
        <w:r w:rsidR="00FE27EB" w:rsidRPr="007C437A">
          <w:rPr>
            <w:rPrChange w:id="7581" w:author="Arthur Parmentier" w:date="2020-06-07T15:27:00Z">
              <w:rPr/>
            </w:rPrChange>
          </w:rPr>
          <w:t xml:space="preserve">, a simplified version of the grammar can </w:t>
        </w:r>
      </w:ins>
      <w:ins w:id="7582" w:author="Arthur Parmentier" w:date="2020-05-19T22:22:00Z">
        <w:r w:rsidR="00FE27EB" w:rsidRPr="007C437A">
          <w:rPr>
            <w:rPrChange w:id="7583" w:author="Arthur Parmentier" w:date="2020-06-07T15:27:00Z">
              <w:rPr/>
            </w:rPrChange>
          </w:rPr>
          <w:t>easily assume that “entering the box” is always performed with “go gestures”</w:t>
        </w:r>
        <w:r w:rsidR="000459FB" w:rsidRPr="007C437A">
          <w:rPr>
            <w:rPrChange w:id="7584" w:author="Arthur Parmentier" w:date="2020-06-07T15:27:00Z">
              <w:rPr/>
            </w:rPrChange>
          </w:rPr>
          <w:t xml:space="preserve">, without </w:t>
        </w:r>
      </w:ins>
      <w:ins w:id="7585" w:author="Arthur Parmentier" w:date="2020-05-19T22:23:00Z">
        <w:r w:rsidR="000459FB" w:rsidRPr="007C437A">
          <w:rPr>
            <w:rPrChange w:id="7586" w:author="Arthur Parmentier" w:date="2020-06-07T15:27:00Z">
              <w:rPr/>
            </w:rPrChange>
          </w:rPr>
          <w:t>removing much of the SP performativity</w:t>
        </w:r>
        <w:r w:rsidR="0015034E" w:rsidRPr="007C437A">
          <w:rPr>
            <w:rPrChange w:id="7587" w:author="Arthur Parmentier" w:date="2020-06-07T15:27:00Z">
              <w:rPr/>
            </w:rPrChange>
          </w:rPr>
          <w:t xml:space="preserve"> in </w:t>
        </w:r>
        <w:r w:rsidR="007C1D12" w:rsidRPr="007C437A">
          <w:rPr>
            <w:rPrChange w:id="7588" w:author="Arthur Parmentier" w:date="2020-06-07T15:27:00Z">
              <w:rPr/>
            </w:rPrChange>
          </w:rPr>
          <w:t>this</w:t>
        </w:r>
        <w:r w:rsidR="0015034E" w:rsidRPr="007C437A">
          <w:rPr>
            <w:rPrChange w:id="7589" w:author="Arthur Parmentier" w:date="2020-06-07T15:27:00Z">
              <w:rPr/>
            </w:rPrChange>
          </w:rPr>
          <w:t xml:space="preserve"> mode.</w:t>
        </w:r>
      </w:ins>
    </w:p>
    <w:p w:rsidR="00337510" w:rsidRPr="007C437A" w:rsidRDefault="00B832E8">
      <w:pPr>
        <w:rPr>
          <w:ins w:id="7590" w:author="Arthur Parmentier" w:date="2020-05-20T11:27:00Z"/>
          <w:rPrChange w:id="7591" w:author="Arthur Parmentier" w:date="2020-06-07T15:27:00Z">
            <w:rPr>
              <w:ins w:id="7592" w:author="Arthur Parmentier" w:date="2020-05-20T11:27:00Z"/>
            </w:rPr>
          </w:rPrChange>
        </w:rPr>
      </w:pPr>
      <w:ins w:id="7593" w:author="Arthur Parmentier" w:date="2020-05-19T22:45:00Z">
        <w:r w:rsidRPr="007C437A">
          <w:rPr>
            <w:rPrChange w:id="7594" w:author="Arthur Parmentier" w:date="2020-06-07T15:27:00Z">
              <w:rPr/>
            </w:rPrChange>
          </w:rPr>
          <w:t>With this</w:t>
        </w:r>
      </w:ins>
      <w:ins w:id="7595" w:author="Arthur Parmentier" w:date="2020-05-19T22:46:00Z">
        <w:r w:rsidRPr="007C437A">
          <w:rPr>
            <w:rPrChange w:id="7596" w:author="Arthur Parmentier" w:date="2020-06-07T15:27:00Z">
              <w:rPr/>
            </w:rPrChange>
          </w:rPr>
          <w:t xml:space="preserve"> </w:t>
        </w:r>
      </w:ins>
      <w:ins w:id="7597" w:author="Arthur Parmentier" w:date="2020-05-19T22:45:00Z">
        <w:r w:rsidRPr="007C437A">
          <w:rPr>
            <w:rPrChange w:id="7598" w:author="Arthur Parmentier" w:date="2020-06-07T15:27:00Z">
              <w:rPr/>
            </w:rPrChange>
          </w:rPr>
          <w:t>simplification in m</w:t>
        </w:r>
      </w:ins>
      <w:ins w:id="7599" w:author="Arthur Parmentier" w:date="2020-05-19T22:46:00Z">
        <w:r w:rsidRPr="007C437A">
          <w:rPr>
            <w:rPrChange w:id="7600" w:author="Arthur Parmentier" w:date="2020-06-07T15:27:00Z">
              <w:rPr/>
            </w:rPrChange>
          </w:rPr>
          <w:t xml:space="preserve">ind, a 2D tracking </w:t>
        </w:r>
      </w:ins>
      <w:ins w:id="7601" w:author="Arthur Parmentier" w:date="2020-05-19T22:47:00Z">
        <w:r w:rsidRPr="007C437A">
          <w:rPr>
            <w:rPrChange w:id="7602" w:author="Arthur Parmentier" w:date="2020-06-07T15:27:00Z">
              <w:rPr/>
            </w:rPrChange>
          </w:rPr>
          <w:t xml:space="preserve">of the full body </w:t>
        </w:r>
      </w:ins>
      <w:ins w:id="7603" w:author="Arthur Parmentier" w:date="2020-05-19T22:46:00Z">
        <w:r w:rsidRPr="007C437A">
          <w:rPr>
            <w:rPrChange w:id="7604" w:author="Arthur Parmentier" w:date="2020-06-07T15:27:00Z">
              <w:rPr/>
            </w:rPrChange>
          </w:rPr>
          <w:t xml:space="preserve">is </w:t>
        </w:r>
      </w:ins>
      <w:ins w:id="7605" w:author="Arthur Parmentier" w:date="2020-05-19T22:53:00Z">
        <w:r w:rsidR="00BF2076" w:rsidRPr="007C437A">
          <w:rPr>
            <w:rPrChange w:id="7606" w:author="Arthur Parmentier" w:date="2020-06-07T15:27:00Z">
              <w:rPr/>
            </w:rPrChange>
          </w:rPr>
          <w:t>enough</w:t>
        </w:r>
      </w:ins>
      <w:ins w:id="7607" w:author="Arthur Parmentier" w:date="2020-05-19T22:47:00Z">
        <w:r w:rsidRPr="007C437A">
          <w:rPr>
            <w:rPrChange w:id="7608" w:author="Arthur Parmentier" w:date="2020-06-07T15:27:00Z">
              <w:rPr/>
            </w:rPrChange>
          </w:rPr>
          <w:t xml:space="preserve"> </w:t>
        </w:r>
      </w:ins>
      <w:ins w:id="7609" w:author="Arthur Parmentier" w:date="2020-05-19T22:53:00Z">
        <w:r w:rsidR="00BF2076" w:rsidRPr="007C437A">
          <w:rPr>
            <w:rPrChange w:id="7610" w:author="Arthur Parmentier" w:date="2020-06-07T15:27:00Z">
              <w:rPr/>
            </w:rPrChange>
          </w:rPr>
          <w:t xml:space="preserve">to cover the </w:t>
        </w:r>
      </w:ins>
      <w:ins w:id="7611" w:author="Arthur Parmentier" w:date="2020-05-19T22:54:00Z">
        <w:r w:rsidR="00BF2076" w:rsidRPr="007C437A">
          <w:rPr>
            <w:rPrChange w:id="7612" w:author="Arthur Parmentier" w:date="2020-06-07T15:27:00Z">
              <w:rPr/>
            </w:rPrChange>
          </w:rPr>
          <w:t>default mode.</w:t>
        </w:r>
      </w:ins>
      <w:ins w:id="7613" w:author="Arthur Parmentier" w:date="2020-05-19T22:57:00Z">
        <w:r w:rsidR="00BF2076" w:rsidRPr="007C437A">
          <w:rPr>
            <w:rPrChange w:id="7614" w:author="Arthur Parmentier" w:date="2020-06-07T15:27:00Z">
              <w:rPr/>
            </w:rPrChange>
          </w:rPr>
          <w:t xml:space="preserve"> But what about</w:t>
        </w:r>
      </w:ins>
      <w:ins w:id="7615" w:author="Arthur Parmentier" w:date="2020-05-19T22:58:00Z">
        <w:r w:rsidR="00BF2076" w:rsidRPr="007C437A">
          <w:rPr>
            <w:rPrChange w:id="7616" w:author="Arthur Parmentier" w:date="2020-06-07T15:27:00Z">
              <w:rPr/>
            </w:rPrChange>
          </w:rPr>
          <w:t xml:space="preserve"> over modes, that also make use of the “box” in a different way?</w:t>
        </w:r>
        <w:r w:rsidR="00BF2076" w:rsidRPr="007C437A">
          <w:rPr>
            <w:rPrChange w:id="7617" w:author="Arthur Parmentier" w:date="2020-06-07T15:27:00Z">
              <w:rPr/>
            </w:rPrChange>
          </w:rPr>
          <w:br/>
        </w:r>
      </w:ins>
      <w:ins w:id="7618" w:author="Arthur Parmentier" w:date="2020-05-19T22:59:00Z">
        <w:r w:rsidR="00BF2076" w:rsidRPr="007C437A">
          <w:rPr>
            <w:rPrChange w:id="7619" w:author="Arthur Parmentier" w:date="2020-06-07T15:27:00Z">
              <w:rPr/>
            </w:rPrChange>
          </w:rPr>
          <w:t>Interestingly, most other SP modes that I am aware of</w:t>
        </w:r>
      </w:ins>
      <w:ins w:id="7620" w:author="Arthur Parmentier" w:date="2020-05-19T23:01:00Z">
        <w:r w:rsidR="00BF2076" w:rsidRPr="007C437A">
          <w:rPr>
            <w:rPrChange w:id="7621" w:author="Arthur Parmentier" w:date="2020-06-07T15:27:00Z">
              <w:rPr/>
            </w:rPrChange>
          </w:rPr>
          <w:t xml:space="preserve"> are using immediate requests rather than structured requests</w:t>
        </w:r>
      </w:ins>
      <w:ins w:id="7622" w:author="Arthur Parmentier" w:date="2020-05-20T11:19:00Z">
        <w:r w:rsidR="00C907A8" w:rsidRPr="007C437A">
          <w:rPr>
            <w:rPrChange w:id="7623" w:author="Arthur Parmentier" w:date="2020-06-07T15:27:00Z">
              <w:rPr/>
            </w:rPrChange>
          </w:rPr>
          <w:t>, and the soundpainter is always standing in the “box”</w:t>
        </w:r>
      </w:ins>
      <w:ins w:id="7624" w:author="Arthur Parmentier" w:date="2020-05-20T11:20:00Z">
        <w:r w:rsidR="00C907A8" w:rsidRPr="007C437A">
          <w:rPr>
            <w:rPrChange w:id="7625" w:author="Arthur Parmentier" w:date="2020-06-07T15:27:00Z">
              <w:rPr/>
            </w:rPrChange>
          </w:rPr>
          <w:t xml:space="preserve"> when using these modes</w:t>
        </w:r>
      </w:ins>
      <w:ins w:id="7626" w:author="Arthur Parmentier" w:date="2020-05-19T23:02:00Z">
        <w:r w:rsidR="00BF2076" w:rsidRPr="007C437A">
          <w:rPr>
            <w:rPrChange w:id="7627" w:author="Arthur Parmentier" w:date="2020-06-07T15:27:00Z">
              <w:rPr/>
            </w:rPrChange>
          </w:rPr>
          <w:t>.</w:t>
        </w:r>
        <w:r w:rsidR="00F24850" w:rsidRPr="007C437A">
          <w:rPr>
            <w:rPrChange w:id="7628" w:author="Arthur Parmentier" w:date="2020-06-07T15:27:00Z">
              <w:rPr/>
            </w:rPrChange>
          </w:rPr>
          <w:t xml:space="preserve"> In other words, </w:t>
        </w:r>
      </w:ins>
      <w:ins w:id="7629" w:author="Arthur Parmentier" w:date="2020-05-19T23:03:00Z">
        <w:r w:rsidR="00F24850" w:rsidRPr="007C437A">
          <w:rPr>
            <w:rPrChange w:id="7630" w:author="Arthur Parmentier" w:date="2020-06-07T15:27:00Z">
              <w:rPr/>
            </w:rPrChange>
          </w:rPr>
          <w:t>signing “outside the box”</w:t>
        </w:r>
      </w:ins>
      <w:ins w:id="7631" w:author="Arthur Parmentier" w:date="2020-05-20T11:21:00Z">
        <w:r w:rsidR="00C907A8" w:rsidRPr="007C437A">
          <w:rPr>
            <w:rPrChange w:id="7632" w:author="Arthur Parmentier" w:date="2020-06-07T15:27:00Z">
              <w:rPr/>
            </w:rPrChange>
          </w:rPr>
          <w:t>, not in real-time</w:t>
        </w:r>
      </w:ins>
      <w:ins w:id="7633" w:author="Arthur Parmentier" w:date="2020-05-20T11:22:00Z">
        <w:r w:rsidR="00C907A8" w:rsidRPr="007C437A">
          <w:rPr>
            <w:rPrChange w:id="7634" w:author="Arthur Parmentier" w:date="2020-06-07T15:27:00Z">
              <w:rPr/>
            </w:rPrChange>
          </w:rPr>
          <w:t>, to make</w:t>
        </w:r>
      </w:ins>
      <w:ins w:id="7635" w:author="Arthur Parmentier" w:date="2020-05-19T23:03:00Z">
        <w:r w:rsidR="00F24850" w:rsidRPr="007C437A">
          <w:rPr>
            <w:rPrChange w:id="7636" w:author="Arthur Parmentier" w:date="2020-06-07T15:27:00Z">
              <w:rPr/>
            </w:rPrChange>
          </w:rPr>
          <w:t xml:space="preserve"> </w:t>
        </w:r>
      </w:ins>
      <w:ins w:id="7637" w:author="Arthur Parmentier" w:date="2020-05-20T11:22:00Z">
        <w:r w:rsidR="00C907A8" w:rsidRPr="007C437A">
          <w:rPr>
            <w:rPrChange w:id="7638" w:author="Arthur Parmentier" w:date="2020-06-07T15:27:00Z">
              <w:rPr/>
            </w:rPrChange>
          </w:rPr>
          <w:t xml:space="preserve">structured requests </w:t>
        </w:r>
      </w:ins>
      <w:ins w:id="7639" w:author="Arthur Parmentier" w:date="2020-05-20T11:23:00Z">
        <w:r w:rsidR="00C907A8" w:rsidRPr="007C437A">
          <w:rPr>
            <w:rPrChange w:id="7640" w:author="Arthur Parmentier" w:date="2020-06-07T15:27:00Z">
              <w:rPr/>
            </w:rPrChange>
          </w:rPr>
          <w:t xml:space="preserve">is particular to the </w:t>
        </w:r>
        <w:r w:rsidR="00C907A8" w:rsidRPr="007C437A">
          <w:rPr>
            <w:rPrChange w:id="7641" w:author="Arthur Parmentier" w:date="2020-06-07T15:27:00Z">
              <w:rPr/>
            </w:rPrChange>
          </w:rPr>
          <w:lastRenderedPageBreak/>
          <w:t>default mode</w:t>
        </w:r>
      </w:ins>
      <w:ins w:id="7642" w:author="Arthur Parmentier" w:date="2020-05-19T23:03:00Z">
        <w:r w:rsidR="00F24850" w:rsidRPr="007C437A">
          <w:rPr>
            <w:rPrChange w:id="7643" w:author="Arthur Parmentier" w:date="2020-06-07T15:27:00Z">
              <w:rPr/>
            </w:rPrChange>
          </w:rPr>
          <w:t>.</w:t>
        </w:r>
      </w:ins>
      <w:ins w:id="7644" w:author="Arthur Parmentier" w:date="2020-05-19T23:04:00Z">
        <w:r w:rsidR="00F24850" w:rsidRPr="007C437A">
          <w:rPr>
            <w:rStyle w:val="Appelnotedebasdep"/>
            <w:rPrChange w:id="7645" w:author="Arthur Parmentier" w:date="2020-06-07T15:27:00Z">
              <w:rPr>
                <w:rStyle w:val="Appelnotedebasdep"/>
              </w:rPr>
            </w:rPrChange>
          </w:rPr>
          <w:footnoteReference w:id="38"/>
        </w:r>
      </w:ins>
      <w:ins w:id="7660" w:author="Arthur Parmentier" w:date="2020-05-19T23:08:00Z">
        <w:r w:rsidR="00833F14" w:rsidRPr="007C437A">
          <w:rPr>
            <w:rPrChange w:id="7661" w:author="Arthur Parmentier" w:date="2020-06-07T15:27:00Z">
              <w:rPr/>
            </w:rPrChange>
          </w:rPr>
          <w:t xml:space="preserve"> By entering</w:t>
        </w:r>
      </w:ins>
      <w:ins w:id="7662" w:author="Arthur Parmentier" w:date="2020-05-19T23:09:00Z">
        <w:r w:rsidR="00833F14" w:rsidRPr="007C437A">
          <w:rPr>
            <w:rPrChange w:id="7663" w:author="Arthur Parmentier" w:date="2020-06-07T15:27:00Z">
              <w:rPr/>
            </w:rPrChange>
          </w:rPr>
          <w:t xml:space="preserve"> or exiting</w:t>
        </w:r>
      </w:ins>
      <w:ins w:id="7664" w:author="Arthur Parmentier" w:date="2020-05-19T23:08:00Z">
        <w:r w:rsidR="00833F14" w:rsidRPr="007C437A">
          <w:rPr>
            <w:rPrChange w:id="7665" w:author="Arthur Parmentier" w:date="2020-06-07T15:27:00Z">
              <w:rPr/>
            </w:rPrChange>
          </w:rPr>
          <w:t xml:space="preserve"> </w:t>
        </w:r>
      </w:ins>
      <w:ins w:id="7666" w:author="Arthur Parmentier" w:date="2020-05-19T23:09:00Z">
        <w:r w:rsidR="00833F14" w:rsidRPr="007C437A">
          <w:rPr>
            <w:rPrChange w:id="7667" w:author="Arthur Parmentier" w:date="2020-06-07T15:27:00Z">
              <w:rPr/>
            </w:rPrChange>
          </w:rPr>
          <w:t>other</w:t>
        </w:r>
      </w:ins>
      <w:ins w:id="7668" w:author="Arthur Parmentier" w:date="2020-05-19T23:08:00Z">
        <w:r w:rsidR="00833F14" w:rsidRPr="007C437A">
          <w:rPr>
            <w:rPrChange w:id="7669" w:author="Arthur Parmentier" w:date="2020-06-07T15:27:00Z">
              <w:rPr/>
            </w:rPrChange>
          </w:rPr>
          <w:t xml:space="preserve"> mode</w:t>
        </w:r>
      </w:ins>
      <w:ins w:id="7670" w:author="Arthur Parmentier" w:date="2020-05-19T23:09:00Z">
        <w:r w:rsidR="00833F14" w:rsidRPr="007C437A">
          <w:rPr>
            <w:rPrChange w:id="7671" w:author="Arthur Parmentier" w:date="2020-06-07T15:27:00Z">
              <w:rPr/>
            </w:rPrChange>
          </w:rPr>
          <w:t>s</w:t>
        </w:r>
      </w:ins>
      <w:ins w:id="7672" w:author="Arthur Parmentier" w:date="2020-05-19T23:08:00Z">
        <w:r w:rsidR="00833F14" w:rsidRPr="007C437A">
          <w:rPr>
            <w:rPrChange w:id="7673" w:author="Arthur Parmentier" w:date="2020-06-07T15:27:00Z">
              <w:rPr/>
            </w:rPrChange>
          </w:rPr>
          <w:t xml:space="preserve"> (marked with </w:t>
        </w:r>
      </w:ins>
      <w:ins w:id="7674" w:author="Arthur Parmentier" w:date="2020-05-19T23:09:00Z">
        <w:r w:rsidR="00833F14" w:rsidRPr="007C437A">
          <w:rPr>
            <w:rPrChange w:id="7675" w:author="Arthur Parmentier" w:date="2020-06-07T15:27:00Z">
              <w:rPr/>
            </w:rPrChange>
          </w:rPr>
          <w:t>their</w:t>
        </w:r>
      </w:ins>
      <w:ins w:id="7676" w:author="Arthur Parmentier" w:date="2020-05-19T23:08:00Z">
        <w:r w:rsidR="00833F14" w:rsidRPr="007C437A">
          <w:rPr>
            <w:rPrChange w:id="7677" w:author="Arthur Parmentier" w:date="2020-06-07T15:27:00Z">
              <w:rPr/>
            </w:rPrChange>
          </w:rPr>
          <w:t xml:space="preserve"> “enter</w:t>
        </w:r>
      </w:ins>
      <w:ins w:id="7678" w:author="Arthur Parmentier" w:date="2020-05-19T23:09:00Z">
        <w:r w:rsidR="00833F14" w:rsidRPr="007C437A">
          <w:rPr>
            <w:rPrChange w:id="7679" w:author="Arthur Parmentier" w:date="2020-06-07T15:27:00Z">
              <w:rPr/>
            </w:rPrChange>
          </w:rPr>
          <w:t xml:space="preserve">” and “exit” signs), the program should be able </w:t>
        </w:r>
      </w:ins>
      <w:ins w:id="7680" w:author="Arthur Parmentier" w:date="2020-05-19T23:10:00Z">
        <w:r w:rsidR="00833F14" w:rsidRPr="007C437A">
          <w:rPr>
            <w:rPrChange w:id="7681" w:author="Arthur Parmentier" w:date="2020-06-07T15:27:00Z">
              <w:rPr/>
            </w:rPrChange>
          </w:rPr>
          <w:t>to know whether requests must be considered immediate requests</w:t>
        </w:r>
      </w:ins>
      <w:ins w:id="7682" w:author="Arthur Parmentier" w:date="2020-05-19T23:11:00Z">
        <w:r w:rsidR="00833F14" w:rsidRPr="007C437A">
          <w:rPr>
            <w:rPrChange w:id="7683" w:author="Arthur Parmentier" w:date="2020-06-07T15:27:00Z">
              <w:rPr/>
            </w:rPrChange>
          </w:rPr>
          <w:t xml:space="preserve"> </w:t>
        </w:r>
      </w:ins>
      <w:ins w:id="7684" w:author="Arthur Parmentier" w:date="2020-05-19T23:10:00Z">
        <w:r w:rsidR="00833F14" w:rsidRPr="007C437A">
          <w:rPr>
            <w:rPrChange w:id="7685" w:author="Arthur Parmentier" w:date="2020-06-07T15:27:00Z">
              <w:rPr/>
            </w:rPrChange>
          </w:rPr>
          <w:t>or structured, delayed ones</w:t>
        </w:r>
      </w:ins>
      <w:ins w:id="7686" w:author="Arthur Parmentier" w:date="2020-05-19T23:11:00Z">
        <w:r w:rsidR="00833F14" w:rsidRPr="007C437A">
          <w:rPr>
            <w:rStyle w:val="Appelnotedebasdep"/>
            <w:rPrChange w:id="7687" w:author="Arthur Parmentier" w:date="2020-06-07T15:27:00Z">
              <w:rPr>
                <w:rStyle w:val="Appelnotedebasdep"/>
              </w:rPr>
            </w:rPrChange>
          </w:rPr>
          <w:footnoteReference w:id="39"/>
        </w:r>
      </w:ins>
      <w:ins w:id="7702" w:author="Arthur Parmentier" w:date="2020-05-20T11:25:00Z">
        <w:r w:rsidR="00337510" w:rsidRPr="007C437A">
          <w:rPr>
            <w:rPrChange w:id="7703" w:author="Arthur Parmentier" w:date="2020-06-07T15:27:00Z">
              <w:rPr/>
            </w:rPrChange>
          </w:rPr>
          <w:t>.</w:t>
        </w:r>
      </w:ins>
    </w:p>
    <w:p w:rsidR="00337510" w:rsidRPr="007C437A" w:rsidRDefault="00337510">
      <w:pPr>
        <w:rPr>
          <w:ins w:id="7704" w:author="Arthur Parmentier" w:date="2020-05-20T11:39:00Z"/>
          <w:rPrChange w:id="7705" w:author="Arthur Parmentier" w:date="2020-06-07T15:27:00Z">
            <w:rPr>
              <w:ins w:id="7706" w:author="Arthur Parmentier" w:date="2020-05-20T11:39:00Z"/>
            </w:rPr>
          </w:rPrChange>
        </w:rPr>
      </w:pPr>
      <w:ins w:id="7707" w:author="Arthur Parmentier" w:date="2020-05-20T11:27:00Z">
        <w:r w:rsidRPr="007C437A">
          <w:rPr>
            <w:rPrChange w:id="7708" w:author="Arthur Parmentier" w:date="2020-06-07T15:27:00Z">
              <w:rPr/>
            </w:rPrChange>
          </w:rPr>
          <w:t xml:space="preserve">In conclusion, </w:t>
        </w:r>
      </w:ins>
      <w:ins w:id="7709" w:author="Arthur Parmentier" w:date="2020-05-20T11:40:00Z">
        <w:r w:rsidR="00B307BE" w:rsidRPr="007C437A">
          <w:rPr>
            <w:rPrChange w:id="7710" w:author="Arthur Parmentier" w:date="2020-06-07T15:27:00Z">
              <w:rPr/>
            </w:rPrChange>
          </w:rPr>
          <w:t xml:space="preserve">although more expensive or complex systems would allow for full 3D tracking of the body, </w:t>
        </w:r>
      </w:ins>
      <w:ins w:id="7711" w:author="Arthur Parmentier" w:date="2020-05-20T11:27:00Z">
        <w:r w:rsidRPr="007C437A">
          <w:rPr>
            <w:rPrChange w:id="7712" w:author="Arthur Parmentier" w:date="2020-06-07T15:27:00Z">
              <w:rPr/>
            </w:rPrChange>
          </w:rPr>
          <w:t>PoseNet</w:t>
        </w:r>
      </w:ins>
      <w:ins w:id="7713" w:author="Arthur Parmentier" w:date="2020-05-20T11:29:00Z">
        <w:r w:rsidR="000506E4" w:rsidRPr="007C437A">
          <w:rPr>
            <w:rPrChange w:id="7714" w:author="Arthur Parmentier" w:date="2020-06-07T15:27:00Z">
              <w:rPr/>
            </w:rPrChange>
          </w:rPr>
          <w:t xml:space="preserve"> </w:t>
        </w:r>
      </w:ins>
      <w:ins w:id="7715" w:author="Arthur Parmentier" w:date="2020-05-20T11:30:00Z">
        <w:r w:rsidR="000506E4" w:rsidRPr="007C437A">
          <w:rPr>
            <w:rPrChange w:id="7716" w:author="Arthur Parmentier" w:date="2020-06-07T15:27:00Z">
              <w:rPr/>
            </w:rPrChange>
          </w:rPr>
          <w:t xml:space="preserve">is suitable for </w:t>
        </w:r>
      </w:ins>
      <w:ins w:id="7717" w:author="Arthur Parmentier" w:date="2020-05-20T11:31:00Z">
        <w:r w:rsidR="000506E4" w:rsidRPr="007C437A">
          <w:rPr>
            <w:rPrChange w:id="7718" w:author="Arthur Parmentier" w:date="2020-06-07T15:27:00Z">
              <w:rPr/>
            </w:rPrChange>
          </w:rPr>
          <w:t xml:space="preserve">building most features at the </w:t>
        </w:r>
      </w:ins>
      <w:ins w:id="7719" w:author="Arthur Parmentier" w:date="2020-05-23T09:56:00Z">
        <w:r w:rsidR="00AB2243" w:rsidRPr="007C437A">
          <w:rPr>
            <w:rPrChange w:id="7720" w:author="Arthur Parmentier" w:date="2020-06-07T15:27:00Z">
              <w:rPr/>
            </w:rPrChange>
          </w:rPr>
          <w:t xml:space="preserve">full </w:t>
        </w:r>
      </w:ins>
      <w:ins w:id="7721" w:author="Arthur Parmentier" w:date="2020-05-20T11:31:00Z">
        <w:r w:rsidR="000506E4" w:rsidRPr="007C437A">
          <w:rPr>
            <w:rPrChange w:id="7722" w:author="Arthur Parmentier" w:date="2020-06-07T15:27:00Z">
              <w:rPr/>
            </w:rPrChange>
          </w:rPr>
          <w:t>body scale relevant to SP</w:t>
        </w:r>
      </w:ins>
      <w:ins w:id="7723" w:author="Arthur Parmentier" w:date="2020-05-20T11:40:00Z">
        <w:r w:rsidR="00B21279" w:rsidRPr="007C437A">
          <w:rPr>
            <w:rPrChange w:id="7724" w:author="Arthur Parmentier" w:date="2020-06-07T15:27:00Z">
              <w:rPr/>
            </w:rPrChange>
          </w:rPr>
          <w:t xml:space="preserve"> and is the most adapted technology in the frame of this project</w:t>
        </w:r>
      </w:ins>
      <w:ins w:id="7725" w:author="Arthur Parmentier" w:date="2020-05-20T11:31:00Z">
        <w:r w:rsidR="000506E4" w:rsidRPr="007C437A">
          <w:rPr>
            <w:rPrChange w:id="7726" w:author="Arthur Parmentier" w:date="2020-06-07T15:27:00Z">
              <w:rPr/>
            </w:rPrChange>
          </w:rPr>
          <w:t>.</w:t>
        </w:r>
      </w:ins>
      <w:ins w:id="7727" w:author="Arthur Parmentier" w:date="2020-05-20T11:41:00Z">
        <w:r w:rsidR="00B21279" w:rsidRPr="007C437A">
          <w:rPr>
            <w:rPrChange w:id="7728" w:author="Arthur Parmentier" w:date="2020-06-07T15:27:00Z">
              <w:rPr/>
            </w:rPrChange>
          </w:rPr>
          <w:br/>
        </w:r>
      </w:ins>
      <w:ins w:id="7729" w:author="Arthur Parmentier" w:date="2020-05-20T11:33:00Z">
        <w:r w:rsidR="000506E4" w:rsidRPr="007C437A">
          <w:rPr>
            <w:rPrChange w:id="7730" w:author="Arthur Parmentier" w:date="2020-06-07T15:27:00Z">
              <w:rPr/>
            </w:rPrChange>
          </w:rPr>
          <w:t>From the observation of correlations between missing depth features and known signs/features, we are able</w:t>
        </w:r>
      </w:ins>
      <w:ins w:id="7731" w:author="Arthur Parmentier" w:date="2020-05-20T11:34:00Z">
        <w:r w:rsidR="000506E4" w:rsidRPr="007C437A">
          <w:rPr>
            <w:rPrChange w:id="7732" w:author="Arthur Parmentier" w:date="2020-06-07T15:27:00Z">
              <w:rPr/>
            </w:rPrChange>
          </w:rPr>
          <w:t xml:space="preserve"> to make a small simplification of the SP grammar by assuming that </w:t>
        </w:r>
      </w:ins>
      <w:ins w:id="7733" w:author="Arthur Parmentier" w:date="2020-05-20T11:35:00Z">
        <w:r w:rsidR="000506E4" w:rsidRPr="007C437A">
          <w:rPr>
            <w:rPrChange w:id="7734" w:author="Arthur Parmentier" w:date="2020-06-07T15:27:00Z">
              <w:rPr/>
            </w:rPrChange>
          </w:rPr>
          <w:t xml:space="preserve">the requests must </w:t>
        </w:r>
      </w:ins>
      <w:ins w:id="7735" w:author="Arthur Parmentier" w:date="2020-05-20T11:36:00Z">
        <w:r w:rsidR="000506E4" w:rsidRPr="007C437A">
          <w:rPr>
            <w:rPrChange w:id="7736" w:author="Arthur Parmentier" w:date="2020-06-07T15:27:00Z">
              <w:rPr/>
            </w:rPrChange>
          </w:rPr>
          <w:t>be executed immediately when “go gestures” are used, and that in every mode but the default one, the requests are immediate.</w:t>
        </w:r>
      </w:ins>
      <w:ins w:id="7737" w:author="Arthur Parmentier" w:date="2020-05-20T11:37:00Z">
        <w:r w:rsidR="000506E4" w:rsidRPr="007C437A">
          <w:rPr>
            <w:rPrChange w:id="7738" w:author="Arthur Parmentier" w:date="2020-06-07T15:27:00Z">
              <w:rPr/>
            </w:rPrChange>
          </w:rPr>
          <w:t xml:space="preserve"> Under these assumptions, PoseNet is sufficient to build all necessary features to </w:t>
        </w:r>
      </w:ins>
      <w:ins w:id="7739" w:author="Arthur Parmentier" w:date="2020-05-20T11:38:00Z">
        <w:r w:rsidR="000506E4" w:rsidRPr="007C437A">
          <w:rPr>
            <w:rPrChange w:id="7740" w:author="Arthur Parmentier" w:date="2020-06-07T15:27:00Z">
              <w:rPr/>
            </w:rPrChange>
          </w:rPr>
          <w:t>recognize</w:t>
        </w:r>
      </w:ins>
      <w:ins w:id="7741" w:author="Arthur Parmentier" w:date="2020-05-20T11:37:00Z">
        <w:r w:rsidR="000506E4" w:rsidRPr="007C437A">
          <w:rPr>
            <w:rPrChange w:id="7742" w:author="Arthur Parmentier" w:date="2020-06-07T15:27:00Z">
              <w:rPr/>
            </w:rPrChange>
          </w:rPr>
          <w:t xml:space="preserve"> SP signs at the body scale.</w:t>
        </w:r>
      </w:ins>
    </w:p>
    <w:p w:rsidR="00774F33" w:rsidRPr="007C437A" w:rsidRDefault="000340B7" w:rsidP="000340B7">
      <w:pPr>
        <w:pStyle w:val="Titre5"/>
        <w:rPr>
          <w:ins w:id="7743" w:author="Arthur Parmentier" w:date="2020-05-20T11:41:00Z"/>
          <w:rPrChange w:id="7744" w:author="Arthur Parmentier" w:date="2020-06-07T15:27:00Z">
            <w:rPr>
              <w:ins w:id="7745" w:author="Arthur Parmentier" w:date="2020-05-20T11:41:00Z"/>
            </w:rPr>
          </w:rPrChange>
        </w:rPr>
      </w:pPr>
      <w:ins w:id="7746" w:author="Arthur Parmentier" w:date="2020-05-20T11:41:00Z">
        <w:r w:rsidRPr="007C437A">
          <w:rPr>
            <w:rPrChange w:id="7747" w:author="Arthur Parmentier" w:date="2020-06-07T15:27:00Z">
              <w:rPr/>
            </w:rPrChange>
          </w:rPr>
          <w:t>Building features</w:t>
        </w:r>
      </w:ins>
    </w:p>
    <w:p w:rsidR="003D367C" w:rsidRPr="007C437A" w:rsidRDefault="00F71238" w:rsidP="003D367C">
      <w:pPr>
        <w:rPr>
          <w:ins w:id="7748" w:author="Arthur Parmentier" w:date="2020-05-20T15:19:00Z"/>
          <w:rPrChange w:id="7749" w:author="Arthur Parmentier" w:date="2020-06-07T15:27:00Z">
            <w:rPr>
              <w:ins w:id="7750" w:author="Arthur Parmentier" w:date="2020-05-20T15:19:00Z"/>
            </w:rPr>
          </w:rPrChange>
        </w:rPr>
      </w:pPr>
      <w:ins w:id="7751" w:author="Arthur Parmentier" w:date="2020-05-20T15:19:00Z">
        <w:r w:rsidRPr="007C437A">
          <w:rPr>
            <w:rPrChange w:id="7752" w:author="Arthur Parmentier" w:date="2020-06-07T15:27:00Z">
              <w:rPr/>
            </w:rPrChange>
          </w:rPr>
          <w:t>Meaningful features to feed the classifier with need to satisfy the following properties:</w:t>
        </w:r>
      </w:ins>
    </w:p>
    <w:p w:rsidR="00F71238" w:rsidRPr="007C437A" w:rsidRDefault="00D2561F" w:rsidP="00F71238">
      <w:pPr>
        <w:pStyle w:val="Paragraphedeliste"/>
        <w:numPr>
          <w:ilvl w:val="0"/>
          <w:numId w:val="30"/>
        </w:numPr>
        <w:rPr>
          <w:ins w:id="7753" w:author="Arthur Parmentier" w:date="2020-05-20T15:24:00Z"/>
          <w:rPrChange w:id="7754" w:author="Arthur Parmentier" w:date="2020-06-07T15:27:00Z">
            <w:rPr>
              <w:ins w:id="7755" w:author="Arthur Parmentier" w:date="2020-05-20T15:24:00Z"/>
            </w:rPr>
          </w:rPrChange>
        </w:rPr>
      </w:pPr>
      <w:ins w:id="7756" w:author="Arthur Parmentier" w:date="2020-05-20T15:30:00Z">
        <w:r w:rsidRPr="007C437A">
          <w:rPr>
            <w:rPrChange w:id="7757" w:author="Arthur Parmentier" w:date="2020-06-07T15:27:00Z">
              <w:rPr/>
            </w:rPrChange>
          </w:rPr>
          <w:t>The set of features shou</w:t>
        </w:r>
      </w:ins>
      <w:ins w:id="7758" w:author="Arthur Parmentier" w:date="2020-05-20T15:31:00Z">
        <w:r w:rsidRPr="007C437A">
          <w:rPr>
            <w:rPrChange w:id="7759" w:author="Arthur Parmentier" w:date="2020-06-07T15:27:00Z">
              <w:rPr/>
            </w:rPrChange>
          </w:rPr>
          <w:t xml:space="preserve">ld </w:t>
        </w:r>
      </w:ins>
      <w:ins w:id="7760" w:author="Arthur Parmentier" w:date="2020-05-20T19:02:00Z">
        <w:r w:rsidR="00830C1A" w:rsidRPr="007C437A">
          <w:rPr>
            <w:rPrChange w:id="7761" w:author="Arthur Parmentier" w:date="2020-06-07T15:27:00Z">
              <w:rPr/>
            </w:rPrChange>
          </w:rPr>
          <w:t>reduce to the</w:t>
        </w:r>
      </w:ins>
      <w:ins w:id="7762" w:author="Arthur Parmentier" w:date="2020-05-20T15:31:00Z">
        <w:r w:rsidRPr="007C437A">
          <w:rPr>
            <w:rPrChange w:id="7763" w:author="Arthur Parmentier" w:date="2020-06-07T15:27:00Z">
              <w:rPr/>
            </w:rPrChange>
          </w:rPr>
          <w:t xml:space="preserve"> lowest number of dimensions, while still being meaningful, </w:t>
        </w:r>
      </w:ins>
      <w:ins w:id="7764" w:author="Arthur Parmentier" w:date="2020-05-20T19:02:00Z">
        <w:r w:rsidR="00830C1A" w:rsidRPr="007C437A">
          <w:rPr>
            <w:rPrChange w:id="7765" w:author="Arthur Parmentier" w:date="2020-06-07T15:27:00Z">
              <w:rPr/>
            </w:rPrChange>
          </w:rPr>
          <w:t xml:space="preserve">in order </w:t>
        </w:r>
      </w:ins>
      <w:ins w:id="7766" w:author="Arthur Parmentier" w:date="2020-05-20T15:31:00Z">
        <w:r w:rsidRPr="007C437A">
          <w:rPr>
            <w:rPrChange w:id="7767" w:author="Arthur Parmentier" w:date="2020-06-07T15:27:00Z">
              <w:rPr/>
            </w:rPrChange>
          </w:rPr>
          <w:t xml:space="preserve">to avoid the </w:t>
        </w:r>
      </w:ins>
      <w:ins w:id="7768" w:author="Arthur Parmentier" w:date="2020-05-20T19:03:00Z">
        <w:r w:rsidR="00FE52CB" w:rsidRPr="007C437A">
          <w:rPr>
            <w:rPrChange w:id="7769" w:author="Arthur Parmentier" w:date="2020-06-07T15:27:00Z">
              <w:rPr/>
            </w:rPrChange>
          </w:rPr>
          <w:t>so-called “</w:t>
        </w:r>
      </w:ins>
      <w:ins w:id="7770" w:author="Arthur Parmentier" w:date="2020-05-20T15:31:00Z">
        <w:r w:rsidRPr="007C437A">
          <w:rPr>
            <w:rPrChange w:id="7771" w:author="Arthur Parmentier" w:date="2020-06-07T15:27:00Z">
              <w:rPr/>
            </w:rPrChange>
          </w:rPr>
          <w:t>curse of dimensionality</w:t>
        </w:r>
      </w:ins>
      <w:ins w:id="7772" w:author="Arthur Parmentier" w:date="2020-05-20T19:03:00Z">
        <w:r w:rsidR="00FE52CB" w:rsidRPr="007C437A">
          <w:rPr>
            <w:rPrChange w:id="7773" w:author="Arthur Parmentier" w:date="2020-06-07T15:27:00Z">
              <w:rPr/>
            </w:rPrChange>
          </w:rPr>
          <w:t>” problem</w:t>
        </w:r>
      </w:ins>
      <w:ins w:id="7774" w:author="Arthur Parmentier" w:date="2020-05-20T15:31:00Z">
        <w:r w:rsidRPr="007C437A">
          <w:rPr>
            <w:rPrChange w:id="7775" w:author="Arthur Parmentier" w:date="2020-06-07T15:27:00Z">
              <w:rPr/>
            </w:rPrChange>
          </w:rPr>
          <w:t xml:space="preserve">. </w:t>
        </w:r>
      </w:ins>
      <w:ins w:id="7776" w:author="Arthur Parmentier" w:date="2020-05-20T19:03:00Z">
        <w:r w:rsidR="003D04EE" w:rsidRPr="007C437A">
          <w:rPr>
            <w:rPrChange w:id="7777" w:author="Arthur Parmentier" w:date="2020-06-07T15:27:00Z">
              <w:rPr/>
            </w:rPrChange>
          </w:rPr>
          <w:t>It</w:t>
        </w:r>
      </w:ins>
      <w:ins w:id="7778" w:author="Arthur Parmentier" w:date="2020-05-20T15:31:00Z">
        <w:r w:rsidRPr="007C437A">
          <w:rPr>
            <w:rPrChange w:id="7779" w:author="Arthur Parmentier" w:date="2020-06-07T15:27:00Z">
              <w:rPr/>
            </w:rPrChange>
          </w:rPr>
          <w:t xml:space="preserve"> can for instance be solved with a principal</w:t>
        </w:r>
      </w:ins>
      <w:ins w:id="7780" w:author="Arthur Parmentier" w:date="2020-05-20T15:32:00Z">
        <w:r w:rsidRPr="007C437A">
          <w:rPr>
            <w:rPrChange w:id="7781" w:author="Arthur Parmentier" w:date="2020-06-07T15:27:00Z">
              <w:rPr/>
            </w:rPrChange>
          </w:rPr>
          <w:t xml:space="preserve"> component </w:t>
        </w:r>
      </w:ins>
      <w:ins w:id="7782" w:author="Arthur Parmentier" w:date="2020-05-20T19:03:00Z">
        <w:r w:rsidR="0080466C" w:rsidRPr="007C437A">
          <w:rPr>
            <w:rPrChange w:id="7783" w:author="Arthur Parmentier" w:date="2020-06-07T15:27:00Z">
              <w:rPr/>
            </w:rPrChange>
          </w:rPr>
          <w:t>analysis which in general provides the best set of features</w:t>
        </w:r>
      </w:ins>
      <w:ins w:id="7784" w:author="Arthur Parmentier" w:date="2020-05-20T19:04:00Z">
        <w:r w:rsidR="0080466C" w:rsidRPr="007C437A">
          <w:rPr>
            <w:rPrChange w:id="7785" w:author="Arthur Parmentier" w:date="2020-06-07T15:27:00Z">
              <w:rPr/>
            </w:rPrChange>
          </w:rPr>
          <w:t xml:space="preserve"> to a given classification problem</w:t>
        </w:r>
      </w:ins>
      <w:ins w:id="7786" w:author="Arthur Parmentier" w:date="2020-05-20T19:03:00Z">
        <w:r w:rsidR="0080466C" w:rsidRPr="007C437A">
          <w:rPr>
            <w:rPrChange w:id="7787" w:author="Arthur Parmentier" w:date="2020-06-07T15:27:00Z">
              <w:rPr/>
            </w:rPrChange>
          </w:rPr>
          <w:t>; h</w:t>
        </w:r>
      </w:ins>
      <w:ins w:id="7788" w:author="Arthur Parmentier" w:date="2020-05-20T15:33:00Z">
        <w:r w:rsidRPr="007C437A">
          <w:rPr>
            <w:rPrChange w:id="7789" w:author="Arthur Parmentier" w:date="2020-06-07T15:27:00Z">
              <w:rPr/>
            </w:rPrChange>
          </w:rPr>
          <w:t>owever, in our case, we want the features to always remain interpretable to the user, so that we cannot afford such a transformation.</w:t>
        </w:r>
      </w:ins>
      <w:ins w:id="7790" w:author="Arthur Parmentier" w:date="2020-05-20T15:34:00Z">
        <w:r w:rsidRPr="007C437A">
          <w:rPr>
            <w:rPrChange w:id="7791" w:author="Arthur Parmentier" w:date="2020-06-07T15:27:00Z">
              <w:rPr/>
            </w:rPrChange>
          </w:rPr>
          <w:t xml:space="preserve"> Instead, we should only keep the most significant joints in PoseNet outpu</w:t>
        </w:r>
      </w:ins>
      <w:ins w:id="7792" w:author="Arthur Parmentier" w:date="2020-05-20T15:35:00Z">
        <w:r w:rsidRPr="007C437A">
          <w:rPr>
            <w:rPrChange w:id="7793" w:author="Arthur Parmentier" w:date="2020-06-07T15:27:00Z">
              <w:rPr/>
            </w:rPrChange>
          </w:rPr>
          <w:t xml:space="preserve">t such as the wrists or elbows positions, discarding less significant ones </w:t>
        </w:r>
      </w:ins>
      <w:ins w:id="7794" w:author="Arthur Parmentier" w:date="2020-05-20T15:36:00Z">
        <w:r w:rsidRPr="007C437A">
          <w:rPr>
            <w:rPrChange w:id="7795" w:author="Arthur Parmentier" w:date="2020-06-07T15:27:00Z">
              <w:rPr/>
            </w:rPrChange>
          </w:rPr>
          <w:t xml:space="preserve">(for SP) </w:t>
        </w:r>
      </w:ins>
      <w:ins w:id="7796" w:author="Arthur Parmentier" w:date="2020-05-20T15:35:00Z">
        <w:r w:rsidRPr="007C437A">
          <w:rPr>
            <w:rPrChange w:id="7797" w:author="Arthur Parmentier" w:date="2020-06-07T15:27:00Z">
              <w:rPr/>
            </w:rPrChange>
          </w:rPr>
          <w:t xml:space="preserve">such as the nose or hips. However, if the user wants to build its own set of signs that </w:t>
        </w:r>
      </w:ins>
      <w:ins w:id="7798" w:author="Arthur Parmentier" w:date="2020-05-20T15:36:00Z">
        <w:r w:rsidRPr="007C437A">
          <w:rPr>
            <w:rPrChange w:id="7799" w:author="Arthur Parmentier" w:date="2020-06-07T15:27:00Z">
              <w:rPr/>
            </w:rPrChange>
          </w:rPr>
          <w:t xml:space="preserve">rely heavily on these body parts, he would have to use such features. </w:t>
        </w:r>
      </w:ins>
    </w:p>
    <w:p w:rsidR="00264F0D" w:rsidRPr="007C437A" w:rsidRDefault="005B458C" w:rsidP="00264F0D">
      <w:pPr>
        <w:pStyle w:val="Paragraphedeliste"/>
        <w:numPr>
          <w:ilvl w:val="0"/>
          <w:numId w:val="30"/>
        </w:numPr>
        <w:rPr>
          <w:ins w:id="7800" w:author="Arthur Parmentier" w:date="2020-05-20T19:10:00Z"/>
          <w:rPrChange w:id="7801" w:author="Arthur Parmentier" w:date="2020-06-07T15:27:00Z">
            <w:rPr>
              <w:ins w:id="7802" w:author="Arthur Parmentier" w:date="2020-05-20T19:10:00Z"/>
            </w:rPr>
          </w:rPrChange>
        </w:rPr>
      </w:pPr>
      <w:ins w:id="7803" w:author="Arthur Parmentier" w:date="2020-05-20T15:27:00Z">
        <w:r w:rsidRPr="007C437A">
          <w:rPr>
            <w:rPrChange w:id="7804" w:author="Arthur Parmentier" w:date="2020-06-07T15:27:00Z">
              <w:rPr/>
            </w:rPrChange>
          </w:rPr>
          <w:t xml:space="preserve">The </w:t>
        </w:r>
      </w:ins>
      <w:ins w:id="7805" w:author="Arthur Parmentier" w:date="2020-05-20T15:38:00Z">
        <w:r w:rsidR="00D2561F" w:rsidRPr="007C437A">
          <w:rPr>
            <w:rPrChange w:id="7806" w:author="Arthur Parmentier" w:date="2020-06-07T15:27:00Z">
              <w:rPr/>
            </w:rPrChange>
          </w:rPr>
          <w:t xml:space="preserve">features must be invariant to transformations that are not meaningful and do not correspond </w:t>
        </w:r>
      </w:ins>
      <w:ins w:id="7807" w:author="Arthur Parmentier" w:date="2020-05-20T15:39:00Z">
        <w:r w:rsidR="00D2561F" w:rsidRPr="007C437A">
          <w:rPr>
            <w:rPrChange w:id="7808" w:author="Arthur Parmentier" w:date="2020-06-07T15:27:00Z">
              <w:rPr/>
            </w:rPrChange>
          </w:rPr>
          <w:t>to any sign. In particular, the features must be translation</w:t>
        </w:r>
        <w:r w:rsidR="001014E8" w:rsidRPr="007C437A">
          <w:rPr>
            <w:rPrChange w:id="7809" w:author="Arthur Parmentier" w:date="2020-06-07T15:27:00Z">
              <w:rPr/>
            </w:rPrChange>
          </w:rPr>
          <w:t>-</w:t>
        </w:r>
      </w:ins>
      <w:ins w:id="7810" w:author="Arthur Parmentier" w:date="2020-05-20T15:40:00Z">
        <w:r w:rsidR="001014E8" w:rsidRPr="007C437A">
          <w:rPr>
            <w:rPrChange w:id="7811" w:author="Arthur Parmentier" w:date="2020-06-07T15:27:00Z">
              <w:rPr/>
            </w:rPrChange>
          </w:rPr>
          <w:t xml:space="preserve"> &amp;</w:t>
        </w:r>
      </w:ins>
      <w:ins w:id="7812" w:author="Arthur Parmentier" w:date="2020-05-20T15:39:00Z">
        <w:r w:rsidR="00D2561F" w:rsidRPr="007C437A">
          <w:rPr>
            <w:rPrChange w:id="7813" w:author="Arthur Parmentier" w:date="2020-06-07T15:27:00Z">
              <w:rPr/>
            </w:rPrChange>
          </w:rPr>
          <w:t xml:space="preserve"> rotation</w:t>
        </w:r>
      </w:ins>
      <w:ins w:id="7814" w:author="Arthur Parmentier" w:date="2020-05-20T15:40:00Z">
        <w:r w:rsidR="001014E8" w:rsidRPr="007C437A">
          <w:rPr>
            <w:rPrChange w:id="7815" w:author="Arthur Parmentier" w:date="2020-06-07T15:27:00Z">
              <w:rPr/>
            </w:rPrChange>
          </w:rPr>
          <w:t>-invariants</w:t>
        </w:r>
      </w:ins>
      <w:ins w:id="7816" w:author="Arthur Parmentier" w:date="2020-05-20T19:07:00Z">
        <w:r w:rsidR="007012CB" w:rsidRPr="007C437A">
          <w:rPr>
            <w:rPrChange w:id="7817" w:author="Arthur Parmentier" w:date="2020-06-07T15:27:00Z">
              <w:rPr/>
            </w:rPrChange>
          </w:rPr>
          <w:t xml:space="preserve"> and</w:t>
        </w:r>
      </w:ins>
      <w:ins w:id="7818" w:author="Arthur Parmentier" w:date="2020-05-20T15:40:00Z">
        <w:r w:rsidR="001014E8" w:rsidRPr="007C437A">
          <w:rPr>
            <w:rPrChange w:id="7819" w:author="Arthur Parmentier" w:date="2020-06-07T15:27:00Z">
              <w:rPr/>
            </w:rPrChange>
          </w:rPr>
          <w:t xml:space="preserve"> independent of the dimensions of the body of the soundpainter.</w:t>
        </w:r>
        <w:r w:rsidR="001014E8" w:rsidRPr="007C437A">
          <w:rPr>
            <w:rPrChange w:id="7820" w:author="Arthur Parmentier" w:date="2020-06-07T15:27:00Z">
              <w:rPr/>
            </w:rPrChange>
          </w:rPr>
          <w:br/>
          <w:t xml:space="preserve">In practice, this is achieved with </w:t>
        </w:r>
      </w:ins>
      <w:ins w:id="7821" w:author="Arthur Parmentier" w:date="2020-05-20T15:41:00Z">
        <w:r w:rsidR="001014E8" w:rsidRPr="007C437A">
          <w:rPr>
            <w:rPrChange w:id="7822" w:author="Arthur Parmentier" w:date="2020-06-07T15:27:00Z">
              <w:rPr/>
            </w:rPrChange>
          </w:rPr>
          <w:t xml:space="preserve">PoseNet by taking the </w:t>
        </w:r>
      </w:ins>
      <w:ins w:id="7823" w:author="Arthur Parmentier" w:date="2020-05-20T15:42:00Z">
        <w:r w:rsidR="001014E8" w:rsidRPr="007C437A">
          <w:rPr>
            <w:rPrChange w:id="7824" w:author="Arthur Parmentier" w:date="2020-06-07T15:27:00Z">
              <w:rPr/>
            </w:rPrChange>
          </w:rPr>
          <w:t xml:space="preserve">X &amp; Y </w:t>
        </w:r>
      </w:ins>
      <w:ins w:id="7825" w:author="Arthur Parmentier" w:date="2020-05-20T15:41:00Z">
        <w:r w:rsidR="001014E8" w:rsidRPr="007C437A">
          <w:rPr>
            <w:rPrChange w:id="7826" w:author="Arthur Parmentier" w:date="2020-06-07T15:27:00Z">
              <w:rPr/>
            </w:rPrChange>
          </w:rPr>
          <w:t xml:space="preserve">distance between </w:t>
        </w:r>
      </w:ins>
      <w:ins w:id="7827" w:author="Arthur Parmentier" w:date="2020-05-20T15:42:00Z">
        <w:r w:rsidR="001014E8" w:rsidRPr="007C437A">
          <w:rPr>
            <w:rPrChange w:id="7828" w:author="Arthur Parmentier" w:date="2020-06-07T15:27:00Z">
              <w:rPr/>
            </w:rPrChange>
          </w:rPr>
          <w:t>each joint and the nose, which is considered a fixed point and then normalizing the X dimension with respect to the inter-shoulders dis</w:t>
        </w:r>
      </w:ins>
      <w:ins w:id="7829" w:author="Arthur Parmentier" w:date="2020-05-20T15:43:00Z">
        <w:r w:rsidR="001014E8" w:rsidRPr="007C437A">
          <w:rPr>
            <w:rPrChange w:id="7830" w:author="Arthur Parmentier" w:date="2020-06-07T15:27:00Z">
              <w:rPr/>
            </w:rPrChange>
          </w:rPr>
          <w:t>tance and the Y dimension with respect to the distance between the middle of the hips and the nose.</w:t>
        </w:r>
      </w:ins>
      <w:ins w:id="7831" w:author="Arthur Parmentier" w:date="2020-05-20T18:55:00Z">
        <w:r w:rsidR="009A5E99" w:rsidRPr="007C437A">
          <w:rPr>
            <w:rPrChange w:id="7832" w:author="Arthur Parmentier" w:date="2020-06-07T15:27:00Z">
              <w:rPr/>
            </w:rPrChange>
          </w:rPr>
          <w:br/>
        </w:r>
      </w:ins>
      <w:ins w:id="7833" w:author="Arthur Parmentier" w:date="2020-05-20T19:08:00Z">
        <w:r w:rsidR="00264F0D" w:rsidRPr="007C437A">
          <w:rPr>
            <w:rPrChange w:id="7834" w:author="Arthur Parmentier" w:date="2020-06-07T15:27:00Z">
              <w:rPr/>
            </w:rPrChange>
          </w:rPr>
          <w:t>The feature invariance will allow a sign to be</w:t>
        </w:r>
      </w:ins>
      <w:ins w:id="7835" w:author="Arthur Parmentier" w:date="2020-05-20T19:09:00Z">
        <w:r w:rsidR="00264F0D" w:rsidRPr="007C437A">
          <w:rPr>
            <w:rPrChange w:id="7836" w:author="Arthur Parmentier" w:date="2020-06-07T15:27:00Z">
              <w:rPr/>
            </w:rPrChange>
          </w:rPr>
          <w:t xml:space="preserve"> recognized</w:t>
        </w:r>
      </w:ins>
      <w:ins w:id="7837" w:author="Arthur Parmentier" w:date="2020-05-20T19:08:00Z">
        <w:r w:rsidR="00264F0D" w:rsidRPr="007C437A">
          <w:rPr>
            <w:rPrChange w:id="7838" w:author="Arthur Parmentier" w:date="2020-06-07T15:27:00Z">
              <w:rPr/>
            </w:rPrChange>
          </w:rPr>
          <w:t xml:space="preserve"> </w:t>
        </w:r>
      </w:ins>
      <w:ins w:id="7839" w:author="Arthur Parmentier" w:date="2020-05-20T19:09:00Z">
        <w:r w:rsidR="00264F0D" w:rsidRPr="007C437A">
          <w:rPr>
            <w:rPrChange w:id="7840" w:author="Arthur Parmentier" w:date="2020-06-07T15:27:00Z">
              <w:rPr/>
            </w:rPrChange>
          </w:rPr>
          <w:t xml:space="preserve">independently of the soundpainter’s </w:t>
        </w:r>
      </w:ins>
    </w:p>
    <w:p w:rsidR="005B458C" w:rsidRPr="007C437A" w:rsidRDefault="00264F0D" w:rsidP="00264F0D">
      <w:pPr>
        <w:pStyle w:val="Paragraphedeliste"/>
        <w:numPr>
          <w:ilvl w:val="1"/>
          <w:numId w:val="30"/>
        </w:numPr>
        <w:rPr>
          <w:ins w:id="7841" w:author="Arthur Parmentier" w:date="2020-05-20T19:10:00Z"/>
          <w:rPrChange w:id="7842" w:author="Arthur Parmentier" w:date="2020-06-07T15:27:00Z">
            <w:rPr>
              <w:ins w:id="7843" w:author="Arthur Parmentier" w:date="2020-05-20T19:10:00Z"/>
            </w:rPr>
          </w:rPrChange>
        </w:rPr>
      </w:pPr>
      <w:ins w:id="7844" w:author="Arthur Parmentier" w:date="2020-05-20T19:09:00Z">
        <w:r w:rsidRPr="007C437A">
          <w:rPr>
            <w:rPrChange w:id="7845" w:author="Arthur Parmentier" w:date="2020-06-07T15:27:00Z">
              <w:rPr/>
            </w:rPrChange>
          </w:rPr>
          <w:t>location and orientation</w:t>
        </w:r>
      </w:ins>
      <w:ins w:id="7846" w:author="Arthur Parmentier" w:date="2020-05-20T18:56:00Z">
        <w:r w:rsidR="009A5E99" w:rsidRPr="007C437A">
          <w:rPr>
            <w:rPrChange w:id="7847" w:author="Arthur Parmentier" w:date="2020-06-07T15:27:00Z">
              <w:rPr/>
            </w:rPrChange>
          </w:rPr>
          <w:t xml:space="preserve"> </w:t>
        </w:r>
      </w:ins>
      <w:ins w:id="7848" w:author="Arthur Parmentier" w:date="2020-05-20T19:10:00Z">
        <w:r w:rsidRPr="007C437A">
          <w:rPr>
            <w:rPrChange w:id="7849" w:author="Arthur Parmentier" w:date="2020-06-07T15:27:00Z">
              <w:rPr/>
            </w:rPrChange>
          </w:rPr>
          <w:t>(</w:t>
        </w:r>
      </w:ins>
      <w:ins w:id="7850" w:author="Arthur Parmentier" w:date="2020-05-20T18:56:00Z">
        <w:r w:rsidR="009A5E99" w:rsidRPr="007C437A">
          <w:rPr>
            <w:rPrChange w:id="7851" w:author="Arthur Parmentier" w:date="2020-06-07T15:27:00Z">
              <w:rPr/>
            </w:rPrChange>
          </w:rPr>
          <w:t xml:space="preserve">as long as the soundpainter </w:t>
        </w:r>
      </w:ins>
      <w:ins w:id="7852" w:author="Arthur Parmentier" w:date="2020-05-20T19:00:00Z">
        <w:r w:rsidR="001D766B" w:rsidRPr="007C437A">
          <w:rPr>
            <w:rPrChange w:id="7853" w:author="Arthur Parmentier" w:date="2020-06-07T15:27:00Z">
              <w:rPr/>
            </w:rPrChange>
          </w:rPr>
          <w:t xml:space="preserve">faces the camera </w:t>
        </w:r>
      </w:ins>
      <w:ins w:id="7854" w:author="Arthur Parmentier" w:date="2020-05-20T19:01:00Z">
        <w:r w:rsidR="001D766B" w:rsidRPr="007C437A">
          <w:rPr>
            <w:rPrChange w:id="7855" w:author="Arthur Parmentier" w:date="2020-06-07T15:27:00Z">
              <w:rPr/>
            </w:rPrChange>
          </w:rPr>
          <w:t xml:space="preserve">with a relatively small angle </w:t>
        </w:r>
      </w:ins>
      <w:ins w:id="7856" w:author="Arthur Parmentier" w:date="2020-05-20T19:00:00Z">
        <w:r w:rsidR="001D766B" w:rsidRPr="007C437A">
          <w:rPr>
            <w:rPrChange w:id="7857" w:author="Arthur Parmentier" w:date="2020-06-07T15:27:00Z">
              <w:rPr/>
            </w:rPrChange>
          </w:rPr>
          <w:t>and does</w:t>
        </w:r>
      </w:ins>
      <w:ins w:id="7858" w:author="Arthur Parmentier" w:date="2020-05-20T18:57:00Z">
        <w:r w:rsidR="009A5E99" w:rsidRPr="007C437A">
          <w:rPr>
            <w:rPrChange w:id="7859" w:author="Arthur Parmentier" w:date="2020-06-07T15:27:00Z">
              <w:rPr/>
            </w:rPrChange>
          </w:rPr>
          <w:t xml:space="preserve"> not</w:t>
        </w:r>
      </w:ins>
      <w:ins w:id="7860" w:author="Arthur Parmentier" w:date="2020-05-20T19:00:00Z">
        <w:r w:rsidR="001D766B" w:rsidRPr="007C437A">
          <w:rPr>
            <w:rPrChange w:id="7861" w:author="Arthur Parmentier" w:date="2020-06-07T15:27:00Z">
              <w:rPr/>
            </w:rPrChange>
          </w:rPr>
          <w:t xml:space="preserve"> </w:t>
        </w:r>
      </w:ins>
      <w:ins w:id="7862" w:author="Arthur Parmentier" w:date="2020-05-20T18:57:00Z">
        <w:r w:rsidR="009A5E99" w:rsidRPr="007C437A">
          <w:rPr>
            <w:rPrChange w:id="7863" w:author="Arthur Parmentier" w:date="2020-06-07T15:27:00Z">
              <w:rPr/>
            </w:rPrChange>
          </w:rPr>
          <w:t>get outside</w:t>
        </w:r>
      </w:ins>
      <w:ins w:id="7864" w:author="Arthur Parmentier" w:date="2020-05-20T19:00:00Z">
        <w:r w:rsidR="001D766B" w:rsidRPr="007C437A">
          <w:rPr>
            <w:rPrChange w:id="7865" w:author="Arthur Parmentier" w:date="2020-06-07T15:27:00Z">
              <w:rPr/>
            </w:rPrChange>
          </w:rPr>
          <w:t xml:space="preserve"> its</w:t>
        </w:r>
      </w:ins>
      <w:ins w:id="7866" w:author="Arthur Parmentier" w:date="2020-05-20T18:57:00Z">
        <w:r w:rsidR="009A5E99" w:rsidRPr="007C437A">
          <w:rPr>
            <w:rPrChange w:id="7867" w:author="Arthur Parmentier" w:date="2020-06-07T15:27:00Z">
              <w:rPr/>
            </w:rPrChange>
          </w:rPr>
          <w:t xml:space="preserve"> field of view</w:t>
        </w:r>
      </w:ins>
      <w:ins w:id="7868" w:author="Arthur Parmentier" w:date="2020-05-20T19:10:00Z">
        <w:r w:rsidRPr="007C437A">
          <w:rPr>
            <w:rPrChange w:id="7869" w:author="Arthur Parmentier" w:date="2020-06-07T15:27:00Z">
              <w:rPr/>
            </w:rPrChange>
          </w:rPr>
          <w:t>)</w:t>
        </w:r>
      </w:ins>
    </w:p>
    <w:p w:rsidR="00264F0D" w:rsidRPr="007C437A" w:rsidRDefault="00264F0D" w:rsidP="00264F0D">
      <w:pPr>
        <w:pStyle w:val="Paragraphedeliste"/>
        <w:numPr>
          <w:ilvl w:val="1"/>
          <w:numId w:val="30"/>
        </w:numPr>
        <w:rPr>
          <w:ins w:id="7870" w:author="Arthur Parmentier" w:date="2020-05-20T19:35:00Z"/>
          <w:rPrChange w:id="7871" w:author="Arthur Parmentier" w:date="2020-06-07T15:27:00Z">
            <w:rPr>
              <w:ins w:id="7872" w:author="Arthur Parmentier" w:date="2020-05-20T19:35:00Z"/>
            </w:rPr>
          </w:rPrChange>
        </w:rPr>
      </w:pPr>
      <w:ins w:id="7873" w:author="Arthur Parmentier" w:date="2020-05-20T19:10:00Z">
        <w:r w:rsidRPr="007C437A">
          <w:rPr>
            <w:rPrChange w:id="7874" w:author="Arthur Parmentier" w:date="2020-06-07T15:27:00Z">
              <w:rPr/>
            </w:rPrChange>
          </w:rPr>
          <w:lastRenderedPageBreak/>
          <w:t>body dimensions (assuming that the general proportions of the human b</w:t>
        </w:r>
      </w:ins>
      <w:ins w:id="7875" w:author="Arthur Parmentier" w:date="2020-05-20T19:11:00Z">
        <w:r w:rsidRPr="007C437A">
          <w:rPr>
            <w:rPrChange w:id="7876" w:author="Arthur Parmentier" w:date="2020-06-07T15:27:00Z">
              <w:rPr/>
            </w:rPrChange>
          </w:rPr>
          <w:t xml:space="preserve">ody </w:t>
        </w:r>
      </w:ins>
      <w:ins w:id="7877" w:author="Arthur Parmentier" w:date="2020-05-20T19:34:00Z">
        <w:r w:rsidR="0005532E" w:rsidRPr="007C437A">
          <w:rPr>
            <w:rPrChange w:id="7878" w:author="Arthur Parmentier" w:date="2020-06-07T15:27:00Z">
              <w:rPr/>
            </w:rPrChange>
          </w:rPr>
          <w:t>remain</w:t>
        </w:r>
      </w:ins>
      <w:ins w:id="7879" w:author="Arthur Parmentier" w:date="2020-05-20T19:11:00Z">
        <w:r w:rsidRPr="007C437A">
          <w:rPr>
            <w:rPrChange w:id="7880" w:author="Arthur Parmentier" w:date="2020-06-07T15:27:00Z">
              <w:rPr/>
            </w:rPrChange>
          </w:rPr>
          <w:t xml:space="preserve"> constant)</w:t>
        </w:r>
      </w:ins>
    </w:p>
    <w:p w:rsidR="0005532E" w:rsidRPr="007C437A" w:rsidRDefault="0005532E" w:rsidP="0005532E">
      <w:pPr>
        <w:rPr>
          <w:ins w:id="7881" w:author="Arthur Parmentier" w:date="2020-05-20T19:37:00Z"/>
          <w:rPrChange w:id="7882" w:author="Arthur Parmentier" w:date="2020-06-07T15:27:00Z">
            <w:rPr>
              <w:ins w:id="7883" w:author="Arthur Parmentier" w:date="2020-05-20T19:37:00Z"/>
            </w:rPr>
          </w:rPrChange>
        </w:rPr>
      </w:pPr>
      <w:ins w:id="7884" w:author="Arthur Parmentier" w:date="2020-05-20T19:35:00Z">
        <w:r w:rsidRPr="007C437A">
          <w:rPr>
            <w:rPrChange w:id="7885" w:author="Arthur Parmentier" w:date="2020-06-07T15:27:00Z">
              <w:rPr/>
            </w:rPrChange>
          </w:rPr>
          <w:t>With these constraints in mind</w:t>
        </w:r>
      </w:ins>
      <w:ins w:id="7886" w:author="Arthur Parmentier" w:date="2020-05-20T19:40:00Z">
        <w:r w:rsidRPr="007C437A">
          <w:rPr>
            <w:rPrChange w:id="7887" w:author="Arthur Parmentier" w:date="2020-06-07T15:27:00Z">
              <w:rPr/>
            </w:rPrChange>
          </w:rPr>
          <w:t xml:space="preserve"> and </w:t>
        </w:r>
      </w:ins>
      <w:ins w:id="7888" w:author="Arthur Parmentier" w:date="2020-05-20T19:42:00Z">
        <w:r w:rsidR="00C2080C" w:rsidRPr="007C437A">
          <w:rPr>
            <w:rPrChange w:id="7889" w:author="Arthur Parmentier" w:date="2020-06-07T15:27:00Z">
              <w:rPr/>
            </w:rPrChange>
          </w:rPr>
          <w:t xml:space="preserve">from </w:t>
        </w:r>
      </w:ins>
      <w:ins w:id="7890" w:author="Arthur Parmentier" w:date="2020-05-20T19:40:00Z">
        <w:r w:rsidRPr="007C437A">
          <w:rPr>
            <w:rPrChange w:id="7891" w:author="Arthur Parmentier" w:date="2020-06-07T15:27:00Z">
              <w:rPr/>
            </w:rPrChange>
          </w:rPr>
          <w:t>my previous knowledge of SP signs</w:t>
        </w:r>
      </w:ins>
      <w:ins w:id="7892" w:author="Arthur Parmentier" w:date="2020-05-20T19:36:00Z">
        <w:r w:rsidRPr="007C437A">
          <w:rPr>
            <w:rPrChange w:id="7893" w:author="Arthur Parmentier" w:date="2020-06-07T15:27:00Z">
              <w:rPr/>
            </w:rPrChange>
          </w:rPr>
          <w:t xml:space="preserve">, </w:t>
        </w:r>
      </w:ins>
      <w:ins w:id="7894" w:author="Arthur Parmentier" w:date="2020-05-20T19:40:00Z">
        <w:r w:rsidR="00C2080C" w:rsidRPr="007C437A">
          <w:rPr>
            <w:rPrChange w:id="7895" w:author="Arthur Parmentier" w:date="2020-06-07T15:27:00Z">
              <w:rPr/>
            </w:rPrChange>
          </w:rPr>
          <w:t>I</w:t>
        </w:r>
      </w:ins>
      <w:ins w:id="7896" w:author="Arthur Parmentier" w:date="2020-05-20T19:36:00Z">
        <w:r w:rsidRPr="007C437A">
          <w:rPr>
            <w:rPrChange w:id="7897" w:author="Arthur Parmentier" w:date="2020-06-07T15:27:00Z">
              <w:rPr/>
            </w:rPrChange>
          </w:rPr>
          <w:t xml:space="preserve"> c</w:t>
        </w:r>
      </w:ins>
      <w:ins w:id="7898" w:author="Arthur Parmentier" w:date="2020-05-20T19:42:00Z">
        <w:r w:rsidR="00C2080C" w:rsidRPr="007C437A">
          <w:rPr>
            <w:rPrChange w:id="7899" w:author="Arthur Parmentier" w:date="2020-06-07T15:27:00Z">
              <w:rPr/>
            </w:rPrChange>
          </w:rPr>
          <w:t>ould first</w:t>
        </w:r>
      </w:ins>
      <w:ins w:id="7900" w:author="Arthur Parmentier" w:date="2020-05-20T19:36:00Z">
        <w:r w:rsidRPr="007C437A">
          <w:rPr>
            <w:rPrChange w:id="7901" w:author="Arthur Parmentier" w:date="2020-06-07T15:27:00Z">
              <w:rPr/>
            </w:rPrChange>
          </w:rPr>
          <w:t xml:space="preserve"> order the body joints in PoseNet by their importance for SP signs recognition for </w:t>
        </w:r>
      </w:ins>
      <w:ins w:id="7902" w:author="Arthur Parmentier" w:date="2020-05-20T19:37:00Z">
        <w:r w:rsidRPr="007C437A">
          <w:rPr>
            <w:rPrChange w:id="7903" w:author="Arthur Parmentier" w:date="2020-06-07T15:27:00Z">
              <w:rPr/>
            </w:rPrChange>
          </w:rPr>
          <w:t>basic signs in default mode:</w:t>
        </w:r>
      </w:ins>
    </w:p>
    <w:p w:rsidR="0005532E" w:rsidRPr="007C437A" w:rsidRDefault="0005532E" w:rsidP="0005532E">
      <w:pPr>
        <w:pStyle w:val="Paragraphedeliste"/>
        <w:numPr>
          <w:ilvl w:val="0"/>
          <w:numId w:val="31"/>
        </w:numPr>
        <w:rPr>
          <w:ins w:id="7904" w:author="Arthur Parmentier" w:date="2020-05-20T19:40:00Z"/>
          <w:rPrChange w:id="7905" w:author="Arthur Parmentier" w:date="2020-06-07T15:27:00Z">
            <w:rPr>
              <w:ins w:id="7906" w:author="Arthur Parmentier" w:date="2020-05-20T19:40:00Z"/>
            </w:rPr>
          </w:rPrChange>
        </w:rPr>
      </w:pPr>
      <w:ins w:id="7907" w:author="Arthur Parmentier" w:date="2020-05-20T19:37:00Z">
        <w:r w:rsidRPr="007C437A">
          <w:rPr>
            <w:rPrChange w:id="7908" w:author="Arthur Parmentier" w:date="2020-06-07T15:27:00Z">
              <w:rPr/>
            </w:rPrChange>
          </w:rPr>
          <w:t>wrists</w:t>
        </w:r>
      </w:ins>
    </w:p>
    <w:p w:rsidR="0005532E" w:rsidRPr="007C437A" w:rsidRDefault="0005532E">
      <w:pPr>
        <w:pStyle w:val="Paragraphedeliste"/>
        <w:numPr>
          <w:ilvl w:val="0"/>
          <w:numId w:val="31"/>
        </w:numPr>
        <w:rPr>
          <w:ins w:id="7909" w:author="Arthur Parmentier" w:date="2020-05-20T19:37:00Z"/>
          <w:rPrChange w:id="7910" w:author="Arthur Parmentier" w:date="2020-06-07T15:27:00Z">
            <w:rPr>
              <w:ins w:id="7911" w:author="Arthur Parmentier" w:date="2020-05-20T19:37:00Z"/>
            </w:rPr>
          </w:rPrChange>
        </w:rPr>
      </w:pPr>
      <w:ins w:id="7912" w:author="Arthur Parmentier" w:date="2020-05-20T19:40:00Z">
        <w:r w:rsidRPr="007C437A">
          <w:rPr>
            <w:rPrChange w:id="7913" w:author="Arthur Parmentier" w:date="2020-06-07T15:27:00Z">
              <w:rPr/>
            </w:rPrChange>
          </w:rPr>
          <w:t>elbows</w:t>
        </w:r>
      </w:ins>
    </w:p>
    <w:p w:rsidR="00C2080C" w:rsidRPr="007C437A" w:rsidRDefault="00C2080C" w:rsidP="00C2080C">
      <w:pPr>
        <w:pStyle w:val="Paragraphedeliste"/>
        <w:numPr>
          <w:ilvl w:val="0"/>
          <w:numId w:val="31"/>
        </w:numPr>
        <w:rPr>
          <w:ins w:id="7914" w:author="Arthur Parmentier" w:date="2020-05-20T19:41:00Z"/>
          <w:rPrChange w:id="7915" w:author="Arthur Parmentier" w:date="2020-06-07T15:27:00Z">
            <w:rPr>
              <w:ins w:id="7916" w:author="Arthur Parmentier" w:date="2020-05-20T19:41:00Z"/>
            </w:rPr>
          </w:rPrChange>
        </w:rPr>
      </w:pPr>
      <w:ins w:id="7917" w:author="Arthur Parmentier" w:date="2020-05-20T19:41:00Z">
        <w:r w:rsidRPr="007C437A">
          <w:rPr>
            <w:rPrChange w:id="7918" w:author="Arthur Parmentier" w:date="2020-06-07T15:27:00Z">
              <w:rPr/>
            </w:rPrChange>
          </w:rPr>
          <w:t>shoulders</w:t>
        </w:r>
      </w:ins>
    </w:p>
    <w:p w:rsidR="00C2080C" w:rsidRPr="007C437A" w:rsidRDefault="00C2080C" w:rsidP="00C2080C">
      <w:pPr>
        <w:pStyle w:val="Paragraphedeliste"/>
        <w:numPr>
          <w:ilvl w:val="0"/>
          <w:numId w:val="31"/>
        </w:numPr>
        <w:rPr>
          <w:ins w:id="7919" w:author="Arthur Parmentier" w:date="2020-05-20T19:41:00Z"/>
          <w:rPrChange w:id="7920" w:author="Arthur Parmentier" w:date="2020-06-07T15:27:00Z">
            <w:rPr>
              <w:ins w:id="7921" w:author="Arthur Parmentier" w:date="2020-05-20T19:41:00Z"/>
            </w:rPr>
          </w:rPrChange>
        </w:rPr>
      </w:pPr>
      <w:ins w:id="7922" w:author="Arthur Parmentier" w:date="2020-05-20T19:41:00Z">
        <w:r w:rsidRPr="007C437A">
          <w:rPr>
            <w:rPrChange w:id="7923" w:author="Arthur Parmentier" w:date="2020-06-07T15:27:00Z">
              <w:rPr/>
            </w:rPrChange>
          </w:rPr>
          <w:t>all other joints</w:t>
        </w:r>
      </w:ins>
    </w:p>
    <w:p w:rsidR="00ED2134" w:rsidRPr="007C437A" w:rsidRDefault="00C2080C">
      <w:pPr>
        <w:rPr>
          <w:ins w:id="7924" w:author="Arthur Parmentier" w:date="2020-05-20T20:02:00Z"/>
          <w:rPrChange w:id="7925" w:author="Arthur Parmentier" w:date="2020-06-07T15:27:00Z">
            <w:rPr>
              <w:ins w:id="7926" w:author="Arthur Parmentier" w:date="2020-05-20T20:02:00Z"/>
            </w:rPr>
          </w:rPrChange>
        </w:rPr>
      </w:pPr>
      <w:ins w:id="7927" w:author="Arthur Parmentier" w:date="2020-05-20T19:41:00Z">
        <w:r w:rsidRPr="007C437A">
          <w:rPr>
            <w:rPrChange w:id="7928" w:author="Arthur Parmentier" w:date="2020-06-07T15:27:00Z">
              <w:rPr/>
            </w:rPrChange>
          </w:rPr>
          <w:t>I</w:t>
        </w:r>
      </w:ins>
      <w:ins w:id="7929" w:author="Arthur Parmentier" w:date="2020-05-20T19:42:00Z">
        <w:r w:rsidRPr="007C437A">
          <w:rPr>
            <w:rPrChange w:id="7930" w:author="Arthur Parmentier" w:date="2020-06-07T15:27:00Z">
              <w:rPr/>
            </w:rPrChange>
          </w:rPr>
          <w:t xml:space="preserve">n fact, </w:t>
        </w:r>
      </w:ins>
      <w:ins w:id="7931" w:author="Arthur Parmentier" w:date="2020-05-20T19:43:00Z">
        <w:r w:rsidRPr="007C437A">
          <w:rPr>
            <w:rPrChange w:id="7932" w:author="Arthur Parmentier" w:date="2020-06-07T15:27:00Z">
              <w:rPr/>
            </w:rPrChange>
          </w:rPr>
          <w:t>I decided to only use wrists and elbows positions</w:t>
        </w:r>
      </w:ins>
      <w:ins w:id="7933" w:author="Arthur Parmentier" w:date="2020-05-20T19:44:00Z">
        <w:r w:rsidRPr="007C437A">
          <w:rPr>
            <w:rPrChange w:id="7934" w:author="Arthur Parmentier" w:date="2020-06-07T15:27:00Z">
              <w:rPr/>
            </w:rPrChange>
          </w:rPr>
          <w:t>, which gave the best performance in my initial tests</w:t>
        </w:r>
      </w:ins>
      <w:ins w:id="7935" w:author="Arthur Parmentier" w:date="2020-05-20T19:47:00Z">
        <w:r w:rsidR="00545764" w:rsidRPr="007C437A">
          <w:rPr>
            <w:rPrChange w:id="7936" w:author="Arthur Parmentier" w:date="2020-06-07T15:27:00Z">
              <w:rPr/>
            </w:rPrChange>
          </w:rPr>
          <w:t>, reducing the feature space dimension to 8</w:t>
        </w:r>
        <w:r w:rsidR="00567C86" w:rsidRPr="007C437A">
          <w:rPr>
            <w:rPrChange w:id="7937" w:author="Arthur Parmentier" w:date="2020-06-07T15:27:00Z">
              <w:rPr/>
            </w:rPrChange>
          </w:rPr>
          <w:t xml:space="preserve"> instead of 34 (all </w:t>
        </w:r>
        <w:r w:rsidR="00667A8E" w:rsidRPr="007C437A">
          <w:rPr>
            <w:rPrChange w:id="7938" w:author="Arthur Parmentier" w:date="2020-06-07T15:27:00Z">
              <w:rPr/>
            </w:rPrChange>
          </w:rPr>
          <w:t xml:space="preserve">17 </w:t>
        </w:r>
        <w:r w:rsidR="00567C86" w:rsidRPr="007C437A">
          <w:rPr>
            <w:rPrChange w:id="7939" w:author="Arthur Parmentier" w:date="2020-06-07T15:27:00Z">
              <w:rPr/>
            </w:rPrChange>
          </w:rPr>
          <w:t>body joints X and Y values)</w:t>
        </w:r>
        <w:r w:rsidR="005550CB" w:rsidRPr="007C437A">
          <w:rPr>
            <w:rPrChange w:id="7940" w:author="Arthur Parmentier" w:date="2020-06-07T15:27:00Z">
              <w:rPr/>
            </w:rPrChange>
          </w:rPr>
          <w:t>.</w:t>
        </w:r>
      </w:ins>
      <w:ins w:id="7941" w:author="Arthur Parmentier" w:date="2020-05-20T19:43:00Z">
        <w:r w:rsidRPr="007C437A">
          <w:rPr>
            <w:rStyle w:val="Appelnotedebasdep"/>
            <w:rPrChange w:id="7942" w:author="Arthur Parmentier" w:date="2020-06-07T15:27:00Z">
              <w:rPr>
                <w:rStyle w:val="Appelnotedebasdep"/>
              </w:rPr>
            </w:rPrChange>
          </w:rPr>
          <w:footnoteReference w:id="40"/>
        </w:r>
      </w:ins>
    </w:p>
    <w:p w:rsidR="00C46A73" w:rsidRPr="007C437A" w:rsidRDefault="00F304EE">
      <w:pPr>
        <w:pStyle w:val="Titre4"/>
        <w:rPr>
          <w:ins w:id="7961" w:author="Arthur Parmentier" w:date="2020-05-21T15:08:00Z"/>
          <w:rPrChange w:id="7962" w:author="Arthur Parmentier" w:date="2020-06-07T15:27:00Z">
            <w:rPr>
              <w:ins w:id="7963" w:author="Arthur Parmentier" w:date="2020-05-21T15:08:00Z"/>
            </w:rPr>
          </w:rPrChange>
        </w:rPr>
        <w:pPrChange w:id="7964" w:author="Arthur Parmentier" w:date="2020-05-21T15:08:00Z">
          <w:pPr/>
        </w:pPrChange>
      </w:pPr>
      <w:ins w:id="7965" w:author="Arthur Parmentier" w:date="2020-05-20T20:02:00Z">
        <w:r w:rsidRPr="007C437A">
          <w:rPr>
            <w:rPrChange w:id="7966" w:author="Arthur Parmentier" w:date="2020-06-07T15:27:00Z">
              <w:rPr/>
            </w:rPrChange>
          </w:rPr>
          <w:t>Hands tracking</w:t>
        </w:r>
      </w:ins>
    </w:p>
    <w:p w:rsidR="00C46A73" w:rsidRPr="007C437A" w:rsidRDefault="004020A1" w:rsidP="00F304EE">
      <w:pPr>
        <w:rPr>
          <w:ins w:id="7967" w:author="Arthur Parmentier" w:date="2020-06-03T17:58:00Z"/>
          <w:rPrChange w:id="7968" w:author="Arthur Parmentier" w:date="2020-06-07T15:27:00Z">
            <w:rPr>
              <w:ins w:id="7969" w:author="Arthur Parmentier" w:date="2020-06-03T17:58:00Z"/>
            </w:rPr>
          </w:rPrChange>
        </w:rPr>
      </w:pPr>
      <w:ins w:id="7970" w:author="Arthur Parmentier" w:date="2020-06-03T18:00:00Z">
        <w:r w:rsidRPr="007C437A">
          <w:rPr>
            <w:rPrChange w:id="7971" w:author="Arthur Parmentier" w:date="2020-06-07T15:27:00Z">
              <w:rPr/>
            </w:rPrChange>
          </w:rPr>
          <w:t>Similarly</w:t>
        </w:r>
      </w:ins>
      <w:ins w:id="7972" w:author="Arthur Parmentier" w:date="2020-06-03T17:58:00Z">
        <w:r w:rsidRPr="007C437A">
          <w:rPr>
            <w:rPrChange w:id="7973" w:author="Arthur Parmentier" w:date="2020-06-07T15:27:00Z">
              <w:rPr/>
            </w:rPrChange>
          </w:rPr>
          <w:t xml:space="preserve"> </w:t>
        </w:r>
      </w:ins>
      <w:ins w:id="7974" w:author="Arthur Parmentier" w:date="2020-06-03T17:57:00Z">
        <w:r w:rsidRPr="007C437A">
          <w:rPr>
            <w:rPrChange w:id="7975" w:author="Arthur Parmentier" w:date="2020-06-07T15:27:00Z">
              <w:rPr/>
            </w:rPrChange>
          </w:rPr>
          <w:t>to the ful</w:t>
        </w:r>
      </w:ins>
      <w:ins w:id="7976" w:author="Arthur Parmentier" w:date="2020-06-03T17:58:00Z">
        <w:r w:rsidRPr="007C437A">
          <w:rPr>
            <w:rPrChange w:id="7977" w:author="Arthur Parmentier" w:date="2020-06-07T15:27:00Z">
              <w:rPr/>
            </w:rPrChange>
          </w:rPr>
          <w:t>l body model, hands can be represented as a skeleton in which our features are built from the position of the han</w:t>
        </w:r>
      </w:ins>
      <w:ins w:id="7978" w:author="Arthur Parmentier" w:date="2020-06-03T17:59:00Z">
        <w:r w:rsidRPr="007C437A">
          <w:rPr>
            <w:rPrChange w:id="7979" w:author="Arthur Parmentier" w:date="2020-06-07T15:27:00Z">
              <w:rPr/>
            </w:rPrChange>
          </w:rPr>
          <w:t>ds in space.</w:t>
        </w:r>
      </w:ins>
      <w:ins w:id="7980" w:author="Arthur Parmentier" w:date="2020-06-03T18:00:00Z">
        <w:r w:rsidRPr="007C437A">
          <w:rPr>
            <w:rPrChange w:id="7981" w:author="Arthur Parmentier" w:date="2020-06-07T15:27:00Z">
              <w:rPr/>
            </w:rPrChange>
          </w:rPr>
          <w:t xml:space="preserve"> This time, a 3D model is necessary as several signs are ambiguous in 2D space and can only be classified by looking</w:t>
        </w:r>
      </w:ins>
      <w:ins w:id="7982" w:author="Arthur Parmentier" w:date="2020-06-03T18:01:00Z">
        <w:r w:rsidRPr="007C437A">
          <w:rPr>
            <w:rPrChange w:id="7983" w:author="Arthur Parmentier" w:date="2020-06-07T15:27:00Z">
              <w:rPr/>
            </w:rPrChange>
          </w:rPr>
          <w:t xml:space="preserve"> at whether the palm is facing the soundpainter or the opposite direction. It is for instance the case with the signs “two” and “volume”.</w:t>
        </w:r>
      </w:ins>
    </w:p>
    <w:p w:rsidR="004020A1" w:rsidRPr="007C437A" w:rsidRDefault="00890740" w:rsidP="00890740">
      <w:pPr>
        <w:pStyle w:val="Titre5"/>
        <w:rPr>
          <w:ins w:id="7984" w:author="Arthur Parmentier" w:date="2020-06-03T18:06:00Z"/>
          <w:rPrChange w:id="7985" w:author="Arthur Parmentier" w:date="2020-06-07T15:27:00Z">
            <w:rPr>
              <w:ins w:id="7986" w:author="Arthur Parmentier" w:date="2020-06-03T18:06:00Z"/>
            </w:rPr>
          </w:rPrChange>
        </w:rPr>
      </w:pPr>
      <w:ins w:id="7987" w:author="Arthur Parmentier" w:date="2020-06-03T18:06:00Z">
        <w:r w:rsidRPr="007C437A">
          <w:rPr>
            <w:rPrChange w:id="7988" w:author="Arthur Parmentier" w:date="2020-06-07T15:27:00Z">
              <w:rPr/>
            </w:rPrChange>
          </w:rPr>
          <w:t>Hi5 Gloves</w:t>
        </w:r>
      </w:ins>
    </w:p>
    <w:p w:rsidR="00890740" w:rsidRPr="007C437A" w:rsidRDefault="00890740">
      <w:pPr>
        <w:rPr>
          <w:ins w:id="7989" w:author="Arthur Parmentier" w:date="2020-06-03T17:58:00Z"/>
          <w:rPrChange w:id="7990" w:author="Arthur Parmentier" w:date="2020-06-07T15:27:00Z">
            <w:rPr>
              <w:ins w:id="7991" w:author="Arthur Parmentier" w:date="2020-06-03T17:58:00Z"/>
            </w:rPr>
          </w:rPrChange>
        </w:rPr>
      </w:pPr>
      <w:ins w:id="7992" w:author="Arthur Parmentier" w:date="2020-06-03T18:06:00Z">
        <w:r w:rsidRPr="007C437A">
          <w:rPr>
            <w:rPrChange w:id="7993" w:author="Arthur Parmentier" w:date="2020-06-07T15:27:00Z">
              <w:rPr/>
            </w:rPrChange>
          </w:rPr>
          <w:t>Just like for the full body model, I initi</w:t>
        </w:r>
      </w:ins>
      <w:ins w:id="7994" w:author="Arthur Parmentier" w:date="2020-06-03T18:07:00Z">
        <w:r w:rsidRPr="007C437A">
          <w:rPr>
            <w:rPrChange w:id="7995" w:author="Arthur Parmentier" w:date="2020-06-07T15:27:00Z">
              <w:rPr/>
            </w:rPrChange>
          </w:rPr>
          <w:t xml:space="preserve">ally looked at several existing technologies to model 3D positions of the hands. At the time of </w:t>
        </w:r>
      </w:ins>
      <w:ins w:id="7996" w:author="Arthur Parmentier" w:date="2020-06-03T18:08:00Z">
        <w:r w:rsidRPr="007C437A">
          <w:rPr>
            <w:rPrChange w:id="7997" w:author="Arthur Parmentier" w:date="2020-06-07T15:27:00Z">
              <w:rPr/>
            </w:rPrChange>
          </w:rPr>
          <w:t xml:space="preserve">my research (before early March 2020), there was no equivalent </w:t>
        </w:r>
      </w:ins>
      <w:ins w:id="7998" w:author="Arthur Parmentier" w:date="2020-06-03T18:57:00Z">
        <w:r w:rsidR="00221FBD" w:rsidRPr="007C437A">
          <w:rPr>
            <w:rPrChange w:id="7999" w:author="Arthur Parmentier" w:date="2020-06-07T15:27:00Z">
              <w:rPr/>
            </w:rPrChange>
          </w:rPr>
          <w:t xml:space="preserve">computer-vision </w:t>
        </w:r>
      </w:ins>
      <w:ins w:id="8000" w:author="Arthur Parmentier" w:date="2020-06-03T18:08:00Z">
        <w:r w:rsidRPr="007C437A">
          <w:rPr>
            <w:rPrChange w:id="8001" w:author="Arthur Parmentier" w:date="2020-06-07T15:27:00Z">
              <w:rPr/>
            </w:rPrChange>
          </w:rPr>
          <w:t xml:space="preserve">model </w:t>
        </w:r>
      </w:ins>
      <w:ins w:id="8002" w:author="Arthur Parmentier" w:date="2020-06-03T18:57:00Z">
        <w:r w:rsidR="00221FBD" w:rsidRPr="007C437A">
          <w:rPr>
            <w:rPrChange w:id="8003" w:author="Arthur Parmentier" w:date="2020-06-07T15:27:00Z">
              <w:rPr/>
            </w:rPrChange>
          </w:rPr>
          <w:t>similar to</w:t>
        </w:r>
      </w:ins>
      <w:ins w:id="8004" w:author="Arthur Parmentier" w:date="2020-06-03T18:08:00Z">
        <w:r w:rsidRPr="007C437A">
          <w:rPr>
            <w:rPrChange w:id="8005" w:author="Arthur Parmentier" w:date="2020-06-07T15:27:00Z">
              <w:rPr/>
            </w:rPrChange>
          </w:rPr>
          <w:t xml:space="preserve"> PoseNet </w:t>
        </w:r>
      </w:ins>
      <w:ins w:id="8006" w:author="Arthur Parmentier" w:date="2020-06-03T18:57:00Z">
        <w:r w:rsidR="00221FBD" w:rsidRPr="007C437A">
          <w:rPr>
            <w:rPrChange w:id="8007" w:author="Arthur Parmentier" w:date="2020-06-07T15:27:00Z">
              <w:rPr/>
            </w:rPrChange>
          </w:rPr>
          <w:t>for the hands</w:t>
        </w:r>
      </w:ins>
      <w:ins w:id="8008" w:author="Arthur Parmentier" w:date="2020-06-03T18:58:00Z">
        <w:r w:rsidR="00221FBD" w:rsidRPr="007C437A">
          <w:rPr>
            <w:rPrChange w:id="8009" w:author="Arthur Parmentier" w:date="2020-06-07T15:27:00Z">
              <w:rPr/>
            </w:rPrChange>
          </w:rPr>
          <w:t xml:space="preserve"> </w:t>
        </w:r>
      </w:ins>
      <w:ins w:id="8010" w:author="Arthur Parmentier" w:date="2020-06-03T18:08:00Z">
        <w:r w:rsidRPr="007C437A">
          <w:rPr>
            <w:rPrChange w:id="8011" w:author="Arthur Parmentier" w:date="2020-06-07T15:27:00Z">
              <w:rPr/>
            </w:rPrChange>
          </w:rPr>
          <w:t>that I could integrate into Ma</w:t>
        </w:r>
      </w:ins>
      <w:ins w:id="8012" w:author="Arthur Parmentier" w:date="2020-06-03T18:57:00Z">
        <w:r w:rsidR="00221FBD" w:rsidRPr="007C437A">
          <w:rPr>
            <w:rPrChange w:id="8013" w:author="Arthur Parmentier" w:date="2020-06-07T15:27:00Z">
              <w:rPr/>
            </w:rPrChange>
          </w:rPr>
          <w:t>x</w:t>
        </w:r>
      </w:ins>
      <w:ins w:id="8014" w:author="Arthur Parmentier" w:date="2020-06-03T19:00:00Z">
        <w:r w:rsidR="00221FBD" w:rsidRPr="007C437A">
          <w:rPr>
            <w:rPrChange w:id="8015" w:author="Arthur Parmentier" w:date="2020-06-07T15:27:00Z">
              <w:rPr/>
            </w:rPrChange>
          </w:rPr>
          <w:t>.</w:t>
        </w:r>
        <w:r w:rsidR="00221FBD" w:rsidRPr="007C437A">
          <w:rPr>
            <w:rStyle w:val="Appelnotedebasdep"/>
            <w:rPrChange w:id="8016" w:author="Arthur Parmentier" w:date="2020-06-07T15:27:00Z">
              <w:rPr>
                <w:rStyle w:val="Appelnotedebasdep"/>
              </w:rPr>
            </w:rPrChange>
          </w:rPr>
          <w:footnoteReference w:id="41"/>
        </w:r>
      </w:ins>
    </w:p>
    <w:p w:rsidR="004020A1" w:rsidRPr="007C437A" w:rsidRDefault="00221FBD" w:rsidP="00F304EE">
      <w:pPr>
        <w:rPr>
          <w:ins w:id="8021" w:author="Arthur Parmentier" w:date="2020-06-03T19:04:00Z"/>
          <w:rPrChange w:id="8022" w:author="Arthur Parmentier" w:date="2020-06-07T15:27:00Z">
            <w:rPr>
              <w:ins w:id="8023" w:author="Arthur Parmentier" w:date="2020-06-03T19:04:00Z"/>
            </w:rPr>
          </w:rPrChange>
        </w:rPr>
      </w:pPr>
      <w:ins w:id="8024" w:author="Arthur Parmentier" w:date="2020-06-03T19:02:00Z">
        <w:r w:rsidRPr="007C437A">
          <w:rPr>
            <w:rPrChange w:id="8025" w:author="Arthur Parmentier" w:date="2020-06-07T15:27:00Z">
              <w:rPr/>
            </w:rPrChange>
          </w:rPr>
          <w:t>Instead, a variety of dedicated hardware wa</w:t>
        </w:r>
      </w:ins>
      <w:ins w:id="8026" w:author="Arthur Parmentier" w:date="2020-06-03T19:03:00Z">
        <w:r w:rsidRPr="007C437A">
          <w:rPr>
            <w:rPrChange w:id="8027" w:author="Arthur Parmentier" w:date="2020-06-07T15:27:00Z">
              <w:rPr/>
            </w:rPrChange>
          </w:rPr>
          <w:t xml:space="preserve">s already available on the market with three major </w:t>
        </w:r>
      </w:ins>
      <w:ins w:id="8028" w:author="Arthur Parmentier" w:date="2020-06-03T19:04:00Z">
        <w:r w:rsidRPr="007C437A">
          <w:rPr>
            <w:rPrChange w:id="8029" w:author="Arthur Parmentier" w:date="2020-06-07T15:27:00Z">
              <w:rPr/>
            </w:rPrChange>
          </w:rPr>
          <w:t>technologies:</w:t>
        </w:r>
      </w:ins>
    </w:p>
    <w:p w:rsidR="00221FBD" w:rsidRPr="007C437A" w:rsidRDefault="00221FBD" w:rsidP="00221FBD">
      <w:pPr>
        <w:pStyle w:val="Paragraphedeliste"/>
        <w:numPr>
          <w:ilvl w:val="0"/>
          <w:numId w:val="40"/>
        </w:numPr>
        <w:rPr>
          <w:ins w:id="8030" w:author="Arthur Parmentier" w:date="2020-06-03T19:04:00Z"/>
          <w:rPrChange w:id="8031" w:author="Arthur Parmentier" w:date="2020-06-07T15:27:00Z">
            <w:rPr>
              <w:ins w:id="8032" w:author="Arthur Parmentier" w:date="2020-06-03T19:04:00Z"/>
            </w:rPr>
          </w:rPrChange>
        </w:rPr>
      </w:pPr>
      <w:ins w:id="8033" w:author="Arthur Parmentier" w:date="2020-06-03T19:04:00Z">
        <w:r w:rsidRPr="007C437A">
          <w:rPr>
            <w:rPrChange w:id="8034" w:author="Arthur Parmentier" w:date="2020-06-07T15:27:00Z">
              <w:rPr/>
            </w:rPrChange>
          </w:rPr>
          <w:t>Marker based gloves</w:t>
        </w:r>
      </w:ins>
    </w:p>
    <w:p w:rsidR="00221FBD" w:rsidRPr="007C437A" w:rsidRDefault="00221FBD" w:rsidP="00221FBD">
      <w:pPr>
        <w:pStyle w:val="Paragraphedeliste"/>
        <w:numPr>
          <w:ilvl w:val="0"/>
          <w:numId w:val="40"/>
        </w:numPr>
        <w:rPr>
          <w:ins w:id="8035" w:author="Arthur Parmentier" w:date="2020-06-03T19:04:00Z"/>
          <w:rPrChange w:id="8036" w:author="Arthur Parmentier" w:date="2020-06-07T15:27:00Z">
            <w:rPr>
              <w:ins w:id="8037" w:author="Arthur Parmentier" w:date="2020-06-03T19:04:00Z"/>
            </w:rPr>
          </w:rPrChange>
        </w:rPr>
      </w:pPr>
      <w:ins w:id="8038" w:author="Arthur Parmentier" w:date="2020-06-03T19:04:00Z">
        <w:r w:rsidRPr="007C437A">
          <w:rPr>
            <w:rPrChange w:id="8039" w:author="Arthur Parmentier" w:date="2020-06-07T15:27:00Z">
              <w:rPr/>
            </w:rPrChange>
          </w:rPr>
          <w:t>Flex sensors</w:t>
        </w:r>
      </w:ins>
    </w:p>
    <w:p w:rsidR="00221FBD" w:rsidRPr="007C437A" w:rsidRDefault="00221FBD" w:rsidP="00221FBD">
      <w:pPr>
        <w:pStyle w:val="Paragraphedeliste"/>
        <w:numPr>
          <w:ilvl w:val="0"/>
          <w:numId w:val="40"/>
        </w:numPr>
        <w:rPr>
          <w:ins w:id="8040" w:author="Arthur Parmentier" w:date="2020-06-03T19:05:00Z"/>
          <w:rPrChange w:id="8041" w:author="Arthur Parmentier" w:date="2020-06-07T15:27:00Z">
            <w:rPr>
              <w:ins w:id="8042" w:author="Arthur Parmentier" w:date="2020-06-03T19:05:00Z"/>
            </w:rPr>
          </w:rPrChange>
        </w:rPr>
      </w:pPr>
      <w:ins w:id="8043" w:author="Arthur Parmentier" w:date="2020-06-03T19:04:00Z">
        <w:r w:rsidRPr="007C437A">
          <w:rPr>
            <w:rPrChange w:id="8044" w:author="Arthur Parmentier" w:date="2020-06-07T15:27:00Z">
              <w:rPr/>
            </w:rPrChange>
          </w:rPr>
          <w:t>Inertial measurement units</w:t>
        </w:r>
      </w:ins>
      <w:ins w:id="8045" w:author="Arthur Parmentier" w:date="2020-06-03T19:05:00Z">
        <w:r w:rsidRPr="007C437A">
          <w:rPr>
            <w:rPrChange w:id="8046" w:author="Arthur Parmentier" w:date="2020-06-07T15:27:00Z">
              <w:rPr/>
            </w:rPrChange>
          </w:rPr>
          <w:t>, typically using small magnetometers</w:t>
        </w:r>
      </w:ins>
    </w:p>
    <w:p w:rsidR="00E20C85" w:rsidRPr="007C437A" w:rsidRDefault="00221FBD" w:rsidP="00221FBD">
      <w:pPr>
        <w:rPr>
          <w:ins w:id="8047" w:author="Arthur Parmentier" w:date="2020-06-03T19:08:00Z"/>
          <w:rPrChange w:id="8048" w:author="Arthur Parmentier" w:date="2020-06-07T15:27:00Z">
            <w:rPr>
              <w:ins w:id="8049" w:author="Arthur Parmentier" w:date="2020-06-03T19:08:00Z"/>
            </w:rPr>
          </w:rPrChange>
        </w:rPr>
      </w:pPr>
      <w:ins w:id="8050" w:author="Arthur Parmentier" w:date="2020-06-03T19:05:00Z">
        <w:r w:rsidRPr="007C437A">
          <w:rPr>
            <w:rPrChange w:id="8051" w:author="Arthur Parmentier" w:date="2020-06-07T15:27:00Z">
              <w:rPr/>
            </w:rPrChange>
          </w:rPr>
          <w:t>The prices of this equipment is quite expensive on the market, from 1000 chf to 5000+ chf</w:t>
        </w:r>
      </w:ins>
      <w:ins w:id="8052" w:author="Arthur Parmentier" w:date="2020-06-03T19:06:00Z">
        <w:r w:rsidRPr="007C437A">
          <w:rPr>
            <w:rPrChange w:id="8053" w:author="Arthur Parmentier" w:date="2020-06-07T15:27:00Z">
              <w:rPr/>
            </w:rPrChange>
          </w:rPr>
          <w:t xml:space="preserve"> for most expensive models. </w:t>
        </w:r>
      </w:ins>
      <w:ins w:id="8054" w:author="Arthur Parmentier" w:date="2020-06-03T19:08:00Z">
        <w:r w:rsidR="00E20C85" w:rsidRPr="007C437A">
          <w:rPr>
            <w:rPrChange w:id="8055" w:author="Arthur Parmentier" w:date="2020-06-07T15:27:00Z">
              <w:rPr/>
            </w:rPrChange>
          </w:rPr>
          <w:t xml:space="preserve">The cheapest models suffer from important </w:t>
        </w:r>
      </w:ins>
      <w:ins w:id="8056" w:author="Arthur Parmentier" w:date="2020-06-03T19:32:00Z">
        <w:r w:rsidR="00B34D15" w:rsidRPr="007C437A">
          <w:rPr>
            <w:rPrChange w:id="8057" w:author="Arthur Parmentier" w:date="2020-06-07T15:27:00Z">
              <w:rPr/>
            </w:rPrChange>
          </w:rPr>
          <w:t>shortcomings</w:t>
        </w:r>
      </w:ins>
      <w:ins w:id="8058" w:author="Arthur Parmentier" w:date="2020-06-03T19:08:00Z">
        <w:r w:rsidR="00E20C85" w:rsidRPr="007C437A">
          <w:rPr>
            <w:rPrChange w:id="8059" w:author="Arthur Parmentier" w:date="2020-06-07T15:27:00Z">
              <w:rPr/>
            </w:rPrChange>
          </w:rPr>
          <w:t>:</w:t>
        </w:r>
      </w:ins>
    </w:p>
    <w:p w:rsidR="00221FBD" w:rsidRPr="007C437A" w:rsidRDefault="00221FBD" w:rsidP="00E20C85">
      <w:pPr>
        <w:pStyle w:val="Paragraphedeliste"/>
        <w:numPr>
          <w:ilvl w:val="0"/>
          <w:numId w:val="40"/>
        </w:numPr>
        <w:rPr>
          <w:ins w:id="8060" w:author="Arthur Parmentier" w:date="2020-06-03T19:08:00Z"/>
          <w:rPrChange w:id="8061" w:author="Arthur Parmentier" w:date="2020-06-07T15:27:00Z">
            <w:rPr>
              <w:ins w:id="8062" w:author="Arthur Parmentier" w:date="2020-06-03T19:08:00Z"/>
            </w:rPr>
          </w:rPrChange>
        </w:rPr>
      </w:pPr>
      <w:ins w:id="8063" w:author="Arthur Parmentier" w:date="2020-06-03T19:06:00Z">
        <w:r w:rsidRPr="007C437A">
          <w:rPr>
            <w:rPrChange w:id="8064" w:author="Arthur Parmentier" w:date="2020-06-07T15:27:00Z">
              <w:rPr/>
            </w:rPrChange>
          </w:rPr>
          <w:t xml:space="preserve">IMUs are reported to drift when magnetic fields are present </w:t>
        </w:r>
      </w:ins>
      <w:ins w:id="8065" w:author="Arthur Parmentier" w:date="2020-06-03T19:07:00Z">
        <w:r w:rsidRPr="007C437A">
          <w:rPr>
            <w:rPrChange w:id="8066" w:author="Arthur Parmentier" w:date="2020-06-07T15:27:00Z">
              <w:rPr/>
            </w:rPrChange>
          </w:rPr>
          <w:t>around the gloves, preventing a close use of computers, cellphones</w:t>
        </w:r>
        <w:r w:rsidR="00E20C85" w:rsidRPr="007C437A">
          <w:rPr>
            <w:rPrChange w:id="8067" w:author="Arthur Parmentier" w:date="2020-06-07T15:27:00Z">
              <w:rPr/>
            </w:rPrChange>
          </w:rPr>
          <w:t xml:space="preserve"> and other electronic devices</w:t>
        </w:r>
        <w:r w:rsidRPr="007C437A">
          <w:rPr>
            <w:rPrChange w:id="8068" w:author="Arthur Parmentier" w:date="2020-06-07T15:27:00Z">
              <w:rPr/>
            </w:rPrChange>
          </w:rPr>
          <w:t xml:space="preserve"> nearby.</w:t>
        </w:r>
      </w:ins>
    </w:p>
    <w:p w:rsidR="00E20C85" w:rsidRPr="007C437A" w:rsidRDefault="00E20C85" w:rsidP="00E20C85">
      <w:pPr>
        <w:pStyle w:val="Paragraphedeliste"/>
        <w:numPr>
          <w:ilvl w:val="0"/>
          <w:numId w:val="40"/>
        </w:numPr>
        <w:rPr>
          <w:ins w:id="8069" w:author="Arthur Parmentier" w:date="2020-06-03T19:33:00Z"/>
          <w:rPrChange w:id="8070" w:author="Arthur Parmentier" w:date="2020-06-07T15:27:00Z">
            <w:rPr>
              <w:ins w:id="8071" w:author="Arthur Parmentier" w:date="2020-06-03T19:33:00Z"/>
            </w:rPr>
          </w:rPrChange>
        </w:rPr>
      </w:pPr>
      <w:ins w:id="8072" w:author="Arthur Parmentier" w:date="2020-06-03T19:08:00Z">
        <w:r w:rsidRPr="007C437A">
          <w:rPr>
            <w:rPrChange w:id="8073" w:author="Arthur Parmentier" w:date="2020-06-07T15:27:00Z">
              <w:rPr/>
            </w:rPrChange>
          </w:rPr>
          <w:lastRenderedPageBreak/>
          <w:t>Flex sensors are only one dimensional</w:t>
        </w:r>
      </w:ins>
      <w:ins w:id="8074" w:author="Arthur Parmentier" w:date="2020-06-03T19:09:00Z">
        <w:r w:rsidRPr="007C437A">
          <w:rPr>
            <w:rPrChange w:id="8075" w:author="Arthur Parmentier" w:date="2020-06-07T15:27:00Z">
              <w:rPr/>
            </w:rPrChange>
          </w:rPr>
          <w:t>. In the cheap</w:t>
        </w:r>
      </w:ins>
      <w:ins w:id="8076" w:author="Arthur Parmentier" w:date="2020-06-03T19:10:00Z">
        <w:r w:rsidRPr="007C437A">
          <w:rPr>
            <w:rPrChange w:id="8077" w:author="Arthur Parmentier" w:date="2020-06-07T15:27:00Z">
              <w:rPr/>
            </w:rPrChange>
          </w:rPr>
          <w:t xml:space="preserve">est gloves, many important dimensions of the </w:t>
        </w:r>
      </w:ins>
      <w:ins w:id="8078" w:author="Arthur Parmentier" w:date="2020-06-03T19:33:00Z">
        <w:r w:rsidR="00277174" w:rsidRPr="007C437A">
          <w:rPr>
            <w:rPrChange w:id="8079" w:author="Arthur Parmentier" w:date="2020-06-07T15:27:00Z">
              <w:rPr/>
            </w:rPrChange>
          </w:rPr>
          <w:t>fingers’</w:t>
        </w:r>
      </w:ins>
      <w:ins w:id="8080" w:author="Arthur Parmentier" w:date="2020-06-03T19:10:00Z">
        <w:r w:rsidRPr="007C437A">
          <w:rPr>
            <w:rPrChange w:id="8081" w:author="Arthur Parmentier" w:date="2020-06-07T15:27:00Z">
              <w:rPr/>
            </w:rPrChange>
          </w:rPr>
          <w:t xml:space="preserve"> movements such as the </w:t>
        </w:r>
      </w:ins>
      <w:ins w:id="8082" w:author="Arthur Parmentier" w:date="2020-06-03T19:11:00Z">
        <w:r w:rsidRPr="007C437A">
          <w:rPr>
            <w:rPrChange w:id="8083" w:author="Arthur Parmentier" w:date="2020-06-07T15:27:00Z">
              <w:rPr/>
            </w:rPrChange>
          </w:rPr>
          <w:t>phalangeal joint angles</w:t>
        </w:r>
      </w:ins>
      <w:ins w:id="8084" w:author="Arthur Parmentier" w:date="2020-06-03T19:12:00Z">
        <w:r w:rsidRPr="007C437A">
          <w:rPr>
            <w:rPrChange w:id="8085" w:author="Arthur Parmentier" w:date="2020-06-07T15:27:00Z">
              <w:rPr/>
            </w:rPrChange>
          </w:rPr>
          <w:t xml:space="preserve"> or angles between two fingers are therefore not captured, whereas they are</w:t>
        </w:r>
      </w:ins>
      <w:ins w:id="8086" w:author="Arthur Parmentier" w:date="2020-06-03T19:13:00Z">
        <w:r w:rsidRPr="007C437A">
          <w:rPr>
            <w:rPrChange w:id="8087" w:author="Arthur Parmentier" w:date="2020-06-07T15:27:00Z">
              <w:rPr/>
            </w:rPrChange>
          </w:rPr>
          <w:t xml:space="preserve"> often used in SP and other sign languages.</w:t>
        </w:r>
      </w:ins>
    </w:p>
    <w:p w:rsidR="00277174" w:rsidRPr="007C437A" w:rsidRDefault="00277174" w:rsidP="00E20C85">
      <w:pPr>
        <w:pStyle w:val="Paragraphedeliste"/>
        <w:numPr>
          <w:ilvl w:val="0"/>
          <w:numId w:val="40"/>
        </w:numPr>
        <w:rPr>
          <w:ins w:id="8088" w:author="Arthur Parmentier" w:date="2020-06-03T19:32:00Z"/>
          <w:rPrChange w:id="8089" w:author="Arthur Parmentier" w:date="2020-06-07T15:27:00Z">
            <w:rPr>
              <w:ins w:id="8090" w:author="Arthur Parmentier" w:date="2020-06-03T19:32:00Z"/>
            </w:rPr>
          </w:rPrChange>
        </w:rPr>
      </w:pPr>
      <w:ins w:id="8091" w:author="Arthur Parmentier" w:date="2020-06-03T19:33:00Z">
        <w:r w:rsidRPr="007C437A">
          <w:rPr>
            <w:rPrChange w:id="8092" w:author="Arthur Parmentier" w:date="2020-06-07T15:27:00Z">
              <w:rPr/>
            </w:rPrChange>
          </w:rPr>
          <w:t xml:space="preserve">Some gloves are designed for specific </w:t>
        </w:r>
      </w:ins>
      <w:ins w:id="8093" w:author="Arthur Parmentier" w:date="2020-06-03T19:34:00Z">
        <w:r w:rsidRPr="007C437A">
          <w:rPr>
            <w:rPrChange w:id="8094" w:author="Arthur Parmentier" w:date="2020-06-07T15:27:00Z">
              <w:rPr/>
            </w:rPrChange>
          </w:rPr>
          <w:t>software</w:t>
        </w:r>
      </w:ins>
      <w:ins w:id="8095" w:author="Arthur Parmentier" w:date="2020-06-03T19:33:00Z">
        <w:r w:rsidRPr="007C437A">
          <w:rPr>
            <w:rPrChange w:id="8096" w:author="Arthur Parmentier" w:date="2020-06-07T15:27:00Z">
              <w:rPr/>
            </w:rPrChange>
          </w:rPr>
          <w:t xml:space="preserve"> such as U</w:t>
        </w:r>
      </w:ins>
      <w:ins w:id="8097" w:author="Arthur Parmentier" w:date="2020-06-03T19:34:00Z">
        <w:r w:rsidRPr="007C437A">
          <w:rPr>
            <w:rPrChange w:id="8098" w:author="Arthur Parmentier" w:date="2020-06-07T15:27:00Z">
              <w:rPr/>
            </w:rPrChange>
          </w:rPr>
          <w:t>nity and may not integrate with Max easily.</w:t>
        </w:r>
      </w:ins>
    </w:p>
    <w:p w:rsidR="00277174" w:rsidRPr="007C437A" w:rsidRDefault="00277174" w:rsidP="00277174">
      <w:pPr>
        <w:rPr>
          <w:ins w:id="8099" w:author="Arthur Parmentier" w:date="2020-06-03T19:37:00Z"/>
          <w:rPrChange w:id="8100" w:author="Arthur Parmentier" w:date="2020-06-07T15:27:00Z">
            <w:rPr>
              <w:ins w:id="8101" w:author="Arthur Parmentier" w:date="2020-06-03T19:37:00Z"/>
            </w:rPr>
          </w:rPrChange>
        </w:rPr>
      </w:pPr>
      <w:ins w:id="8102" w:author="Arthur Parmentier" w:date="2020-06-03T19:34:00Z">
        <w:r w:rsidRPr="007C437A">
          <w:rPr>
            <w:rPrChange w:id="8103" w:author="Arthur Parmentier" w:date="2020-06-07T15:27:00Z">
              <w:rPr/>
            </w:rPrChange>
          </w:rPr>
          <w:t xml:space="preserve">While most expensive gloves </w:t>
        </w:r>
      </w:ins>
      <w:ins w:id="8104" w:author="Arthur Parmentier" w:date="2020-06-03T19:35:00Z">
        <w:r w:rsidRPr="007C437A">
          <w:rPr>
            <w:rPrChange w:id="8105" w:author="Arthur Parmentier" w:date="2020-06-07T15:27:00Z">
              <w:rPr/>
            </w:rPrChange>
          </w:rPr>
          <w:t xml:space="preserve">often provide solutions to these problems, I decided to start with the IMU based Hi5 gloves from Noitom, which is one of the cheapest one available on the market </w:t>
        </w:r>
      </w:ins>
      <w:ins w:id="8106" w:author="Arthur Parmentier" w:date="2020-06-03T19:36:00Z">
        <w:r w:rsidRPr="007C437A">
          <w:rPr>
            <w:rPrChange w:id="8107" w:author="Arthur Parmentier" w:date="2020-06-07T15:27:00Z">
              <w:rPr/>
            </w:rPrChange>
          </w:rPr>
          <w:t xml:space="preserve">(1000 chf approx.) </w:t>
        </w:r>
      </w:ins>
      <w:ins w:id="8108" w:author="Arthur Parmentier" w:date="2020-06-03T19:35:00Z">
        <w:r w:rsidRPr="007C437A">
          <w:rPr>
            <w:rPrChange w:id="8109" w:author="Arthur Parmentier" w:date="2020-06-07T15:27:00Z">
              <w:rPr/>
            </w:rPrChange>
          </w:rPr>
          <w:t>which</w:t>
        </w:r>
      </w:ins>
      <w:ins w:id="8110" w:author="Arthur Parmentier" w:date="2020-06-03T19:36:00Z">
        <w:r w:rsidRPr="007C437A">
          <w:rPr>
            <w:rPrChange w:id="8111" w:author="Arthur Parmentier" w:date="2020-06-07T15:27:00Z">
              <w:rPr/>
            </w:rPrChange>
          </w:rPr>
          <w:t xml:space="preserve"> provides a Unity and C++ SDK. </w:t>
        </w:r>
      </w:ins>
    </w:p>
    <w:p w:rsidR="00277174" w:rsidRPr="007C437A" w:rsidRDefault="00277174" w:rsidP="00277174">
      <w:pPr>
        <w:rPr>
          <w:ins w:id="8112" w:author="Arthur Parmentier" w:date="2020-06-03T19:39:00Z"/>
          <w:rPrChange w:id="8113" w:author="Arthur Parmentier" w:date="2020-06-07T15:27:00Z">
            <w:rPr>
              <w:ins w:id="8114" w:author="Arthur Parmentier" w:date="2020-06-03T19:39:00Z"/>
            </w:rPr>
          </w:rPrChange>
        </w:rPr>
      </w:pPr>
      <w:ins w:id="8115" w:author="Arthur Parmentier" w:date="2020-06-03T19:38:00Z">
        <w:r w:rsidRPr="007C437A">
          <w:rPr>
            <w:rPrChange w:id="8116" w:author="Arthur Parmentier" w:date="2020-06-07T15:27:00Z">
              <w:rPr/>
            </w:rPrChange>
          </w:rPr>
          <w:t xml:space="preserve">However, at the time of this report (early June), I have still been unable to test the gloves with Max. </w:t>
        </w:r>
      </w:ins>
      <w:ins w:id="8117" w:author="Arthur Parmentier" w:date="2020-06-03T19:39:00Z">
        <w:r w:rsidRPr="007C437A">
          <w:rPr>
            <w:rPrChange w:id="8118" w:author="Arthur Parmentier" w:date="2020-06-07T15:27:00Z">
              <w:rPr/>
            </w:rPrChange>
          </w:rPr>
          <w:t xml:space="preserve">I have made </w:t>
        </w:r>
      </w:ins>
      <w:ins w:id="8119" w:author="Arthur Parmentier" w:date="2020-06-03T19:58:00Z">
        <w:r w:rsidR="004B4499" w:rsidRPr="007C437A">
          <w:rPr>
            <w:rPrChange w:id="8120" w:author="Arthur Parmentier" w:date="2020-06-07T15:27:00Z">
              <w:rPr/>
            </w:rPrChange>
          </w:rPr>
          <w:t>two</w:t>
        </w:r>
      </w:ins>
      <w:ins w:id="8121" w:author="Arthur Parmentier" w:date="2020-06-03T19:39:00Z">
        <w:r w:rsidRPr="007C437A">
          <w:rPr>
            <w:rPrChange w:id="8122" w:author="Arthur Parmentier" w:date="2020-06-07T15:27:00Z">
              <w:rPr/>
            </w:rPrChange>
          </w:rPr>
          <w:t xml:space="preserve"> mistakes during the conducting of the project:</w:t>
        </w:r>
      </w:ins>
    </w:p>
    <w:p w:rsidR="00277174" w:rsidRPr="007C437A" w:rsidRDefault="004B4499" w:rsidP="00277174">
      <w:pPr>
        <w:pStyle w:val="Paragraphedeliste"/>
        <w:numPr>
          <w:ilvl w:val="0"/>
          <w:numId w:val="40"/>
        </w:numPr>
        <w:rPr>
          <w:ins w:id="8123" w:author="Arthur Parmentier" w:date="2020-06-03T19:52:00Z"/>
          <w:rPrChange w:id="8124" w:author="Arthur Parmentier" w:date="2020-06-07T15:27:00Z">
            <w:rPr>
              <w:ins w:id="8125" w:author="Arthur Parmentier" w:date="2020-06-03T19:52:00Z"/>
            </w:rPr>
          </w:rPrChange>
        </w:rPr>
      </w:pPr>
      <w:ins w:id="8126" w:author="Arthur Parmentier" w:date="2020-06-03T19:56:00Z">
        <w:r w:rsidRPr="007C437A">
          <w:rPr>
            <w:rPrChange w:id="8127" w:author="Arthur Parmentier" w:date="2020-06-07T15:27:00Z">
              <w:rPr/>
            </w:rPrChange>
          </w:rPr>
          <w:t>Before buying the gloves, I</w:t>
        </w:r>
      </w:ins>
      <w:ins w:id="8128" w:author="Arthur Parmentier" w:date="2020-06-03T19:43:00Z">
        <w:r w:rsidR="00882698" w:rsidRPr="007C437A">
          <w:rPr>
            <w:rPrChange w:id="8129" w:author="Arthur Parmentier" w:date="2020-06-07T15:27:00Z">
              <w:rPr/>
            </w:rPrChange>
          </w:rPr>
          <w:t xml:space="preserve"> had not realized that the gloves</w:t>
        </w:r>
      </w:ins>
      <w:ins w:id="8130" w:author="Arthur Parmentier" w:date="2020-06-03T19:45:00Z">
        <w:r w:rsidR="00882698" w:rsidRPr="007C437A">
          <w:rPr>
            <w:rPrChange w:id="8131" w:author="Arthur Parmentier" w:date="2020-06-07T15:27:00Z">
              <w:rPr/>
            </w:rPrChange>
          </w:rPr>
          <w:t xml:space="preserve"> connection with the Vive trackers was</w:t>
        </w:r>
      </w:ins>
      <w:ins w:id="8132" w:author="Arthur Parmentier" w:date="2020-06-03T19:46:00Z">
        <w:r w:rsidR="00882698" w:rsidRPr="007C437A">
          <w:rPr>
            <w:rPrChange w:id="8133" w:author="Arthur Parmentier" w:date="2020-06-07T15:27:00Z">
              <w:rPr/>
            </w:rPrChange>
          </w:rPr>
          <w:t xml:space="preserve"> not only a feature as they are marketed on their website and documentation but that the Vive trackers were also necessary for using the gloves directly with the provided Unity plugin.</w:t>
        </w:r>
      </w:ins>
      <w:ins w:id="8134" w:author="Arthur Parmentier" w:date="2020-06-03T19:48:00Z">
        <w:r w:rsidR="00882698" w:rsidRPr="007C437A">
          <w:rPr>
            <w:rPrChange w:id="8135" w:author="Arthur Parmentier" w:date="2020-06-07T15:27:00Z">
              <w:rPr/>
            </w:rPrChange>
          </w:rPr>
          <w:t xml:space="preserve"> In fact, the connection </w:t>
        </w:r>
      </w:ins>
      <w:ins w:id="8136" w:author="Arthur Parmentier" w:date="2020-06-03T19:49:00Z">
        <w:r w:rsidR="00882698" w:rsidRPr="007C437A">
          <w:rPr>
            <w:rPrChange w:id="8137" w:author="Arthur Parmentier" w:date="2020-06-07T15:27:00Z">
              <w:rPr/>
            </w:rPrChange>
          </w:rPr>
          <w:t xml:space="preserve">with </w:t>
        </w:r>
      </w:ins>
      <w:ins w:id="8138" w:author="Arthur Parmentier" w:date="2020-06-03T19:48:00Z">
        <w:r w:rsidR="00882698" w:rsidRPr="007C437A">
          <w:rPr>
            <w:rPrChange w:id="8139" w:author="Arthur Parmentier" w:date="2020-06-07T15:27:00Z">
              <w:rPr/>
            </w:rPrChange>
          </w:rPr>
          <w:t xml:space="preserve">positional tracking </w:t>
        </w:r>
      </w:ins>
      <w:ins w:id="8140" w:author="Arthur Parmentier" w:date="2020-06-03T19:49:00Z">
        <w:r w:rsidR="00882698" w:rsidRPr="007C437A">
          <w:rPr>
            <w:rPrChange w:id="8141" w:author="Arthur Parmentier" w:date="2020-06-07T15:27:00Z">
              <w:rPr/>
            </w:rPrChange>
          </w:rPr>
          <w:t xml:space="preserve">devices </w:t>
        </w:r>
      </w:ins>
      <w:ins w:id="8142" w:author="Arthur Parmentier" w:date="2020-06-03T19:48:00Z">
        <w:r w:rsidR="00882698" w:rsidRPr="007C437A">
          <w:rPr>
            <w:rPrChange w:id="8143" w:author="Arthur Parmentier" w:date="2020-06-07T15:27:00Z">
              <w:rPr/>
            </w:rPrChange>
          </w:rPr>
          <w:t xml:space="preserve">was not </w:t>
        </w:r>
      </w:ins>
      <w:ins w:id="8144" w:author="Arthur Parmentier" w:date="2020-06-03T19:49:00Z">
        <w:r w:rsidR="00882698" w:rsidRPr="007C437A">
          <w:rPr>
            <w:rPrChange w:id="8145" w:author="Arthur Parmentier" w:date="2020-06-07T15:27:00Z">
              <w:rPr/>
            </w:rPrChange>
          </w:rPr>
          <w:t>explicitly documented as a requirement for the Unity Plugin in their documentation</w:t>
        </w:r>
      </w:ins>
      <w:ins w:id="8146" w:author="Arthur Parmentier" w:date="2020-06-03T19:50:00Z">
        <w:r w:rsidR="00882698" w:rsidRPr="007C437A">
          <w:rPr>
            <w:rPrChange w:id="8147" w:author="Arthur Parmentier" w:date="2020-06-07T15:27:00Z">
              <w:rPr/>
            </w:rPrChange>
          </w:rPr>
          <w:t xml:space="preserve">. We </w:t>
        </w:r>
      </w:ins>
      <w:ins w:id="8148" w:author="Arthur Parmentier" w:date="2020-06-03T19:51:00Z">
        <w:r w:rsidR="00882698" w:rsidRPr="007C437A">
          <w:rPr>
            <w:rPrChange w:id="8149" w:author="Arthur Parmentier" w:date="2020-06-07T15:27:00Z">
              <w:rPr/>
            </w:rPrChange>
          </w:rPr>
          <w:t xml:space="preserve">could therefore not use the gloves on the fly with the provided scene and </w:t>
        </w:r>
      </w:ins>
      <w:ins w:id="8150" w:author="Arthur Parmentier" w:date="2020-06-03T19:52:00Z">
        <w:r w:rsidR="00882698" w:rsidRPr="007C437A">
          <w:rPr>
            <w:rPrChange w:id="8151" w:author="Arthur Parmentier" w:date="2020-06-07T15:27:00Z">
              <w:rPr/>
            </w:rPrChange>
          </w:rPr>
          <w:t>needed</w:t>
        </w:r>
      </w:ins>
      <w:ins w:id="8152" w:author="Arthur Parmentier" w:date="2020-06-03T19:51:00Z">
        <w:r w:rsidR="00882698" w:rsidRPr="007C437A">
          <w:rPr>
            <w:rPrChange w:id="8153" w:author="Arthur Parmentier" w:date="2020-06-07T15:27:00Z">
              <w:rPr/>
            </w:rPrChange>
          </w:rPr>
          <w:t xml:space="preserve"> additional scripting using the SDK.</w:t>
        </w:r>
      </w:ins>
      <w:ins w:id="8154" w:author="Arthur Parmentier" w:date="2020-06-03T19:44:00Z">
        <w:r w:rsidR="00882698" w:rsidRPr="007C437A">
          <w:rPr>
            <w:rPrChange w:id="8155" w:author="Arthur Parmentier" w:date="2020-06-07T15:27:00Z">
              <w:rPr/>
            </w:rPrChange>
          </w:rPr>
          <w:t xml:space="preserve"> </w:t>
        </w:r>
      </w:ins>
    </w:p>
    <w:p w:rsidR="003F7478" w:rsidRPr="007C437A" w:rsidRDefault="004B4499" w:rsidP="00277174">
      <w:pPr>
        <w:pStyle w:val="Paragraphedeliste"/>
        <w:numPr>
          <w:ilvl w:val="0"/>
          <w:numId w:val="40"/>
        </w:numPr>
        <w:rPr>
          <w:ins w:id="8156" w:author="Arthur Parmentier" w:date="2020-06-03T19:58:00Z"/>
          <w:rPrChange w:id="8157" w:author="Arthur Parmentier" w:date="2020-06-07T15:27:00Z">
            <w:rPr>
              <w:ins w:id="8158" w:author="Arthur Parmentier" w:date="2020-06-03T19:58:00Z"/>
            </w:rPr>
          </w:rPrChange>
        </w:rPr>
      </w:pPr>
      <w:ins w:id="8159" w:author="Arthur Parmentier" w:date="2020-06-03T19:56:00Z">
        <w:r w:rsidRPr="007C437A">
          <w:rPr>
            <w:rPrChange w:id="8160" w:author="Arthur Parmentier" w:date="2020-06-07T15:27:00Z">
              <w:rPr/>
            </w:rPrChange>
          </w:rPr>
          <w:t xml:space="preserve">I had been late on testing the gloves and identifying that issue. Although it made sense to me </w:t>
        </w:r>
      </w:ins>
      <w:ins w:id="8161" w:author="Arthur Parmentier" w:date="2020-06-03T19:57:00Z">
        <w:r w:rsidRPr="007C437A">
          <w:rPr>
            <w:rPrChange w:id="8162" w:author="Arthur Parmentier" w:date="2020-06-07T15:27:00Z">
              <w:rPr/>
            </w:rPrChange>
          </w:rPr>
          <w:t>to start by building all the core mechanisms of the tool and pipeline before integrating the gloves, it was a mistake not to test them ea</w:t>
        </w:r>
      </w:ins>
      <w:ins w:id="8163" w:author="Arthur Parmentier" w:date="2020-06-03T19:58:00Z">
        <w:r w:rsidRPr="007C437A">
          <w:rPr>
            <w:rPrChange w:id="8164" w:author="Arthur Parmentier" w:date="2020-06-07T15:27:00Z">
              <w:rPr/>
            </w:rPrChange>
          </w:rPr>
          <w:t>rlier, so that I could have figured out this issue at early stages.</w:t>
        </w:r>
      </w:ins>
    </w:p>
    <w:p w:rsidR="004B4499" w:rsidRPr="007C437A" w:rsidRDefault="004B4499" w:rsidP="004B4499">
      <w:pPr>
        <w:rPr>
          <w:ins w:id="8165" w:author="Arthur Parmentier" w:date="2020-06-03T20:03:00Z"/>
          <w:rPrChange w:id="8166" w:author="Arthur Parmentier" w:date="2020-06-07T15:27:00Z">
            <w:rPr>
              <w:ins w:id="8167" w:author="Arthur Parmentier" w:date="2020-06-03T20:03:00Z"/>
            </w:rPr>
          </w:rPrChange>
        </w:rPr>
      </w:pPr>
      <w:ins w:id="8168" w:author="Arthur Parmentier" w:date="2020-06-03T19:59:00Z">
        <w:r w:rsidRPr="007C437A">
          <w:rPr>
            <w:rPrChange w:id="8169" w:author="Arthur Parmentier" w:date="2020-06-07T15:27:00Z">
              <w:rPr/>
            </w:rPrChange>
          </w:rPr>
          <w:t>The EM+ lab offer</w:t>
        </w:r>
      </w:ins>
      <w:ins w:id="8170" w:author="Arthur Parmentier" w:date="2020-06-03T20:00:00Z">
        <w:r w:rsidRPr="007C437A">
          <w:rPr>
            <w:rPrChange w:id="8171" w:author="Arthur Parmentier" w:date="2020-06-07T15:27:00Z">
              <w:rPr/>
            </w:rPrChange>
          </w:rPr>
          <w:t xml:space="preserve">ed me support to </w:t>
        </w:r>
      </w:ins>
      <w:ins w:id="8172" w:author="Arthur Parmentier" w:date="2020-06-03T20:03:00Z">
        <w:r w:rsidRPr="007C437A">
          <w:rPr>
            <w:rPrChange w:id="8173" w:author="Arthur Parmentier" w:date="2020-06-07T15:27:00Z">
              <w:rPr/>
            </w:rPrChange>
          </w:rPr>
          <w:t>build</w:t>
        </w:r>
      </w:ins>
      <w:ins w:id="8174" w:author="Arthur Parmentier" w:date="2020-06-03T20:00:00Z">
        <w:r w:rsidRPr="007C437A">
          <w:rPr>
            <w:rPrChange w:id="8175" w:author="Arthur Parmentier" w:date="2020-06-07T15:27:00Z">
              <w:rPr/>
            </w:rPrChange>
          </w:rPr>
          <w:t xml:space="preserve"> a dedicated object in Max </w:t>
        </w:r>
      </w:ins>
      <w:ins w:id="8176" w:author="Arthur Parmentier" w:date="2020-06-03T20:03:00Z">
        <w:r w:rsidRPr="007C437A">
          <w:rPr>
            <w:rPrChange w:id="8177" w:author="Arthur Parmentier" w:date="2020-06-07T15:27:00Z">
              <w:rPr/>
            </w:rPrChange>
          </w:rPr>
          <w:t xml:space="preserve">for </w:t>
        </w:r>
      </w:ins>
      <w:ins w:id="8178" w:author="Arthur Parmentier" w:date="2020-06-03T20:00:00Z">
        <w:r w:rsidRPr="007C437A">
          <w:rPr>
            <w:rPrChange w:id="8179" w:author="Arthur Parmentier" w:date="2020-06-07T15:27:00Z">
              <w:rPr/>
            </w:rPrChange>
          </w:rPr>
          <w:t>receiv</w:t>
        </w:r>
      </w:ins>
      <w:ins w:id="8180" w:author="Arthur Parmentier" w:date="2020-06-03T20:03:00Z">
        <w:r w:rsidRPr="007C437A">
          <w:rPr>
            <w:rPrChange w:id="8181" w:author="Arthur Parmentier" w:date="2020-06-07T15:27:00Z">
              <w:rPr/>
            </w:rPrChange>
          </w:rPr>
          <w:t>ing</w:t>
        </w:r>
      </w:ins>
      <w:ins w:id="8182" w:author="Arthur Parmentier" w:date="2020-06-03T20:00:00Z">
        <w:r w:rsidRPr="007C437A">
          <w:rPr>
            <w:rPrChange w:id="8183" w:author="Arthur Parmentier" w:date="2020-06-07T15:27:00Z">
              <w:rPr/>
            </w:rPrChange>
          </w:rPr>
          <w:t xml:space="preserve"> the gloves data. The first experiments with the C++ SDK were good but unfortunately</w:t>
        </w:r>
      </w:ins>
      <w:ins w:id="8184" w:author="Arthur Parmentier" w:date="2020-06-03T20:01:00Z">
        <w:r w:rsidRPr="007C437A">
          <w:rPr>
            <w:rPrChange w:id="8185" w:author="Arthur Parmentier" w:date="2020-06-07T15:27:00Z">
              <w:rPr/>
            </w:rPrChange>
          </w:rPr>
          <w:t xml:space="preserve">, </w:t>
        </w:r>
      </w:ins>
      <w:ins w:id="8186" w:author="Arthur Parmentier" w:date="2020-06-03T20:02:00Z">
        <w:r w:rsidRPr="007C437A">
          <w:rPr>
            <w:rPrChange w:id="8187" w:author="Arthur Parmentier" w:date="2020-06-07T15:27:00Z">
              <w:rPr/>
            </w:rPrChange>
          </w:rPr>
          <w:t>the difficult schedule of that semester did not yet allow us to go further.</w:t>
        </w:r>
      </w:ins>
    </w:p>
    <w:p w:rsidR="004B4499" w:rsidRPr="007C437A" w:rsidRDefault="004B4499">
      <w:pPr>
        <w:pStyle w:val="Titre5"/>
        <w:rPr>
          <w:ins w:id="8188" w:author="Arthur Parmentier" w:date="2020-05-21T15:08:00Z"/>
          <w:rPrChange w:id="8189" w:author="Arthur Parmentier" w:date="2020-06-07T15:27:00Z">
            <w:rPr>
              <w:ins w:id="8190" w:author="Arthur Parmentier" w:date="2020-05-21T15:08:00Z"/>
            </w:rPr>
          </w:rPrChange>
        </w:rPr>
        <w:pPrChange w:id="8191" w:author="Arthur Parmentier" w:date="2020-06-03T20:03:00Z">
          <w:pPr/>
        </w:pPrChange>
      </w:pPr>
      <w:ins w:id="8192" w:author="Arthur Parmentier" w:date="2020-06-03T20:03:00Z">
        <w:r w:rsidRPr="007C437A">
          <w:rPr>
            <w:rPrChange w:id="8193" w:author="Arthur Parmentier" w:date="2020-06-07T15:27:00Z">
              <w:rPr/>
            </w:rPrChange>
          </w:rPr>
          <w:t>HandPose</w:t>
        </w:r>
      </w:ins>
    </w:p>
    <w:p w:rsidR="00C46A73" w:rsidRPr="007C437A" w:rsidRDefault="00F64405" w:rsidP="00F304EE">
      <w:pPr>
        <w:rPr>
          <w:ins w:id="8194" w:author="Arthur Parmentier" w:date="2020-06-03T20:17:00Z"/>
          <w:rPrChange w:id="8195" w:author="Arthur Parmentier" w:date="2020-06-07T15:27:00Z">
            <w:rPr>
              <w:ins w:id="8196" w:author="Arthur Parmentier" w:date="2020-06-03T20:17:00Z"/>
            </w:rPr>
          </w:rPrChange>
        </w:rPr>
      </w:pPr>
      <w:ins w:id="8197" w:author="Arthur Parmentier" w:date="2020-06-03T20:19:00Z">
        <w:r w:rsidRPr="007C437A">
          <w:rPr>
            <w:rPrChange w:id="8198" w:author="Arthur Parmentier" w:date="2020-06-07T15:27:00Z">
              <w:rPr/>
            </w:rPrChange>
          </w:rPr>
          <w:t>A</w:t>
        </w:r>
      </w:ins>
      <w:ins w:id="8199" w:author="Arthur Parmentier" w:date="2020-06-03T20:05:00Z">
        <w:r w:rsidR="002E54F7" w:rsidRPr="007C437A">
          <w:rPr>
            <w:rPrChange w:id="8200" w:author="Arthur Parmentier" w:date="2020-06-07T15:27:00Z">
              <w:rPr/>
            </w:rPrChange>
          </w:rPr>
          <w:t>round</w:t>
        </w:r>
      </w:ins>
      <w:ins w:id="8201" w:author="Arthur Parmentier" w:date="2020-06-03T20:03:00Z">
        <w:r w:rsidR="004B4499" w:rsidRPr="007C437A">
          <w:rPr>
            <w:rPrChange w:id="8202" w:author="Arthur Parmentier" w:date="2020-06-07T15:27:00Z">
              <w:rPr/>
            </w:rPrChange>
          </w:rPr>
          <w:t xml:space="preserve"> mid-</w:t>
        </w:r>
      </w:ins>
      <w:ins w:id="8203" w:author="Arthur Parmentier" w:date="2020-06-03T20:07:00Z">
        <w:r w:rsidR="009C5B97" w:rsidRPr="007C437A">
          <w:rPr>
            <w:rPrChange w:id="8204" w:author="Arthur Parmentier" w:date="2020-06-07T15:27:00Z">
              <w:rPr/>
            </w:rPrChange>
          </w:rPr>
          <w:t>M</w:t>
        </w:r>
      </w:ins>
      <w:ins w:id="8205" w:author="Arthur Parmentier" w:date="2020-06-03T20:03:00Z">
        <w:r w:rsidR="004B4499" w:rsidRPr="007C437A">
          <w:rPr>
            <w:rPrChange w:id="8206" w:author="Arthur Parmentier" w:date="2020-06-07T15:27:00Z">
              <w:rPr/>
            </w:rPrChange>
          </w:rPr>
          <w:t>arch, Tensorflow released the new HandPose model</w:t>
        </w:r>
      </w:ins>
      <w:ins w:id="8207" w:author="Arthur Parmentier" w:date="2020-06-03T20:04:00Z">
        <w:r w:rsidR="004B4499" w:rsidRPr="007C437A">
          <w:rPr>
            <w:rStyle w:val="Appelnotedebasdep"/>
            <w:rPrChange w:id="8208" w:author="Arthur Parmentier" w:date="2020-06-07T15:27:00Z">
              <w:rPr>
                <w:rStyle w:val="Appelnotedebasdep"/>
              </w:rPr>
            </w:rPrChange>
          </w:rPr>
          <w:footnoteReference w:id="42"/>
        </w:r>
      </w:ins>
      <w:ins w:id="8211" w:author="Arthur Parmentier" w:date="2020-06-03T20:03:00Z">
        <w:r w:rsidR="004B4499" w:rsidRPr="007C437A">
          <w:rPr>
            <w:rPrChange w:id="8212" w:author="Arthur Parmentier" w:date="2020-06-07T15:27:00Z">
              <w:rPr/>
            </w:rPrChange>
          </w:rPr>
          <w:t>.</w:t>
        </w:r>
      </w:ins>
      <w:ins w:id="8213" w:author="Arthur Parmentier" w:date="2020-06-03T20:05:00Z">
        <w:r w:rsidR="009C5B97" w:rsidRPr="007C437A">
          <w:rPr>
            <w:rPrChange w:id="8214" w:author="Arthur Parmentier" w:date="2020-06-07T15:27:00Z">
              <w:rPr/>
            </w:rPrChange>
          </w:rPr>
          <w:t xml:space="preserve"> I first heard about it from within the Max community</w:t>
        </w:r>
      </w:ins>
      <w:ins w:id="8215" w:author="Arthur Parmentier" w:date="2020-06-03T20:06:00Z">
        <w:r w:rsidR="009C5B97" w:rsidRPr="007C437A">
          <w:rPr>
            <w:rPrChange w:id="8216" w:author="Arthur Parmentier" w:date="2020-06-07T15:27:00Z">
              <w:rPr/>
            </w:rPrChange>
          </w:rPr>
          <w:t>, when a first wrap of HandPose into an Electron se</w:t>
        </w:r>
      </w:ins>
      <w:ins w:id="8217" w:author="Arthur Parmentier" w:date="2020-06-03T20:08:00Z">
        <w:r w:rsidR="003D6C76" w:rsidRPr="007C437A">
          <w:rPr>
            <w:rPrChange w:id="8218" w:author="Arthur Parmentier" w:date="2020-06-07T15:27:00Z">
              <w:rPr/>
            </w:rPrChange>
          </w:rPr>
          <w:t>r</w:t>
        </w:r>
      </w:ins>
      <w:ins w:id="8219" w:author="Arthur Parmentier" w:date="2020-06-03T20:06:00Z">
        <w:r w:rsidR="009C5B97" w:rsidRPr="007C437A">
          <w:rPr>
            <w:rPrChange w:id="8220" w:author="Arthur Parmentier" w:date="2020-06-07T15:27:00Z">
              <w:rPr/>
            </w:rPrChange>
          </w:rPr>
          <w:t xml:space="preserve">ver (just like PoseNet) was shared on </w:t>
        </w:r>
      </w:ins>
      <w:ins w:id="8221" w:author="Arthur Parmentier" w:date="2020-06-03T20:07:00Z">
        <w:r w:rsidR="009C5B97" w:rsidRPr="007C437A">
          <w:rPr>
            <w:rPrChange w:id="8222" w:author="Arthur Parmentier" w:date="2020-06-07T15:27:00Z">
              <w:rPr/>
            </w:rPrChange>
          </w:rPr>
          <w:t xml:space="preserve">github </w:t>
        </w:r>
      </w:ins>
      <w:ins w:id="8223" w:author="Arthur Parmentier" w:date="2020-06-03T20:09:00Z">
        <w:r w:rsidR="003D6C76" w:rsidRPr="007C437A">
          <w:rPr>
            <w:rPrChange w:id="8224" w:author="Arthur Parmentier" w:date="2020-06-07T15:27:00Z">
              <w:rPr/>
            </w:rPrChange>
          </w:rPr>
          <w:t xml:space="preserve">late </w:t>
        </w:r>
      </w:ins>
      <w:ins w:id="8225" w:author="Arthur Parmentier" w:date="2020-06-03T20:07:00Z">
        <w:r w:rsidR="009C5B97" w:rsidRPr="007C437A">
          <w:rPr>
            <w:rPrChange w:id="8226" w:author="Arthur Parmentier" w:date="2020-06-07T15:27:00Z">
              <w:rPr/>
            </w:rPrChange>
          </w:rPr>
          <w:t>May</w:t>
        </w:r>
      </w:ins>
      <w:ins w:id="8227" w:author="Arthur Parmentier" w:date="2020-06-03T20:08:00Z">
        <w:r w:rsidR="003D6C76" w:rsidRPr="007C437A">
          <w:rPr>
            <w:rStyle w:val="Appelnotedebasdep"/>
            <w:rPrChange w:id="8228" w:author="Arthur Parmentier" w:date="2020-06-07T15:27:00Z">
              <w:rPr>
                <w:rStyle w:val="Appelnotedebasdep"/>
              </w:rPr>
            </w:rPrChange>
          </w:rPr>
          <w:footnoteReference w:id="43"/>
        </w:r>
      </w:ins>
      <w:ins w:id="8232" w:author="Arthur Parmentier" w:date="2020-06-03T20:07:00Z">
        <w:r w:rsidR="009C5B97" w:rsidRPr="007C437A">
          <w:rPr>
            <w:rPrChange w:id="8233" w:author="Arthur Parmentier" w:date="2020-06-07T15:27:00Z">
              <w:rPr/>
            </w:rPrChange>
          </w:rPr>
          <w:t>.</w:t>
        </w:r>
        <w:r w:rsidR="003D6C76" w:rsidRPr="007C437A">
          <w:rPr>
            <w:rPrChange w:id="8234" w:author="Arthur Parmentier" w:date="2020-06-07T15:27:00Z">
              <w:rPr/>
            </w:rPrChange>
          </w:rPr>
          <w:t xml:space="preserve"> In the following days, I contributed to designing an interface within Max that made the out</w:t>
        </w:r>
      </w:ins>
      <w:ins w:id="8235" w:author="Arthur Parmentier" w:date="2020-06-03T20:08:00Z">
        <w:r w:rsidR="003D6C76" w:rsidRPr="007C437A">
          <w:rPr>
            <w:rPrChange w:id="8236" w:author="Arthur Parmentier" w:date="2020-06-07T15:27:00Z">
              <w:rPr/>
            </w:rPrChange>
          </w:rPr>
          <w:t>put of the model accessible to the user</w:t>
        </w:r>
      </w:ins>
      <w:ins w:id="8237" w:author="Arthur Parmentier" w:date="2020-06-03T20:14:00Z">
        <w:r w:rsidR="00373B55" w:rsidRPr="007C437A">
          <w:rPr>
            <w:rPrChange w:id="8238" w:author="Arthur Parmentier" w:date="2020-06-07T15:27:00Z">
              <w:rPr/>
            </w:rPrChange>
          </w:rPr>
          <w:t xml:space="preserve"> (</w:t>
        </w:r>
        <w:r w:rsidR="00373B55" w:rsidRPr="007C437A">
          <w:rPr>
            <w:rPrChange w:id="8239" w:author="Arthur Parmentier" w:date="2020-06-07T15:27:00Z">
              <w:rPr/>
            </w:rPrChange>
          </w:rPr>
          <w:fldChar w:fldCharType="begin"/>
        </w:r>
        <w:r w:rsidR="00373B55" w:rsidRPr="007C437A">
          <w:rPr>
            <w:rPrChange w:id="8240" w:author="Arthur Parmentier" w:date="2020-06-07T15:27:00Z">
              <w:rPr/>
            </w:rPrChange>
          </w:rPr>
          <w:instrText xml:space="preserve"> REF _Ref42107678 \h </w:instrText>
        </w:r>
      </w:ins>
      <w:r w:rsidR="00373B55" w:rsidRPr="007C437A">
        <w:rPr>
          <w:rPrChange w:id="8241" w:author="Arthur Parmentier" w:date="2020-06-07T15:27:00Z">
            <w:rPr/>
          </w:rPrChange>
        </w:rPr>
      </w:r>
      <w:r w:rsidR="00373B55" w:rsidRPr="007C437A">
        <w:rPr>
          <w:rPrChange w:id="8242" w:author="Arthur Parmentier" w:date="2020-06-07T15:27:00Z">
            <w:rPr/>
          </w:rPrChange>
        </w:rPr>
        <w:fldChar w:fldCharType="separate"/>
      </w:r>
      <w:ins w:id="8243" w:author="Arthur Parmentier" w:date="2020-06-03T20:14:00Z">
        <w:r w:rsidR="00373B55" w:rsidRPr="007C437A">
          <w:rPr>
            <w:rPrChange w:id="8244" w:author="Arthur Parmentier" w:date="2020-06-07T15:27:00Z">
              <w:rPr/>
            </w:rPrChange>
          </w:rPr>
          <w:t xml:space="preserve">Figure </w:t>
        </w:r>
        <w:r w:rsidR="00373B55" w:rsidRPr="007C437A">
          <w:rPr>
            <w:rPrChange w:id="8245" w:author="Arthur Parmentier" w:date="2020-06-07T15:27:00Z">
              <w:rPr>
                <w:noProof/>
              </w:rPr>
            </w:rPrChange>
          </w:rPr>
          <w:t>4</w:t>
        </w:r>
        <w:r w:rsidR="00373B55" w:rsidRPr="007C437A">
          <w:rPr>
            <w:rPrChange w:id="8246" w:author="Arthur Parmentier" w:date="2020-06-07T15:27:00Z">
              <w:rPr/>
            </w:rPrChange>
          </w:rPr>
          <w:fldChar w:fldCharType="end"/>
        </w:r>
        <w:r w:rsidR="00373B55" w:rsidRPr="007C437A">
          <w:rPr>
            <w:rPrChange w:id="8247" w:author="Arthur Parmentier" w:date="2020-06-07T15:27:00Z">
              <w:rPr/>
            </w:rPrChange>
          </w:rPr>
          <w:t>).</w:t>
        </w:r>
      </w:ins>
    </w:p>
    <w:p w:rsidR="00254700" w:rsidRPr="007C437A" w:rsidRDefault="00F64405" w:rsidP="00F304EE">
      <w:pPr>
        <w:rPr>
          <w:ins w:id="8248" w:author="Arthur Parmentier" w:date="2020-06-03T20:18:00Z"/>
          <w:rPrChange w:id="8249" w:author="Arthur Parmentier" w:date="2020-06-07T15:27:00Z">
            <w:rPr>
              <w:ins w:id="8250" w:author="Arthur Parmentier" w:date="2020-06-03T20:18:00Z"/>
            </w:rPr>
          </w:rPrChange>
        </w:rPr>
      </w:pPr>
      <w:ins w:id="8251" w:author="Arthur Parmentier" w:date="2020-06-03T20:19:00Z">
        <w:r w:rsidRPr="007C437A">
          <w:rPr>
            <w:rPrChange w:id="8252" w:author="Arthur Parmentier" w:date="2020-06-07T15:27:00Z">
              <w:rPr/>
            </w:rPrChange>
          </w:rPr>
          <w:t>While</w:t>
        </w:r>
      </w:ins>
      <w:ins w:id="8253" w:author="Arthur Parmentier" w:date="2020-06-03T20:17:00Z">
        <w:r w:rsidRPr="007C437A">
          <w:rPr>
            <w:rPrChange w:id="8254" w:author="Arthur Parmentier" w:date="2020-06-07T15:27:00Z">
              <w:rPr/>
            </w:rPrChange>
          </w:rPr>
          <w:t xml:space="preserve"> I was stuck with the Hi5 gloves, HandPose provided me an easy and light way to </w:t>
        </w:r>
      </w:ins>
      <w:ins w:id="8255" w:author="Arthur Parmentier" w:date="2020-06-03T20:18:00Z">
        <w:r w:rsidRPr="007C437A">
          <w:rPr>
            <w:rPrChange w:id="8256" w:author="Arthur Parmentier" w:date="2020-06-07T15:27:00Z">
              <w:rPr/>
            </w:rPrChange>
          </w:rPr>
          <w:t>test the multi-input pipeline and the combination of the two scales or recognition inside Max.</w:t>
        </w:r>
      </w:ins>
      <w:ins w:id="8257" w:author="Arthur Parmentier" w:date="2020-06-03T21:35:00Z">
        <w:r w:rsidR="00F91D42" w:rsidRPr="007C437A">
          <w:rPr>
            <w:rPrChange w:id="8258" w:author="Arthur Parmentier" w:date="2020-06-07T15:27:00Z">
              <w:rPr/>
            </w:rPrChange>
          </w:rPr>
          <w:t xml:space="preserve"> An introduction to HandPose inside my recognition tool is shown in my </w:t>
        </w:r>
      </w:ins>
      <w:ins w:id="8259" w:author="Arthur Parmentier" w:date="2020-06-03T21:36:00Z">
        <w:r w:rsidR="00F91D42" w:rsidRPr="007C437A">
          <w:rPr>
            <w:rPrChange w:id="8260" w:author="Arthur Parmentier" w:date="2020-06-07T15:27:00Z">
              <w:rPr/>
            </w:rPrChange>
          </w:rPr>
          <w:fldChar w:fldCharType="begin"/>
        </w:r>
        <w:r w:rsidR="00F91D42" w:rsidRPr="007C437A">
          <w:rPr>
            <w:rPrChange w:id="8261" w:author="Arthur Parmentier" w:date="2020-06-07T15:27:00Z">
              <w:rPr/>
            </w:rPrChange>
          </w:rPr>
          <w:instrText xml:space="preserve"> HYPERLINK "https://www.youtube.com/watch?v=rKD5BMaHmI8" </w:instrText>
        </w:r>
        <w:r w:rsidR="00F91D42" w:rsidRPr="007C437A">
          <w:rPr>
            <w:rPrChange w:id="8262" w:author="Arthur Parmentier" w:date="2020-06-07T15:27:00Z">
              <w:rPr/>
            </w:rPrChange>
          </w:rPr>
          <w:fldChar w:fldCharType="separate"/>
        </w:r>
        <w:r w:rsidR="00F91D42" w:rsidRPr="007C437A">
          <w:rPr>
            <w:rStyle w:val="Lienhypertexte"/>
            <w:rPrChange w:id="8263" w:author="Arthur Parmentier" w:date="2020-06-07T15:27:00Z">
              <w:rPr>
                <w:rStyle w:val="Lienhypertexte"/>
              </w:rPr>
            </w:rPrChange>
          </w:rPr>
          <w:t>fourth demo video</w:t>
        </w:r>
        <w:r w:rsidR="00F91D42" w:rsidRPr="007C437A">
          <w:rPr>
            <w:rPrChange w:id="8264" w:author="Arthur Parmentier" w:date="2020-06-07T15:27:00Z">
              <w:rPr/>
            </w:rPrChange>
          </w:rPr>
          <w:fldChar w:fldCharType="end"/>
        </w:r>
      </w:ins>
      <w:ins w:id="8265" w:author="Arthur Parmentier" w:date="2020-06-03T21:35:00Z">
        <w:r w:rsidR="00F91D42" w:rsidRPr="007C437A">
          <w:rPr>
            <w:rPrChange w:id="8266" w:author="Arthur Parmentier" w:date="2020-06-07T15:27:00Z">
              <w:rPr/>
            </w:rPrChange>
          </w:rPr>
          <w:t>.</w:t>
        </w:r>
      </w:ins>
    </w:p>
    <w:p w:rsidR="00F64405" w:rsidRPr="007C437A" w:rsidRDefault="00DB2BB8" w:rsidP="00F304EE">
      <w:pPr>
        <w:rPr>
          <w:ins w:id="8267" w:author="Arthur Parmentier" w:date="2020-06-03T20:20:00Z"/>
          <w:rPrChange w:id="8268" w:author="Arthur Parmentier" w:date="2020-06-07T15:27:00Z">
            <w:rPr>
              <w:ins w:id="8269" w:author="Arthur Parmentier" w:date="2020-06-03T20:20:00Z"/>
            </w:rPr>
          </w:rPrChange>
        </w:rPr>
      </w:pPr>
      <w:ins w:id="8270" w:author="Arthur Parmentier" w:date="2020-06-03T20:19:00Z">
        <w:r w:rsidRPr="007C437A">
          <w:rPr>
            <w:rPrChange w:id="8271" w:author="Arthur Parmentier" w:date="2020-06-07T15:27:00Z">
              <w:rPr/>
            </w:rPrChange>
          </w:rPr>
          <w:t xml:space="preserve">HandPose properties are very similar to PoseNet, hence it runs in a similar </w:t>
        </w:r>
      </w:ins>
      <w:ins w:id="8272" w:author="Arthur Parmentier" w:date="2020-06-03T20:20:00Z">
        <w:r w:rsidRPr="007C437A">
          <w:rPr>
            <w:rPrChange w:id="8273" w:author="Arthur Parmentier" w:date="2020-06-07T15:27:00Z">
              <w:rPr/>
            </w:rPrChange>
          </w:rPr>
          <w:t>Electron node.js server, also has several performance settings and joints that can be selected by the user as features for the classification model.</w:t>
        </w:r>
      </w:ins>
    </w:p>
    <w:p w:rsidR="00DB2BB8" w:rsidRPr="007C437A" w:rsidRDefault="00DB2BB8" w:rsidP="00F304EE">
      <w:pPr>
        <w:rPr>
          <w:ins w:id="8274" w:author="Arthur Parmentier" w:date="2020-06-03T20:09:00Z"/>
          <w:rPrChange w:id="8275" w:author="Arthur Parmentier" w:date="2020-06-07T15:27:00Z">
            <w:rPr>
              <w:ins w:id="8276" w:author="Arthur Parmentier" w:date="2020-06-03T20:09:00Z"/>
            </w:rPr>
          </w:rPrChange>
        </w:rPr>
      </w:pPr>
      <w:ins w:id="8277" w:author="Arthur Parmentier" w:date="2020-06-03T20:20:00Z">
        <w:r w:rsidRPr="007C437A">
          <w:rPr>
            <w:rPrChange w:id="8278" w:author="Arthur Parmentier" w:date="2020-06-07T15:27:00Z">
              <w:rPr/>
            </w:rPrChange>
          </w:rPr>
          <w:lastRenderedPageBreak/>
          <w:t xml:space="preserve">Contrary </w:t>
        </w:r>
      </w:ins>
      <w:ins w:id="8279" w:author="Arthur Parmentier" w:date="2020-06-03T20:21:00Z">
        <w:r w:rsidRPr="007C437A">
          <w:rPr>
            <w:rPrChange w:id="8280" w:author="Arthur Parmentier" w:date="2020-06-07T15:27:00Z">
              <w:rPr/>
            </w:rPrChange>
          </w:rPr>
          <w:t xml:space="preserve">to PoseNet, HandPose models the hand in 3D. However, it cannot yet recognize two hands at the same time, although there are good reasons to believe that this will be implemented </w:t>
        </w:r>
      </w:ins>
      <w:ins w:id="8281" w:author="Arthur Parmentier" w:date="2020-06-03T20:23:00Z">
        <w:r w:rsidR="005634B9" w:rsidRPr="007C437A">
          <w:rPr>
            <w:rPrChange w:id="8282" w:author="Arthur Parmentier" w:date="2020-06-07T15:27:00Z">
              <w:rPr/>
            </w:rPrChange>
          </w:rPr>
          <w:t>soon</w:t>
        </w:r>
      </w:ins>
      <w:ins w:id="8283" w:author="Arthur Parmentier" w:date="2020-06-03T20:21:00Z">
        <w:r w:rsidRPr="007C437A">
          <w:rPr>
            <w:rPrChange w:id="8284" w:author="Arthur Parmentier" w:date="2020-06-07T15:27:00Z">
              <w:rPr/>
            </w:rPrChange>
          </w:rPr>
          <w:t>.</w:t>
        </w:r>
      </w:ins>
      <w:ins w:id="8285" w:author="Arthur Parmentier" w:date="2020-06-03T20:22:00Z">
        <w:r w:rsidRPr="007C437A">
          <w:rPr>
            <w:rStyle w:val="Appelnotedebasdep"/>
            <w:rPrChange w:id="8286" w:author="Arthur Parmentier" w:date="2020-06-07T15:27:00Z">
              <w:rPr>
                <w:rStyle w:val="Appelnotedebasdep"/>
              </w:rPr>
            </w:rPrChange>
          </w:rPr>
          <w:footnoteReference w:id="44"/>
        </w:r>
      </w:ins>
    </w:p>
    <w:p w:rsidR="00373B55" w:rsidRPr="007C437A" w:rsidRDefault="00373B55">
      <w:pPr>
        <w:keepNext/>
        <w:rPr>
          <w:ins w:id="8289" w:author="Arthur Parmentier" w:date="2020-06-03T20:13:00Z"/>
          <w:rPrChange w:id="8290" w:author="Arthur Parmentier" w:date="2020-06-07T15:27:00Z">
            <w:rPr>
              <w:ins w:id="8291" w:author="Arthur Parmentier" w:date="2020-06-03T20:13:00Z"/>
            </w:rPr>
          </w:rPrChange>
        </w:rPr>
        <w:pPrChange w:id="8292" w:author="Arthur Parmentier" w:date="2020-06-03T20:13:00Z">
          <w:pPr/>
        </w:pPrChange>
      </w:pPr>
      <w:ins w:id="8293" w:author="Arthur Parmentier" w:date="2020-06-03T20:12:00Z">
        <w:r w:rsidRPr="007C437A">
          <w:rPr>
            <w:rPrChange w:id="8294" w:author="Arthur Parmentier" w:date="2020-06-07T15:27:00Z">
              <w:rPr>
                <w:noProof/>
              </w:rPr>
            </w:rPrChange>
          </w:rPr>
          <w:drawing>
            <wp:inline distT="0" distB="0" distL="0" distR="0">
              <wp:extent cx="6188710" cy="713359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ndpose_input.PNG"/>
                      <pic:cNvPicPr/>
                    </pic:nvPicPr>
                    <pic:blipFill>
                      <a:blip r:embed="rId23">
                        <a:extLst>
                          <a:ext uri="{28A0092B-C50C-407E-A947-70E740481C1C}">
                            <a14:useLocalDpi xmlns:a14="http://schemas.microsoft.com/office/drawing/2010/main" val="0"/>
                          </a:ext>
                        </a:extLst>
                      </a:blip>
                      <a:stretch>
                        <a:fillRect/>
                      </a:stretch>
                    </pic:blipFill>
                    <pic:spPr>
                      <a:xfrm>
                        <a:off x="0" y="0"/>
                        <a:ext cx="6188710" cy="7133590"/>
                      </a:xfrm>
                      <a:prstGeom prst="rect">
                        <a:avLst/>
                      </a:prstGeom>
                    </pic:spPr>
                  </pic:pic>
                </a:graphicData>
              </a:graphic>
            </wp:inline>
          </w:drawing>
        </w:r>
      </w:ins>
    </w:p>
    <w:p w:rsidR="00373B55" w:rsidRPr="007C437A" w:rsidRDefault="00373B55">
      <w:pPr>
        <w:pStyle w:val="Lgende"/>
        <w:rPr>
          <w:ins w:id="8295" w:author="Arthur Parmentier" w:date="2020-05-20T20:03:00Z"/>
          <w:rPrChange w:id="8296" w:author="Arthur Parmentier" w:date="2020-06-07T15:27:00Z">
            <w:rPr>
              <w:ins w:id="8297" w:author="Arthur Parmentier" w:date="2020-05-20T20:03:00Z"/>
            </w:rPr>
          </w:rPrChange>
        </w:rPr>
        <w:pPrChange w:id="8298" w:author="Arthur Parmentier" w:date="2020-06-03T20:13:00Z">
          <w:pPr/>
        </w:pPrChange>
      </w:pPr>
      <w:bookmarkStart w:id="8299" w:name="_Ref42107678"/>
      <w:bookmarkStart w:id="8300" w:name="_Ref42107663"/>
      <w:ins w:id="8301" w:author="Arthur Parmentier" w:date="2020-06-03T20:13:00Z">
        <w:r w:rsidRPr="007C437A">
          <w:rPr>
            <w:rPrChange w:id="8302" w:author="Arthur Parmentier" w:date="2020-06-07T15:27:00Z">
              <w:rPr/>
            </w:rPrChange>
          </w:rPr>
          <w:t xml:space="preserve">Figure </w:t>
        </w:r>
        <w:r w:rsidRPr="007C437A">
          <w:rPr>
            <w:rPrChange w:id="8303" w:author="Arthur Parmentier" w:date="2020-06-07T15:27:00Z">
              <w:rPr/>
            </w:rPrChange>
          </w:rPr>
          <w:fldChar w:fldCharType="begin"/>
        </w:r>
        <w:r w:rsidRPr="007C437A">
          <w:rPr>
            <w:rPrChange w:id="8304" w:author="Arthur Parmentier" w:date="2020-06-07T15:27:00Z">
              <w:rPr/>
            </w:rPrChange>
          </w:rPr>
          <w:instrText xml:space="preserve"> SEQ Figure \* ARABIC </w:instrText>
        </w:r>
      </w:ins>
      <w:r w:rsidRPr="007C437A">
        <w:rPr>
          <w:rPrChange w:id="8305" w:author="Arthur Parmentier" w:date="2020-06-07T15:27:00Z">
            <w:rPr/>
          </w:rPrChange>
        </w:rPr>
        <w:fldChar w:fldCharType="separate"/>
      </w:r>
      <w:ins w:id="8306" w:author="Arthur Parmentier" w:date="2020-06-05T21:05:00Z">
        <w:r w:rsidR="001C2AA6" w:rsidRPr="007C437A">
          <w:rPr>
            <w:rPrChange w:id="8307" w:author="Arthur Parmentier" w:date="2020-06-07T15:27:00Z">
              <w:rPr>
                <w:noProof/>
              </w:rPr>
            </w:rPrChange>
          </w:rPr>
          <w:t>5</w:t>
        </w:r>
      </w:ins>
      <w:ins w:id="8308" w:author="Arthur Parmentier" w:date="2020-06-03T20:13:00Z">
        <w:r w:rsidRPr="007C437A">
          <w:rPr>
            <w:rPrChange w:id="8309" w:author="Arthur Parmentier" w:date="2020-06-07T15:27:00Z">
              <w:rPr/>
            </w:rPrChange>
          </w:rPr>
          <w:fldChar w:fldCharType="end"/>
        </w:r>
        <w:bookmarkEnd w:id="8299"/>
        <w:r w:rsidRPr="007C437A">
          <w:rPr>
            <w:rPrChange w:id="8310" w:author="Arthur Parmentier" w:date="2020-06-07T15:27:00Z">
              <w:rPr/>
            </w:rPrChange>
          </w:rPr>
          <w:t xml:space="preserve"> My re-worked HandPose port to max</w:t>
        </w:r>
      </w:ins>
      <w:bookmarkEnd w:id="8300"/>
    </w:p>
    <w:p w:rsidR="008362F0" w:rsidRPr="007C437A" w:rsidRDefault="008362F0" w:rsidP="008362F0">
      <w:pPr>
        <w:rPr>
          <w:ins w:id="8311" w:author="Arthur Parmentier" w:date="2020-06-03T21:25:00Z"/>
          <w:rPrChange w:id="8312" w:author="Arthur Parmentier" w:date="2020-06-07T15:27:00Z">
            <w:rPr>
              <w:ins w:id="8313" w:author="Arthur Parmentier" w:date="2020-06-03T21:25:00Z"/>
            </w:rPr>
          </w:rPrChange>
        </w:rPr>
      </w:pPr>
      <w:ins w:id="8314" w:author="Arthur Parmentier" w:date="2020-06-03T20:51:00Z">
        <w:r w:rsidRPr="007C437A">
          <w:rPr>
            <w:rPrChange w:id="8315" w:author="Arthur Parmentier" w:date="2020-06-07T15:27:00Z">
              <w:rPr/>
            </w:rPrChange>
          </w:rPr>
          <w:lastRenderedPageBreak/>
          <w:t>In SP, signs that</w:t>
        </w:r>
      </w:ins>
      <w:ins w:id="8316" w:author="Arthur Parmentier" w:date="2020-06-03T20:52:00Z">
        <w:r w:rsidRPr="007C437A">
          <w:rPr>
            <w:rPrChange w:id="8317" w:author="Arthur Parmentier" w:date="2020-06-07T15:27:00Z">
              <w:rPr/>
            </w:rPrChange>
          </w:rPr>
          <w:t xml:space="preserve"> are made of hand poses in can have two versions</w:t>
        </w:r>
      </w:ins>
      <w:ins w:id="8318" w:author="Arthur Parmentier" w:date="2020-06-03T20:53:00Z">
        <w:r w:rsidRPr="007C437A">
          <w:rPr>
            <w:rPrChange w:id="8319" w:author="Arthur Parmentier" w:date="2020-06-07T15:27:00Z">
              <w:rPr/>
            </w:rPrChange>
          </w:rPr>
          <w:t xml:space="preserve">: two-handed and one-handed versions. </w:t>
        </w:r>
      </w:ins>
      <w:ins w:id="8320" w:author="Arthur Parmentier" w:date="2020-06-03T21:11:00Z">
        <w:r w:rsidR="005B413B" w:rsidRPr="007C437A">
          <w:rPr>
            <w:rPrChange w:id="8321" w:author="Arthur Parmentier" w:date="2020-06-07T15:27:00Z">
              <w:rPr/>
            </w:rPrChange>
          </w:rPr>
          <w:t>While HandPose only allows for using one hand at the same time, the soundpainter can therefore use o</w:t>
        </w:r>
      </w:ins>
      <w:ins w:id="8322" w:author="Arthur Parmentier" w:date="2020-06-03T21:12:00Z">
        <w:r w:rsidR="005B413B" w:rsidRPr="007C437A">
          <w:rPr>
            <w:rPrChange w:id="8323" w:author="Arthur Parmentier" w:date="2020-06-07T15:27:00Z">
              <w:rPr/>
            </w:rPrChange>
          </w:rPr>
          <w:t xml:space="preserve">nly one-handed signs with the recognition tool. Another possibility would be to the split the video input from the camera for the left and right side </w:t>
        </w:r>
      </w:ins>
      <w:ins w:id="8324" w:author="Arthur Parmentier" w:date="2020-06-03T21:13:00Z">
        <w:r w:rsidR="005B413B" w:rsidRPr="007C437A">
          <w:rPr>
            <w:rPrChange w:id="8325" w:author="Arthur Parmentier" w:date="2020-06-07T15:27:00Z">
              <w:rPr/>
            </w:rPrChange>
          </w:rPr>
          <w:t>of the body (only one hand in each side) and running the model on both sides. This has not been tested by myself by would theoretically work without problem</w:t>
        </w:r>
      </w:ins>
      <w:ins w:id="8326" w:author="Arthur Parmentier" w:date="2020-06-03T21:14:00Z">
        <w:r w:rsidR="005B413B" w:rsidRPr="007C437A">
          <w:rPr>
            <w:rPrChange w:id="8327" w:author="Arthur Parmentier" w:date="2020-06-07T15:27:00Z">
              <w:rPr/>
            </w:rPrChange>
          </w:rPr>
          <w:t xml:space="preserve"> if the user is able to do so.</w:t>
        </w:r>
      </w:ins>
    </w:p>
    <w:p w:rsidR="00EE5351" w:rsidRPr="007C437A" w:rsidRDefault="00F91D42">
      <w:pPr>
        <w:rPr>
          <w:ins w:id="8328" w:author="Arthur Parmentier" w:date="2020-06-03T20:49:00Z"/>
          <w:rPrChange w:id="8329" w:author="Arthur Parmentier" w:date="2020-06-07T15:27:00Z">
            <w:rPr>
              <w:ins w:id="8330" w:author="Arthur Parmentier" w:date="2020-06-03T20:49:00Z"/>
            </w:rPr>
          </w:rPrChange>
        </w:rPr>
        <w:pPrChange w:id="8331" w:author="Arthur Parmentier" w:date="2020-06-03T20:50:00Z">
          <w:pPr>
            <w:pStyle w:val="Titre4"/>
          </w:pPr>
        </w:pPrChange>
      </w:pPr>
      <w:ins w:id="8332" w:author="Arthur Parmentier" w:date="2020-06-03T21:34:00Z">
        <w:r w:rsidRPr="007C437A">
          <w:rPr>
            <w:rPrChange w:id="8333" w:author="Arthur Parmentier" w:date="2020-06-07T15:27:00Z">
              <w:rPr/>
            </w:rPrChange>
          </w:rPr>
          <w:t>Another</w:t>
        </w:r>
      </w:ins>
      <w:ins w:id="8334" w:author="Arthur Parmentier" w:date="2020-06-03T21:25:00Z">
        <w:r w:rsidR="00EE5351" w:rsidRPr="007C437A">
          <w:rPr>
            <w:rPrChange w:id="8335" w:author="Arthur Parmentier" w:date="2020-06-07T15:27:00Z">
              <w:rPr/>
            </w:rPrChange>
          </w:rPr>
          <w:t xml:space="preserve"> important constraint when using HandPose is that the model only </w:t>
        </w:r>
      </w:ins>
      <w:ins w:id="8336" w:author="Arthur Parmentier" w:date="2020-06-03T21:26:00Z">
        <w:r w:rsidR="00EE5351" w:rsidRPr="007C437A">
          <w:rPr>
            <w:rPrChange w:id="8337" w:author="Arthur Parmentier" w:date="2020-06-07T15:27:00Z">
              <w:rPr/>
            </w:rPrChange>
          </w:rPr>
          <w:t>works as long as the hand is sufficiently close to the camera</w:t>
        </w:r>
      </w:ins>
      <w:ins w:id="8338" w:author="Arthur Parmentier" w:date="2020-06-03T21:27:00Z">
        <w:r w:rsidR="00EE5351" w:rsidRPr="007C437A">
          <w:rPr>
            <w:rPrChange w:id="8339" w:author="Arthur Parmentier" w:date="2020-06-07T15:27:00Z">
              <w:rPr/>
            </w:rPrChange>
          </w:rPr>
          <w:t>, typically within 2 meters from the camera. This greatly limits the ability of the soundpainter to use PoseNet and HandPos</w:t>
        </w:r>
      </w:ins>
      <w:ins w:id="8340" w:author="Arthur Parmentier" w:date="2020-06-03T21:28:00Z">
        <w:r w:rsidR="00EE5351" w:rsidRPr="007C437A">
          <w:rPr>
            <w:rPrChange w:id="8341" w:author="Arthur Parmentier" w:date="2020-06-07T15:27:00Z">
              <w:rPr/>
            </w:rPrChange>
          </w:rPr>
          <w:t xml:space="preserve">e models on the same video source. While PoseNet has a greater accuracy when the full body is visible (not only arms), HandPose requires the user to typically get closer to the camera than the distance at which the </w:t>
        </w:r>
      </w:ins>
      <w:ins w:id="8342" w:author="Arthur Parmentier" w:date="2020-06-03T21:29:00Z">
        <w:r w:rsidR="00EE5351" w:rsidRPr="007C437A">
          <w:rPr>
            <w:rPrChange w:id="8343" w:author="Arthur Parmentier" w:date="2020-06-07T15:27:00Z">
              <w:rPr/>
            </w:rPrChange>
          </w:rPr>
          <w:t xml:space="preserve">whole body fits inside the camera’s view. I suggest </w:t>
        </w:r>
      </w:ins>
      <w:ins w:id="8344" w:author="Arthur Parmentier" w:date="2020-06-03T21:30:00Z">
        <w:r w:rsidR="00EE5351" w:rsidRPr="007C437A">
          <w:rPr>
            <w:rPrChange w:id="8345" w:author="Arthur Parmentier" w:date="2020-06-07T15:27:00Z">
              <w:rPr/>
            </w:rPrChange>
          </w:rPr>
          <w:t>using</w:t>
        </w:r>
      </w:ins>
      <w:ins w:id="8346" w:author="Arthur Parmentier" w:date="2020-06-03T21:29:00Z">
        <w:r w:rsidR="00EE5351" w:rsidRPr="007C437A">
          <w:rPr>
            <w:rPrChange w:id="8347" w:author="Arthur Parmentier" w:date="2020-06-07T15:27:00Z">
              <w:rPr/>
            </w:rPrChange>
          </w:rPr>
          <w:t xml:space="preserve"> separate camera for each model, one that would be close to the soundpaint</w:t>
        </w:r>
      </w:ins>
      <w:ins w:id="8348" w:author="Arthur Parmentier" w:date="2020-06-03T21:30:00Z">
        <w:r w:rsidR="00EE5351" w:rsidRPr="007C437A">
          <w:rPr>
            <w:rPrChange w:id="8349" w:author="Arthur Parmentier" w:date="2020-06-07T15:27:00Z">
              <w:rPr/>
            </w:rPrChange>
          </w:rPr>
          <w:t>er for HandPose and one further for PoseNet.</w:t>
        </w:r>
      </w:ins>
      <w:ins w:id="8350" w:author="Arthur Parmentier" w:date="2020-06-03T21:25:00Z">
        <w:r w:rsidR="00EE5351" w:rsidRPr="007C437A">
          <w:rPr>
            <w:rPrChange w:id="8351" w:author="Arthur Parmentier" w:date="2020-06-07T15:27:00Z">
              <w:rPr/>
            </w:rPrChange>
          </w:rPr>
          <w:t xml:space="preserve"> </w:t>
        </w:r>
      </w:ins>
      <w:ins w:id="8352" w:author="Arthur Parmentier" w:date="2020-06-03T21:31:00Z">
        <w:r w:rsidR="00EE5351" w:rsidRPr="007C437A">
          <w:rPr>
            <w:rPrChange w:id="8353" w:author="Arthur Parmentier" w:date="2020-06-07T15:27:00Z">
              <w:rPr/>
            </w:rPrChange>
          </w:rPr>
          <w:t>I have not been however to test this configuration yet. If it is not possible, then I suggest making sure that the arms</w:t>
        </w:r>
      </w:ins>
      <w:ins w:id="8354" w:author="Arthur Parmentier" w:date="2020-06-03T21:32:00Z">
        <w:r w:rsidR="00EE5351" w:rsidRPr="007C437A">
          <w:rPr>
            <w:rPrChange w:id="8355" w:author="Arthur Parmentier" w:date="2020-06-07T15:27:00Z">
              <w:rPr/>
            </w:rPrChange>
          </w:rPr>
          <w:t>, torso and head are well visible for PoseNet, while leaving hips, knees and feet under the field of view of the camera</w:t>
        </w:r>
      </w:ins>
      <w:ins w:id="8356" w:author="Arthur Parmentier" w:date="2020-06-03T21:33:00Z">
        <w:r w:rsidR="00EE5351" w:rsidRPr="007C437A">
          <w:rPr>
            <w:rPrChange w:id="8357" w:author="Arthur Parmentier" w:date="2020-06-07T15:27:00Z">
              <w:rPr/>
            </w:rPrChange>
          </w:rPr>
          <w:t xml:space="preserve"> and making sure that hands are put as close as possible to the camera when signing with hand poses.</w:t>
        </w:r>
      </w:ins>
    </w:p>
    <w:p w:rsidR="00F304EE" w:rsidRPr="007C437A" w:rsidRDefault="00F304EE" w:rsidP="00F304EE">
      <w:pPr>
        <w:pStyle w:val="Titre4"/>
        <w:rPr>
          <w:ins w:id="8358" w:author="Arthur Parmentier" w:date="2020-05-23T10:02:00Z"/>
          <w:rPrChange w:id="8359" w:author="Arthur Parmentier" w:date="2020-06-07T15:27:00Z">
            <w:rPr>
              <w:ins w:id="8360" w:author="Arthur Parmentier" w:date="2020-05-23T10:02:00Z"/>
            </w:rPr>
          </w:rPrChange>
        </w:rPr>
      </w:pPr>
      <w:ins w:id="8361" w:author="Arthur Parmentier" w:date="2020-05-20T20:03:00Z">
        <w:r w:rsidRPr="007C437A">
          <w:rPr>
            <w:rPrChange w:id="8362" w:author="Arthur Parmentier" w:date="2020-06-07T15:27:00Z">
              <w:rPr/>
            </w:rPrChange>
          </w:rPr>
          <w:t>Input manager</w:t>
        </w:r>
      </w:ins>
    </w:p>
    <w:p w:rsidR="00F304EE" w:rsidRPr="007C437A" w:rsidRDefault="00AF3FE7" w:rsidP="00F304EE">
      <w:pPr>
        <w:rPr>
          <w:ins w:id="8363" w:author="Arthur Parmentier" w:date="2020-06-03T22:07:00Z"/>
          <w:rPrChange w:id="8364" w:author="Arthur Parmentier" w:date="2020-06-07T15:27:00Z">
            <w:rPr>
              <w:ins w:id="8365" w:author="Arthur Parmentier" w:date="2020-06-03T22:07:00Z"/>
            </w:rPr>
          </w:rPrChange>
        </w:rPr>
      </w:pPr>
      <w:ins w:id="8366" w:author="Arthur Parmentier" w:date="2020-05-20T20:22:00Z">
        <w:r w:rsidRPr="007C437A">
          <w:rPr>
            <w:rPrChange w:id="8367" w:author="Arthur Parmentier" w:date="2020-06-07T15:27:00Z">
              <w:rPr/>
            </w:rPrChange>
          </w:rPr>
          <w:t xml:space="preserve">I initially created the ‘input manager’ </w:t>
        </w:r>
      </w:ins>
      <w:ins w:id="8368" w:author="Arthur Parmentier" w:date="2020-05-20T20:23:00Z">
        <w:r w:rsidRPr="007C437A">
          <w:rPr>
            <w:rPrChange w:id="8369" w:author="Arthur Parmentier" w:date="2020-06-07T15:27:00Z">
              <w:rPr/>
            </w:rPrChange>
          </w:rPr>
          <w:t xml:space="preserve">to allow the user to select in the list of all possible inputs (PoseNet, Kinect, gloves…) those </w:t>
        </w:r>
      </w:ins>
      <w:ins w:id="8370" w:author="Arthur Parmentier" w:date="2020-06-03T22:07:00Z">
        <w:r w:rsidR="005C26EA" w:rsidRPr="007C437A">
          <w:rPr>
            <w:rPrChange w:id="8371" w:author="Arthur Parmentier" w:date="2020-06-07T15:27:00Z">
              <w:rPr/>
            </w:rPrChange>
          </w:rPr>
          <w:t>that he wanted to use and that the program should listen to</w:t>
        </w:r>
      </w:ins>
      <w:ins w:id="8372" w:author="Arthur Parmentier" w:date="2020-05-20T20:23:00Z">
        <w:r w:rsidRPr="007C437A">
          <w:rPr>
            <w:rPrChange w:id="8373" w:author="Arthur Parmentier" w:date="2020-06-07T15:27:00Z">
              <w:rPr/>
            </w:rPrChange>
          </w:rPr>
          <w:t>.</w:t>
        </w:r>
      </w:ins>
      <w:ins w:id="8374" w:author="Arthur Parmentier" w:date="2020-05-20T20:24:00Z">
        <w:r w:rsidRPr="007C437A">
          <w:rPr>
            <w:rPrChange w:id="8375" w:author="Arthur Parmentier" w:date="2020-06-07T15:27:00Z">
              <w:rPr/>
            </w:rPrChange>
          </w:rPr>
          <w:t xml:space="preserve"> This way, </w:t>
        </w:r>
      </w:ins>
      <w:ins w:id="8376" w:author="Arthur Parmentier" w:date="2020-05-23T10:29:00Z">
        <w:r w:rsidR="001A4444" w:rsidRPr="007C437A">
          <w:rPr>
            <w:rPrChange w:id="8377" w:author="Arthur Parmentier" w:date="2020-06-07T15:27:00Z">
              <w:rPr/>
            </w:rPrChange>
          </w:rPr>
          <w:t>each part of the</w:t>
        </w:r>
      </w:ins>
      <w:ins w:id="8378" w:author="Arthur Parmentier" w:date="2020-05-20T20:24:00Z">
        <w:r w:rsidRPr="007C437A">
          <w:rPr>
            <w:rPrChange w:id="8379" w:author="Arthur Parmentier" w:date="2020-06-07T15:27:00Z">
              <w:rPr/>
            </w:rPrChange>
          </w:rPr>
          <w:t xml:space="preserve"> system would know how many features to expect and how to route the data flow correctly.</w:t>
        </w:r>
      </w:ins>
    </w:p>
    <w:p w:rsidR="005C26EA" w:rsidRPr="007C437A" w:rsidRDefault="005C26EA" w:rsidP="00F304EE">
      <w:pPr>
        <w:rPr>
          <w:ins w:id="8380" w:author="Arthur Parmentier" w:date="2020-05-20T20:24:00Z"/>
          <w:rPrChange w:id="8381" w:author="Arthur Parmentier" w:date="2020-06-07T15:27:00Z">
            <w:rPr>
              <w:ins w:id="8382" w:author="Arthur Parmentier" w:date="2020-05-20T20:24:00Z"/>
            </w:rPr>
          </w:rPrChange>
        </w:rPr>
      </w:pPr>
      <w:ins w:id="8383" w:author="Arthur Parmentier" w:date="2020-06-03T22:08:00Z">
        <w:r w:rsidRPr="007C437A">
          <w:rPr>
            <w:rPrChange w:id="8384" w:author="Arthur Parmentier" w:date="2020-06-07T15:27:00Z">
              <w:rPr/>
            </w:rPrChange>
          </w:rPr>
          <w:t xml:space="preserve">Until late stages of the project, when I started working with both PoseNet and HandPose, it was unclear for me whether a single DTW </w:t>
        </w:r>
      </w:ins>
      <w:ins w:id="8385" w:author="Arthur Parmentier" w:date="2020-06-03T22:09:00Z">
        <w:r w:rsidRPr="007C437A">
          <w:rPr>
            <w:rPrChange w:id="8386" w:author="Arthur Parmentier" w:date="2020-06-07T15:27:00Z">
              <w:rPr/>
            </w:rPrChange>
          </w:rPr>
          <w:t>model would be able to classify all signs from a sign input combining all the selected features from both HandPose and Posenet, or if I should instead use several models</w:t>
        </w:r>
      </w:ins>
      <w:ins w:id="8387" w:author="Arthur Parmentier" w:date="2020-06-03T22:10:00Z">
        <w:r w:rsidRPr="007C437A">
          <w:rPr>
            <w:rPrChange w:id="8388" w:author="Arthur Parmentier" w:date="2020-06-07T15:27:00Z">
              <w:rPr/>
            </w:rPrChange>
          </w:rPr>
          <w:t xml:space="preserve"> depending of the type of signs that the program should recognize (movement with the full body, hand poses, faders…).</w:t>
        </w:r>
      </w:ins>
      <w:ins w:id="8389" w:author="Arthur Parmentier" w:date="2020-06-03T22:12:00Z">
        <w:r w:rsidR="00C26758" w:rsidRPr="007C437A">
          <w:rPr>
            <w:rPrChange w:id="8390" w:author="Arthur Parmentier" w:date="2020-06-07T15:27:00Z">
              <w:rPr/>
            </w:rPrChange>
          </w:rPr>
          <w:t xml:space="preserve"> There was also no built-in way to make a generic input to model routing in Max</w:t>
        </w:r>
      </w:ins>
      <w:ins w:id="8391" w:author="Arthur Parmentier" w:date="2020-06-03T22:13:00Z">
        <w:r w:rsidR="00C26758" w:rsidRPr="007C437A">
          <w:rPr>
            <w:rPrChange w:id="8392" w:author="Arthur Parmentier" w:date="2020-06-07T15:27:00Z">
              <w:rPr/>
            </w:rPrChange>
          </w:rPr>
          <w:t>, so that I was hesitating between building a fixed routing that would work for my use case but would not allow any flexibility to change the inputs to each model</w:t>
        </w:r>
      </w:ins>
      <w:ins w:id="8393" w:author="Arthur Parmentier" w:date="2020-06-03T22:14:00Z">
        <w:r w:rsidR="00C26758" w:rsidRPr="007C437A">
          <w:rPr>
            <w:rPrChange w:id="8394" w:author="Arthur Parmentier" w:date="2020-06-07T15:27:00Z">
              <w:rPr/>
            </w:rPrChange>
          </w:rPr>
          <w:t>, or building the desired input manager routing matrix myself. I chose the second option which allowed me to build a very modu</w:t>
        </w:r>
      </w:ins>
      <w:ins w:id="8395" w:author="Arthur Parmentier" w:date="2020-06-03T22:15:00Z">
        <w:r w:rsidR="00C26758" w:rsidRPr="007C437A">
          <w:rPr>
            <w:rPrChange w:id="8396" w:author="Arthur Parmentier" w:date="2020-06-07T15:27:00Z">
              <w:rPr/>
            </w:rPrChange>
          </w:rPr>
          <w:t>lar tool, in which I could add or remove models and inputs in the future following my needs and the constraints of the several SP modes.</w:t>
        </w:r>
      </w:ins>
    </w:p>
    <w:p w:rsidR="00AF3FE7" w:rsidRPr="007C437A" w:rsidRDefault="00C26758">
      <w:pPr>
        <w:rPr>
          <w:ins w:id="8397" w:author="Arthur Parmentier" w:date="2020-05-20T22:45:00Z"/>
          <w:rPrChange w:id="8398" w:author="Arthur Parmentier" w:date="2020-06-07T15:27:00Z">
            <w:rPr>
              <w:ins w:id="8399" w:author="Arthur Parmentier" w:date="2020-05-20T22:45:00Z"/>
            </w:rPr>
          </w:rPrChange>
        </w:rPr>
        <w:pPrChange w:id="8400" w:author="Arthur Parmentier" w:date="2020-06-03T22:25:00Z">
          <w:pPr>
            <w:pStyle w:val="Paragraphedeliste"/>
            <w:numPr>
              <w:numId w:val="34"/>
            </w:numPr>
            <w:ind w:hanging="360"/>
          </w:pPr>
        </w:pPrChange>
      </w:pPr>
      <w:ins w:id="8401" w:author="Arthur Parmentier" w:date="2020-06-03T22:16:00Z">
        <w:r w:rsidRPr="007C437A">
          <w:rPr>
            <w:rPrChange w:id="8402" w:author="Arthur Parmentier" w:date="2020-06-07T15:27:00Z">
              <w:rPr/>
            </w:rPrChange>
          </w:rPr>
          <w:t>The present input manager allows</w:t>
        </w:r>
      </w:ins>
      <w:ins w:id="8403" w:author="Arthur Parmentier" w:date="2020-05-23T10:30:00Z">
        <w:r w:rsidR="00EA3401" w:rsidRPr="007C437A">
          <w:rPr>
            <w:rPrChange w:id="8404" w:author="Arthur Parmentier" w:date="2020-06-07T15:27:00Z">
              <w:rPr/>
            </w:rPrChange>
          </w:rPr>
          <w:t xml:space="preserve"> the user</w:t>
        </w:r>
      </w:ins>
      <w:ins w:id="8405" w:author="Arthur Parmentier" w:date="2020-05-20T20:25:00Z">
        <w:r w:rsidR="00AF3FE7" w:rsidRPr="007C437A">
          <w:rPr>
            <w:rPrChange w:id="8406" w:author="Arthur Parmentier" w:date="2020-06-07T15:27:00Z">
              <w:rPr/>
            </w:rPrChange>
          </w:rPr>
          <w:t xml:space="preserve"> to add his own input to the system automatically, without manually creating additional routings all over the program</w:t>
        </w:r>
      </w:ins>
      <w:ins w:id="8407" w:author="Arthur Parmentier" w:date="2020-06-03T22:17:00Z">
        <w:r w:rsidR="00E3655F" w:rsidRPr="007C437A">
          <w:rPr>
            <w:rPrChange w:id="8408" w:author="Arthur Parmentier" w:date="2020-06-07T15:27:00Z">
              <w:rPr/>
            </w:rPrChange>
          </w:rPr>
          <w:t xml:space="preserve">, by following </w:t>
        </w:r>
      </w:ins>
      <w:ins w:id="8409" w:author="Arthur Parmentier" w:date="2020-06-03T22:24:00Z">
        <w:r w:rsidR="00E3655F" w:rsidRPr="007C437A">
          <w:rPr>
            <w:rPrChange w:id="8410" w:author="Arthur Parmentier" w:date="2020-06-07T15:27:00Z">
              <w:rPr/>
            </w:rPrChange>
          </w:rPr>
          <w:t>only a few conventions</w:t>
        </w:r>
      </w:ins>
      <w:ins w:id="8411" w:author="Arthur Parmentier" w:date="2020-05-20T20:26:00Z">
        <w:r w:rsidR="00AF3FE7" w:rsidRPr="007C437A">
          <w:rPr>
            <w:rPrChange w:id="8412" w:author="Arthur Parmentier" w:date="2020-06-07T15:27:00Z">
              <w:rPr/>
            </w:rPrChange>
          </w:rPr>
          <w:t xml:space="preserve"> </w:t>
        </w:r>
      </w:ins>
    </w:p>
    <w:p w:rsidR="00937092" w:rsidRPr="007C437A" w:rsidRDefault="00E3655F" w:rsidP="00937092">
      <w:pPr>
        <w:pStyle w:val="Paragraphedeliste"/>
        <w:numPr>
          <w:ilvl w:val="0"/>
          <w:numId w:val="34"/>
        </w:numPr>
        <w:rPr>
          <w:ins w:id="8413" w:author="Arthur Parmentier" w:date="2020-05-20T22:45:00Z"/>
          <w:rPrChange w:id="8414" w:author="Arthur Parmentier" w:date="2020-06-07T15:27:00Z">
            <w:rPr>
              <w:ins w:id="8415" w:author="Arthur Parmentier" w:date="2020-05-20T22:45:00Z"/>
            </w:rPr>
          </w:rPrChange>
        </w:rPr>
      </w:pPr>
      <w:ins w:id="8416" w:author="Arthur Parmentier" w:date="2020-06-03T22:24:00Z">
        <w:r w:rsidRPr="007C437A">
          <w:rPr>
            <w:rPrChange w:id="8417" w:author="Arthur Parmentier" w:date="2020-06-07T15:27:00Z">
              <w:rPr/>
            </w:rPrChange>
          </w:rPr>
          <w:t xml:space="preserve">each input must send its data </w:t>
        </w:r>
      </w:ins>
      <w:ins w:id="8418" w:author="Arthur Parmentier" w:date="2020-05-20T22:56:00Z">
        <w:r w:rsidR="00985386" w:rsidRPr="007C437A">
          <w:rPr>
            <w:rPrChange w:id="8419" w:author="Arthur Parmentier" w:date="2020-06-07T15:27:00Z">
              <w:rPr/>
            </w:rPrChange>
          </w:rPr>
          <w:t>through</w:t>
        </w:r>
      </w:ins>
      <w:ins w:id="8420" w:author="Arthur Parmentier" w:date="2020-05-20T22:45:00Z">
        <w:r w:rsidR="00937092" w:rsidRPr="007C437A">
          <w:rPr>
            <w:rPrChange w:id="8421" w:author="Arthur Parmentier" w:date="2020-06-07T15:27:00Z">
              <w:rPr/>
            </w:rPrChange>
          </w:rPr>
          <w:t xml:space="preserve"> a “send &lt;input_name&gt;” object</w:t>
        </w:r>
      </w:ins>
    </w:p>
    <w:p w:rsidR="00D0466E" w:rsidRPr="007C437A" w:rsidRDefault="00E3655F" w:rsidP="00E3655F">
      <w:pPr>
        <w:pStyle w:val="Paragraphedeliste"/>
        <w:numPr>
          <w:ilvl w:val="0"/>
          <w:numId w:val="34"/>
        </w:numPr>
        <w:rPr>
          <w:ins w:id="8422" w:author="Arthur Parmentier" w:date="2020-06-03T22:26:00Z"/>
          <w:rPrChange w:id="8423" w:author="Arthur Parmentier" w:date="2020-06-07T15:27:00Z">
            <w:rPr>
              <w:ins w:id="8424" w:author="Arthur Parmentier" w:date="2020-06-03T22:26:00Z"/>
            </w:rPr>
          </w:rPrChange>
        </w:rPr>
      </w:pPr>
      <w:ins w:id="8425" w:author="Arthur Parmentier" w:date="2020-06-03T22:25:00Z">
        <w:r w:rsidRPr="007C437A">
          <w:rPr>
            <w:rPrChange w:id="8426" w:author="Arthur Parmentier" w:date="2020-06-07T15:27:00Z">
              <w:rPr/>
            </w:rPrChange>
          </w:rPr>
          <w:lastRenderedPageBreak/>
          <w:t>each input must also forward its “</w:t>
        </w:r>
      </w:ins>
      <w:ins w:id="8427" w:author="Arthur Parmentier" w:date="2020-05-20T22:48:00Z">
        <w:r w:rsidR="00937092" w:rsidRPr="007C437A">
          <w:rPr>
            <w:rPrChange w:id="8428" w:author="Arthur Parmentier" w:date="2020-06-07T15:27:00Z">
              <w:rPr/>
            </w:rPrChange>
          </w:rPr>
          <w:t>size” (</w:t>
        </w:r>
      </w:ins>
      <w:ins w:id="8429" w:author="Arthur Parmentier" w:date="2020-05-20T22:46:00Z">
        <w:r w:rsidR="00937092" w:rsidRPr="007C437A">
          <w:rPr>
            <w:rPrChange w:id="8430" w:author="Arthur Parmentier" w:date="2020-06-07T15:27:00Z">
              <w:rPr/>
            </w:rPrChange>
          </w:rPr>
          <w:t>number of dimensions of the input</w:t>
        </w:r>
      </w:ins>
      <w:ins w:id="8431" w:author="Arthur Parmentier" w:date="2020-05-20T22:48:00Z">
        <w:r w:rsidR="00937092" w:rsidRPr="007C437A">
          <w:rPr>
            <w:rPrChange w:id="8432" w:author="Arthur Parmentier" w:date="2020-06-07T15:27:00Z">
              <w:rPr/>
            </w:rPrChange>
          </w:rPr>
          <w:t>)</w:t>
        </w:r>
      </w:ins>
      <w:ins w:id="8433" w:author="Arthur Parmentier" w:date="2020-05-20T22:47:00Z">
        <w:r w:rsidR="00937092" w:rsidRPr="007C437A">
          <w:rPr>
            <w:rPrChange w:id="8434" w:author="Arthur Parmentier" w:date="2020-06-07T15:27:00Z">
              <w:rPr/>
            </w:rPrChange>
          </w:rPr>
          <w:t xml:space="preserve"> </w:t>
        </w:r>
      </w:ins>
      <w:ins w:id="8435" w:author="Arthur Parmentier" w:date="2020-05-20T22:52:00Z">
        <w:r w:rsidR="008D00B2" w:rsidRPr="007C437A">
          <w:rPr>
            <w:rPrChange w:id="8436" w:author="Arthur Parmentier" w:date="2020-06-07T15:27:00Z">
              <w:rPr/>
            </w:rPrChange>
          </w:rPr>
          <w:t>before the recording is launched</w:t>
        </w:r>
      </w:ins>
      <w:ins w:id="8437" w:author="Arthur Parmentier" w:date="2020-05-20T22:47:00Z">
        <w:r w:rsidR="00937092" w:rsidRPr="007C437A">
          <w:rPr>
            <w:rStyle w:val="Appelnotedebasdep"/>
            <w:rPrChange w:id="8438" w:author="Arthur Parmentier" w:date="2020-06-07T15:27:00Z">
              <w:rPr>
                <w:rStyle w:val="Appelnotedebasdep"/>
              </w:rPr>
            </w:rPrChange>
          </w:rPr>
          <w:footnoteReference w:id="45"/>
        </w:r>
      </w:ins>
      <w:ins w:id="8463" w:author="Arthur Parmentier" w:date="2020-05-20T22:54:00Z">
        <w:r w:rsidR="00ED06F1" w:rsidRPr="007C437A">
          <w:rPr>
            <w:rPrChange w:id="8464" w:author="Arthur Parmentier" w:date="2020-06-07T15:27:00Z">
              <w:rPr/>
            </w:rPrChange>
          </w:rPr>
          <w:t xml:space="preserve"> through a “sen</w:t>
        </w:r>
      </w:ins>
      <w:ins w:id="8465" w:author="Arthur Parmentier" w:date="2020-05-20T22:57:00Z">
        <w:r w:rsidR="00985386" w:rsidRPr="007C437A">
          <w:rPr>
            <w:rPrChange w:id="8466" w:author="Arthur Parmentier" w:date="2020-06-07T15:27:00Z">
              <w:rPr/>
            </w:rPrChange>
          </w:rPr>
          <w:t>d</w:t>
        </w:r>
      </w:ins>
      <w:ins w:id="8467" w:author="Arthur Parmentier" w:date="2020-05-20T22:54:00Z">
        <w:r w:rsidR="00ED06F1" w:rsidRPr="007C437A">
          <w:rPr>
            <w:rPrChange w:id="8468" w:author="Arthur Parmentier" w:date="2020-06-07T15:27:00Z">
              <w:rPr/>
            </w:rPrChange>
          </w:rPr>
          <w:t xml:space="preserve"> </w:t>
        </w:r>
      </w:ins>
      <w:ins w:id="8469" w:author="Arthur Parmentier" w:date="2020-05-20T22:55:00Z">
        <w:r w:rsidR="00A62CFE" w:rsidRPr="007C437A">
          <w:rPr>
            <w:rPrChange w:id="8470" w:author="Arthur Parmentier" w:date="2020-06-07T15:27:00Z">
              <w:rPr/>
            </w:rPrChange>
          </w:rPr>
          <w:t>&lt;input_name&gt;_size” object</w:t>
        </w:r>
      </w:ins>
    </w:p>
    <w:p w:rsidR="00E3655F" w:rsidRPr="007C437A" w:rsidRDefault="00E3655F" w:rsidP="00E3655F">
      <w:pPr>
        <w:rPr>
          <w:ins w:id="8471" w:author="Arthur Parmentier" w:date="2020-06-03T22:31:00Z"/>
          <w:rPrChange w:id="8472" w:author="Arthur Parmentier" w:date="2020-06-07T15:27:00Z">
            <w:rPr>
              <w:ins w:id="8473" w:author="Arthur Parmentier" w:date="2020-06-03T22:31:00Z"/>
            </w:rPr>
          </w:rPrChange>
        </w:rPr>
      </w:pPr>
      <w:ins w:id="8474" w:author="Arthur Parmentier" w:date="2020-06-03T22:26:00Z">
        <w:r w:rsidRPr="007C437A">
          <w:rPr>
            <w:rPrChange w:id="8475" w:author="Arthur Parmentier" w:date="2020-06-07T15:27:00Z">
              <w:rPr/>
            </w:rPrChange>
          </w:rPr>
          <w:t xml:space="preserve">Then, on the input manager panel, the user can select what input should be used by each model. </w:t>
        </w:r>
      </w:ins>
      <w:ins w:id="8476" w:author="Arthur Parmentier" w:date="2020-06-03T22:27:00Z">
        <w:r w:rsidRPr="007C437A">
          <w:rPr>
            <w:rPrChange w:id="8477" w:author="Arthur Parmentier" w:date="2020-06-07T15:27:00Z">
              <w:rPr/>
            </w:rPrChange>
          </w:rPr>
          <w:t>Because inputs have different data rates and dimensions, it is</w:t>
        </w:r>
      </w:ins>
      <w:ins w:id="8478" w:author="Arthur Parmentier" w:date="2020-06-03T22:30:00Z">
        <w:r w:rsidR="009304A6" w:rsidRPr="007C437A">
          <w:rPr>
            <w:rPrChange w:id="8479" w:author="Arthur Parmentier" w:date="2020-06-07T15:27:00Z">
              <w:rPr/>
            </w:rPrChange>
          </w:rPr>
          <w:t xml:space="preserve"> in general</w:t>
        </w:r>
      </w:ins>
      <w:ins w:id="8480" w:author="Arthur Parmentier" w:date="2020-06-03T22:27:00Z">
        <w:r w:rsidRPr="007C437A">
          <w:rPr>
            <w:rPrChange w:id="8481" w:author="Arthur Parmentier" w:date="2020-06-07T15:27:00Z">
              <w:rPr/>
            </w:rPrChange>
          </w:rPr>
          <w:t xml:space="preserve"> not possible to </w:t>
        </w:r>
        <w:r w:rsidR="009304A6" w:rsidRPr="007C437A">
          <w:rPr>
            <w:rPrChange w:id="8482" w:author="Arthur Parmentier" w:date="2020-06-07T15:27:00Z">
              <w:rPr/>
            </w:rPrChange>
          </w:rPr>
          <w:t xml:space="preserve">route more than one input to a single model. If two inputs </w:t>
        </w:r>
      </w:ins>
      <w:ins w:id="8483" w:author="Arthur Parmentier" w:date="2020-06-03T22:29:00Z">
        <w:r w:rsidR="009304A6" w:rsidRPr="007C437A">
          <w:rPr>
            <w:rPrChange w:id="8484" w:author="Arthur Parmentier" w:date="2020-06-07T15:27:00Z">
              <w:rPr/>
            </w:rPrChange>
          </w:rPr>
          <w:t>are compatible (typically with similar data rates)</w:t>
        </w:r>
      </w:ins>
      <w:ins w:id="8485" w:author="Arthur Parmentier" w:date="2020-06-03T22:27:00Z">
        <w:r w:rsidR="009304A6" w:rsidRPr="007C437A">
          <w:rPr>
            <w:rPrChange w:id="8486" w:author="Arthur Parmentier" w:date="2020-06-07T15:27:00Z">
              <w:rPr/>
            </w:rPrChange>
          </w:rPr>
          <w:t xml:space="preserve"> the user simply can create a new input </w:t>
        </w:r>
      </w:ins>
      <w:ins w:id="8487" w:author="Arthur Parmentier" w:date="2020-06-03T22:28:00Z">
        <w:r w:rsidR="009304A6" w:rsidRPr="007C437A">
          <w:rPr>
            <w:rPrChange w:id="8488" w:author="Arthur Parmentier" w:date="2020-06-07T15:27:00Z">
              <w:rPr/>
            </w:rPrChange>
          </w:rPr>
          <w:t>and merge the two original ones in a single one</w:t>
        </w:r>
      </w:ins>
      <w:ins w:id="8489" w:author="Arthur Parmentier" w:date="2020-06-03T22:29:00Z">
        <w:r w:rsidR="009304A6" w:rsidRPr="007C437A">
          <w:rPr>
            <w:rPrChange w:id="8490" w:author="Arthur Parmentier" w:date="2020-06-07T15:27:00Z">
              <w:rPr/>
            </w:rPrChange>
          </w:rPr>
          <w:t xml:space="preserve"> the way he wants to</w:t>
        </w:r>
      </w:ins>
      <w:ins w:id="8491" w:author="Arthur Parmentier" w:date="2020-06-03T22:30:00Z">
        <w:r w:rsidR="009304A6" w:rsidRPr="007C437A">
          <w:rPr>
            <w:rPrChange w:id="8492" w:author="Arthur Parmentier" w:date="2020-06-07T15:27:00Z">
              <w:rPr/>
            </w:rPrChange>
          </w:rPr>
          <w:t xml:space="preserve"> if he would like to route this new combination to a single model.</w:t>
        </w:r>
      </w:ins>
    </w:p>
    <w:p w:rsidR="004C7B1A" w:rsidRPr="007C437A" w:rsidRDefault="004C7B1A">
      <w:pPr>
        <w:keepNext/>
        <w:rPr>
          <w:ins w:id="8493" w:author="Arthur Parmentier" w:date="2020-06-03T22:41:00Z"/>
          <w:rPrChange w:id="8494" w:author="Arthur Parmentier" w:date="2020-06-07T15:27:00Z">
            <w:rPr>
              <w:ins w:id="8495" w:author="Arthur Parmentier" w:date="2020-06-03T22:41:00Z"/>
            </w:rPr>
          </w:rPrChange>
        </w:rPr>
        <w:pPrChange w:id="8496" w:author="Arthur Parmentier" w:date="2020-06-03T22:41:00Z">
          <w:pPr/>
        </w:pPrChange>
      </w:pPr>
      <w:ins w:id="8497" w:author="Arthur Parmentier" w:date="2020-06-03T22:40:00Z">
        <w:r w:rsidRPr="007C437A">
          <w:rPr>
            <w:rPrChange w:id="8498" w:author="Arthur Parmentier" w:date="2020-06-07T15:27:00Z">
              <w:rPr>
                <w:noProof/>
              </w:rPr>
            </w:rPrChange>
          </w:rPr>
          <w:drawing>
            <wp:inline distT="0" distB="0" distL="0" distR="0">
              <wp:extent cx="5125165" cy="4058216"/>
              <wp:effectExtent l="0" t="0" r="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put_routing.PNG"/>
                      <pic:cNvPicPr/>
                    </pic:nvPicPr>
                    <pic:blipFill>
                      <a:blip r:embed="rId24">
                        <a:extLst>
                          <a:ext uri="{28A0092B-C50C-407E-A947-70E740481C1C}">
                            <a14:useLocalDpi xmlns:a14="http://schemas.microsoft.com/office/drawing/2010/main" val="0"/>
                          </a:ext>
                        </a:extLst>
                      </a:blip>
                      <a:stretch>
                        <a:fillRect/>
                      </a:stretch>
                    </pic:blipFill>
                    <pic:spPr>
                      <a:xfrm>
                        <a:off x="0" y="0"/>
                        <a:ext cx="5125165" cy="4058216"/>
                      </a:xfrm>
                      <a:prstGeom prst="rect">
                        <a:avLst/>
                      </a:prstGeom>
                    </pic:spPr>
                  </pic:pic>
                </a:graphicData>
              </a:graphic>
            </wp:inline>
          </w:drawing>
        </w:r>
      </w:ins>
    </w:p>
    <w:p w:rsidR="004C7B1A" w:rsidRPr="007C437A" w:rsidRDefault="004C7B1A">
      <w:pPr>
        <w:pStyle w:val="Lgende"/>
        <w:rPr>
          <w:ins w:id="8499" w:author="Arthur Parmentier" w:date="2020-05-20T19:38:00Z"/>
          <w:rPrChange w:id="8500" w:author="Arthur Parmentier" w:date="2020-06-07T15:27:00Z">
            <w:rPr>
              <w:ins w:id="8501" w:author="Arthur Parmentier" w:date="2020-05-20T19:38:00Z"/>
            </w:rPr>
          </w:rPrChange>
        </w:rPr>
        <w:pPrChange w:id="8502" w:author="Arthur Parmentier" w:date="2020-06-03T22:41:00Z">
          <w:pPr>
            <w:pStyle w:val="Paragraphedeliste"/>
            <w:numPr>
              <w:numId w:val="31"/>
            </w:numPr>
            <w:ind w:hanging="360"/>
          </w:pPr>
        </w:pPrChange>
      </w:pPr>
      <w:ins w:id="8503" w:author="Arthur Parmentier" w:date="2020-06-03T22:41:00Z">
        <w:r w:rsidRPr="007C437A">
          <w:rPr>
            <w:rPrChange w:id="8504" w:author="Arthur Parmentier" w:date="2020-06-07T15:27:00Z">
              <w:rPr/>
            </w:rPrChange>
          </w:rPr>
          <w:t xml:space="preserve">Figure </w:t>
        </w:r>
        <w:r w:rsidRPr="007C437A">
          <w:rPr>
            <w:rPrChange w:id="8505" w:author="Arthur Parmentier" w:date="2020-06-07T15:27:00Z">
              <w:rPr/>
            </w:rPrChange>
          </w:rPr>
          <w:fldChar w:fldCharType="begin"/>
        </w:r>
        <w:r w:rsidRPr="007C437A">
          <w:rPr>
            <w:rPrChange w:id="8506" w:author="Arthur Parmentier" w:date="2020-06-07T15:27:00Z">
              <w:rPr/>
            </w:rPrChange>
          </w:rPr>
          <w:instrText xml:space="preserve"> SEQ Figure \* ARABIC </w:instrText>
        </w:r>
      </w:ins>
      <w:r w:rsidRPr="007C437A">
        <w:rPr>
          <w:rPrChange w:id="8507" w:author="Arthur Parmentier" w:date="2020-06-07T15:27:00Z">
            <w:rPr/>
          </w:rPrChange>
        </w:rPr>
        <w:fldChar w:fldCharType="separate"/>
      </w:r>
      <w:ins w:id="8508" w:author="Arthur Parmentier" w:date="2020-06-05T21:05:00Z">
        <w:r w:rsidR="001C2AA6" w:rsidRPr="007C437A">
          <w:rPr>
            <w:rPrChange w:id="8509" w:author="Arthur Parmentier" w:date="2020-06-07T15:27:00Z">
              <w:rPr>
                <w:noProof/>
              </w:rPr>
            </w:rPrChange>
          </w:rPr>
          <w:t>6</w:t>
        </w:r>
      </w:ins>
      <w:ins w:id="8510" w:author="Arthur Parmentier" w:date="2020-06-03T22:41:00Z">
        <w:r w:rsidRPr="007C437A">
          <w:rPr>
            <w:rPrChange w:id="8511" w:author="Arthur Parmentier" w:date="2020-06-07T15:27:00Z">
              <w:rPr/>
            </w:rPrChange>
          </w:rPr>
          <w:fldChar w:fldCharType="end"/>
        </w:r>
        <w:r w:rsidRPr="007C437A">
          <w:rPr>
            <w:rPrChange w:id="8512" w:author="Arthur Parmentier" w:date="2020-06-07T15:27:00Z">
              <w:rPr/>
            </w:rPrChange>
          </w:rPr>
          <w:t xml:space="preserve"> Input to model routing interface</w:t>
        </w:r>
        <w:r w:rsidR="00835835" w:rsidRPr="007C437A">
          <w:rPr>
            <w:rPrChange w:id="8513" w:author="Arthur Parmentier" w:date="2020-06-07T15:27:00Z">
              <w:rPr/>
            </w:rPrChange>
          </w:rPr>
          <w:t>. The routing matrix is automatically updated from the list of inputs and models that the user defines</w:t>
        </w:r>
      </w:ins>
      <w:ins w:id="8514" w:author="Arthur Parmentier" w:date="2020-06-03T22:42:00Z">
        <w:r w:rsidR="00835835" w:rsidRPr="007C437A">
          <w:rPr>
            <w:rPrChange w:id="8515" w:author="Arthur Parmentier" w:date="2020-06-07T15:27:00Z">
              <w:rPr/>
            </w:rPrChange>
          </w:rPr>
          <w:t>, allowing the user to add his own inputs or models in little time.</w:t>
        </w:r>
      </w:ins>
    </w:p>
    <w:p w:rsidR="002E315F" w:rsidRPr="007C437A" w:rsidDel="00F02080" w:rsidRDefault="002E315F">
      <w:pPr>
        <w:rPr>
          <w:del w:id="8516" w:author="Arthur Parmentier" w:date="2020-05-20T19:53:00Z"/>
          <w:rPrChange w:id="8517" w:author="Arthur Parmentier" w:date="2020-06-07T15:27:00Z">
            <w:rPr>
              <w:del w:id="8518" w:author="Arthur Parmentier" w:date="2020-05-20T19:53:00Z"/>
            </w:rPr>
          </w:rPrChange>
        </w:rPr>
        <w:pPrChange w:id="8519" w:author="Arthur Parmentier" w:date="2020-05-20T19:38:00Z">
          <w:pPr>
            <w:pStyle w:val="Titre2"/>
          </w:pPr>
        </w:pPrChange>
      </w:pPr>
      <w:bookmarkStart w:id="8520" w:name="_Toc41067207"/>
      <w:bookmarkStart w:id="8521" w:name="_Toc42259023"/>
      <w:bookmarkStart w:id="8522" w:name="_Toc42259100"/>
      <w:bookmarkEnd w:id="8520"/>
      <w:bookmarkEnd w:id="8521"/>
      <w:bookmarkEnd w:id="8522"/>
    </w:p>
    <w:p w:rsidR="00F25194" w:rsidRPr="007C437A" w:rsidRDefault="00F25194">
      <w:pPr>
        <w:pStyle w:val="Titre3"/>
        <w:rPr>
          <w:ins w:id="8523" w:author="Arthur Parmentier" w:date="2020-05-20T19:53:00Z"/>
          <w:rPrChange w:id="8524" w:author="Arthur Parmentier" w:date="2020-06-07T15:27:00Z">
            <w:rPr>
              <w:ins w:id="8525" w:author="Arthur Parmentier" w:date="2020-05-20T19:53:00Z"/>
            </w:rPr>
          </w:rPrChange>
        </w:rPr>
      </w:pPr>
      <w:bookmarkStart w:id="8526" w:name="_Toc42259101"/>
      <w:r w:rsidRPr="007C437A">
        <w:rPr>
          <w:rPrChange w:id="8527" w:author="Arthur Parmentier" w:date="2020-06-07T15:27:00Z">
            <w:rPr/>
          </w:rPrChange>
        </w:rPr>
        <w:t xml:space="preserve">Part 2: </w:t>
      </w:r>
      <w:del w:id="8528" w:author="Arthur Parmentier" w:date="2020-05-20T19:57:00Z">
        <w:r w:rsidRPr="007C437A" w:rsidDel="000C6A61">
          <w:rPr>
            <w:rPrChange w:id="8529" w:author="Arthur Parmentier" w:date="2020-06-07T15:27:00Z">
              <w:rPr/>
            </w:rPrChange>
          </w:rPr>
          <w:delText>Training &amp; data management</w:delText>
        </w:r>
      </w:del>
      <w:ins w:id="8530" w:author="Arthur Parmentier" w:date="2020-05-20T19:57:00Z">
        <w:r w:rsidR="000C6A61" w:rsidRPr="007C437A">
          <w:rPr>
            <w:rPrChange w:id="8531" w:author="Arthur Parmentier" w:date="2020-06-07T15:27:00Z">
              <w:rPr/>
            </w:rPrChange>
          </w:rPr>
          <w:t>Signs &amp; dictionary management</w:t>
        </w:r>
      </w:ins>
      <w:bookmarkEnd w:id="8526"/>
    </w:p>
    <w:p w:rsidR="00635850" w:rsidRPr="007C437A" w:rsidRDefault="00635850" w:rsidP="00070661">
      <w:pPr>
        <w:rPr>
          <w:ins w:id="8532" w:author="Arthur Parmentier" w:date="2020-06-03T22:46:00Z"/>
          <w:rPrChange w:id="8533" w:author="Arthur Parmentier" w:date="2020-06-07T15:27:00Z">
            <w:rPr>
              <w:ins w:id="8534" w:author="Arthur Parmentier" w:date="2020-06-03T22:46:00Z"/>
            </w:rPr>
          </w:rPrChange>
        </w:rPr>
      </w:pPr>
      <w:ins w:id="8535" w:author="Arthur Parmentier" w:date="2020-06-03T22:46:00Z">
        <w:r w:rsidRPr="007C437A">
          <w:rPr>
            <w:rPrChange w:id="8536" w:author="Arthur Parmentier" w:date="2020-06-07T15:27:00Z">
              <w:rPr/>
            </w:rPrChange>
          </w:rPr>
          <w:t>Once the inputs and models are defined in the program, the user can start recording signs and building its sign dictionaries for each model.</w:t>
        </w:r>
      </w:ins>
    </w:p>
    <w:p w:rsidR="0051412E" w:rsidRPr="007C437A" w:rsidRDefault="0051412E">
      <w:pPr>
        <w:pStyle w:val="Titre4"/>
        <w:rPr>
          <w:ins w:id="8537" w:author="Arthur Parmentier" w:date="2020-06-03T23:38:00Z"/>
          <w:rPrChange w:id="8538" w:author="Arthur Parmentier" w:date="2020-06-07T15:27:00Z">
            <w:rPr>
              <w:ins w:id="8539" w:author="Arthur Parmentier" w:date="2020-06-03T23:38:00Z"/>
            </w:rPr>
          </w:rPrChange>
        </w:rPr>
        <w:pPrChange w:id="8540" w:author="Arthur Parmentier" w:date="2020-06-03T23:38:00Z">
          <w:pPr/>
        </w:pPrChange>
      </w:pPr>
      <w:ins w:id="8541" w:author="Arthur Parmentier" w:date="2020-06-03T23:38:00Z">
        <w:r w:rsidRPr="007C437A">
          <w:rPr>
            <w:rPrChange w:id="8542" w:author="Arthur Parmentier" w:date="2020-06-07T15:27:00Z">
              <w:rPr/>
            </w:rPrChange>
          </w:rPr>
          <w:lastRenderedPageBreak/>
          <w:t>Sign creation</w:t>
        </w:r>
      </w:ins>
    </w:p>
    <w:p w:rsidR="00635850" w:rsidRPr="007C437A" w:rsidRDefault="000C6A61" w:rsidP="00070661">
      <w:pPr>
        <w:rPr>
          <w:ins w:id="8543" w:author="Arthur Parmentier" w:date="2020-06-03T22:47:00Z"/>
          <w:rPrChange w:id="8544" w:author="Arthur Parmentier" w:date="2020-06-07T15:27:00Z">
            <w:rPr>
              <w:ins w:id="8545" w:author="Arthur Parmentier" w:date="2020-06-03T22:47:00Z"/>
            </w:rPr>
          </w:rPrChange>
        </w:rPr>
      </w:pPr>
      <w:ins w:id="8546" w:author="Arthur Parmentier" w:date="2020-05-20T19:57:00Z">
        <w:r w:rsidRPr="007C437A">
          <w:rPr>
            <w:rPrChange w:id="8547" w:author="Arthur Parmentier" w:date="2020-06-07T15:27:00Z">
              <w:rPr/>
            </w:rPrChange>
          </w:rPr>
          <w:t xml:space="preserve">We have seen that creating new signs is </w:t>
        </w:r>
      </w:ins>
      <w:ins w:id="8548" w:author="Arthur Parmentier" w:date="2020-06-03T22:47:00Z">
        <w:r w:rsidR="00635850" w:rsidRPr="007C437A">
          <w:rPr>
            <w:rPrChange w:id="8549" w:author="Arthur Parmentier" w:date="2020-06-07T15:27:00Z">
              <w:rPr/>
            </w:rPrChange>
          </w:rPr>
          <w:t>one of the</w:t>
        </w:r>
      </w:ins>
      <w:ins w:id="8550" w:author="Arthur Parmentier" w:date="2020-05-20T19:58:00Z">
        <w:r w:rsidRPr="007C437A">
          <w:rPr>
            <w:rPrChange w:id="8551" w:author="Arthur Parmentier" w:date="2020-06-07T15:27:00Z">
              <w:rPr/>
            </w:rPrChange>
          </w:rPr>
          <w:t xml:space="preserve"> core mechanism</w:t>
        </w:r>
      </w:ins>
      <w:ins w:id="8552" w:author="Arthur Parmentier" w:date="2020-06-03T22:47:00Z">
        <w:r w:rsidR="00635850" w:rsidRPr="007C437A">
          <w:rPr>
            <w:rPrChange w:id="8553" w:author="Arthur Parmentier" w:date="2020-06-07T15:27:00Z">
              <w:rPr/>
            </w:rPrChange>
          </w:rPr>
          <w:t>s</w:t>
        </w:r>
      </w:ins>
      <w:ins w:id="8554" w:author="Arthur Parmentier" w:date="2020-05-20T19:58:00Z">
        <w:r w:rsidRPr="007C437A">
          <w:rPr>
            <w:rPrChange w:id="8555" w:author="Arthur Parmentier" w:date="2020-06-07T15:27:00Z">
              <w:rPr/>
            </w:rPrChange>
          </w:rPr>
          <w:t xml:space="preserve"> of SP. </w:t>
        </w:r>
      </w:ins>
      <w:ins w:id="8556" w:author="Arthur Parmentier" w:date="2020-06-03T22:47:00Z">
        <w:r w:rsidR="00635850" w:rsidRPr="007C437A">
          <w:rPr>
            <w:rPrChange w:id="8557" w:author="Arthur Parmentier" w:date="2020-06-07T15:27:00Z">
              <w:rPr/>
            </w:rPrChange>
          </w:rPr>
          <w:t xml:space="preserve">It is also </w:t>
        </w:r>
      </w:ins>
      <w:ins w:id="8558" w:author="Arthur Parmentier" w:date="2020-06-03T22:48:00Z">
        <w:r w:rsidR="00635850" w:rsidRPr="007C437A">
          <w:rPr>
            <w:rPrChange w:id="8559" w:author="Arthur Parmentier" w:date="2020-06-07T15:27:00Z">
              <w:rPr/>
            </w:rPrChange>
          </w:rPr>
          <w:t>one important feature of</w:t>
        </w:r>
      </w:ins>
      <w:ins w:id="8560" w:author="Arthur Parmentier" w:date="2020-06-03T22:47:00Z">
        <w:r w:rsidR="00635850" w:rsidRPr="007C437A">
          <w:rPr>
            <w:rPrChange w:id="8561" w:author="Arthur Parmentier" w:date="2020-06-07T15:27:00Z">
              <w:rPr/>
            </w:rPrChange>
          </w:rPr>
          <w:t xml:space="preserve"> my program</w:t>
        </w:r>
      </w:ins>
      <w:ins w:id="8562" w:author="Arthur Parmentier" w:date="2020-06-03T22:48:00Z">
        <w:r w:rsidR="00635850" w:rsidRPr="007C437A">
          <w:rPr>
            <w:rPrChange w:id="8563" w:author="Arthur Parmentier" w:date="2020-06-07T15:27:00Z">
              <w:rPr/>
            </w:rPrChange>
          </w:rPr>
          <w:t xml:space="preserve"> in which</w:t>
        </w:r>
      </w:ins>
      <w:ins w:id="8564" w:author="Arthur Parmentier" w:date="2020-06-03T22:47:00Z">
        <w:r w:rsidR="00635850" w:rsidRPr="007C437A">
          <w:rPr>
            <w:rPrChange w:id="8565" w:author="Arthur Parmentier" w:date="2020-06-07T15:27:00Z">
              <w:rPr/>
            </w:rPrChange>
          </w:rPr>
          <w:t xml:space="preserve"> the user can either create his own signs or use pre-recorded </w:t>
        </w:r>
      </w:ins>
      <w:ins w:id="8566" w:author="Arthur Parmentier" w:date="2020-06-03T22:48:00Z">
        <w:r w:rsidR="00635850" w:rsidRPr="007C437A">
          <w:rPr>
            <w:rPrChange w:id="8567" w:author="Arthur Parmentier" w:date="2020-06-07T15:27:00Z">
              <w:rPr/>
            </w:rPrChange>
          </w:rPr>
          <w:t>signs, for instance that would have been created or recorded by other users.</w:t>
        </w:r>
      </w:ins>
    </w:p>
    <w:p w:rsidR="00F304EE" w:rsidRPr="007C437A" w:rsidRDefault="00070661" w:rsidP="00070661">
      <w:pPr>
        <w:rPr>
          <w:ins w:id="8568" w:author="Arthur Parmentier" w:date="2020-05-20T21:38:00Z"/>
          <w:rPrChange w:id="8569" w:author="Arthur Parmentier" w:date="2020-06-07T15:27:00Z">
            <w:rPr>
              <w:ins w:id="8570" w:author="Arthur Parmentier" w:date="2020-05-20T21:38:00Z"/>
            </w:rPr>
          </w:rPrChange>
        </w:rPr>
      </w:pPr>
      <w:ins w:id="8571" w:author="Arthur Parmentier" w:date="2020-05-20T21:38:00Z">
        <w:r w:rsidRPr="007C437A">
          <w:rPr>
            <w:rPrChange w:id="8572" w:author="Arthur Parmentier" w:date="2020-06-07T15:27:00Z">
              <w:rPr/>
            </w:rPrChange>
          </w:rPr>
          <w:t xml:space="preserve">In my program, a sign is defined </w:t>
        </w:r>
      </w:ins>
      <w:ins w:id="8573" w:author="Arthur Parmentier" w:date="2020-05-20T21:45:00Z">
        <w:r w:rsidR="002D466E" w:rsidRPr="007C437A">
          <w:rPr>
            <w:rPrChange w:id="8574" w:author="Arthur Parmentier" w:date="2020-06-07T15:27:00Z">
              <w:rPr/>
            </w:rPrChange>
          </w:rPr>
          <w:t>t</w:t>
        </w:r>
      </w:ins>
      <w:ins w:id="8575" w:author="Arthur Parmentier" w:date="2020-06-03T22:52:00Z">
        <w:r w:rsidR="00BD52CD" w:rsidRPr="007C437A">
          <w:rPr>
            <w:rPrChange w:id="8576" w:author="Arthur Parmentier" w:date="2020-06-07T15:27:00Z">
              <w:rPr/>
            </w:rPrChange>
          </w:rPr>
          <w:t>wo</w:t>
        </w:r>
      </w:ins>
      <w:ins w:id="8577" w:author="Arthur Parmentier" w:date="2020-05-20T21:38:00Z">
        <w:r w:rsidRPr="007C437A">
          <w:rPr>
            <w:rPrChange w:id="8578" w:author="Arthur Parmentier" w:date="2020-06-07T15:27:00Z">
              <w:rPr/>
            </w:rPrChange>
          </w:rPr>
          <w:t xml:space="preserve"> properties:</w:t>
        </w:r>
      </w:ins>
    </w:p>
    <w:p w:rsidR="00070661" w:rsidRPr="007C437A" w:rsidRDefault="00070661">
      <w:pPr>
        <w:pStyle w:val="Paragraphedeliste"/>
        <w:numPr>
          <w:ilvl w:val="0"/>
          <w:numId w:val="33"/>
        </w:numPr>
        <w:rPr>
          <w:ins w:id="8579" w:author="Arthur Parmentier" w:date="2020-05-20T20:02:00Z"/>
          <w:rPrChange w:id="8580" w:author="Arthur Parmentier" w:date="2020-06-07T15:27:00Z">
            <w:rPr>
              <w:ins w:id="8581" w:author="Arthur Parmentier" w:date="2020-05-20T20:02:00Z"/>
            </w:rPr>
          </w:rPrChange>
        </w:rPr>
        <w:pPrChange w:id="8582" w:author="Arthur Parmentier" w:date="2020-05-20T21:38:00Z">
          <w:pPr>
            <w:pStyle w:val="Paragraphedeliste"/>
            <w:numPr>
              <w:numId w:val="32"/>
            </w:numPr>
            <w:ind w:hanging="360"/>
          </w:pPr>
        </w:pPrChange>
      </w:pPr>
      <w:ins w:id="8583" w:author="Arthur Parmentier" w:date="2020-05-20T21:38:00Z">
        <w:r w:rsidRPr="007C437A">
          <w:rPr>
            <w:rPrChange w:id="8584" w:author="Arthur Parmentier" w:date="2020-06-07T15:27:00Z">
              <w:rPr/>
            </w:rPrChange>
          </w:rPr>
          <w:t>Its name</w:t>
        </w:r>
      </w:ins>
    </w:p>
    <w:p w:rsidR="00F304EE" w:rsidRPr="007C437A" w:rsidRDefault="00070661" w:rsidP="00F304EE">
      <w:pPr>
        <w:pStyle w:val="Paragraphedeliste"/>
        <w:numPr>
          <w:ilvl w:val="0"/>
          <w:numId w:val="32"/>
        </w:numPr>
        <w:rPr>
          <w:ins w:id="8585" w:author="Arthur Parmentier" w:date="2020-06-03T22:50:00Z"/>
          <w:rPrChange w:id="8586" w:author="Arthur Parmentier" w:date="2020-06-07T15:27:00Z">
            <w:rPr>
              <w:ins w:id="8587" w:author="Arthur Parmentier" w:date="2020-06-03T22:50:00Z"/>
            </w:rPr>
          </w:rPrChange>
        </w:rPr>
      </w:pPr>
      <w:ins w:id="8588" w:author="Arthur Parmentier" w:date="2020-05-20T21:39:00Z">
        <w:r w:rsidRPr="007C437A">
          <w:rPr>
            <w:rPrChange w:id="8589" w:author="Arthur Parmentier" w:date="2020-06-07T15:27:00Z">
              <w:rPr/>
            </w:rPrChange>
          </w:rPr>
          <w:t>Its category</w:t>
        </w:r>
      </w:ins>
      <w:ins w:id="8590" w:author="Arthur Parmentier" w:date="2020-05-20T21:28:00Z">
        <w:r w:rsidR="007D4B4B" w:rsidRPr="007C437A">
          <w:rPr>
            <w:rPrChange w:id="8591" w:author="Arthur Parmentier" w:date="2020-06-07T15:27:00Z">
              <w:rPr/>
            </w:rPrChange>
          </w:rPr>
          <w:t>, in ana</w:t>
        </w:r>
      </w:ins>
      <w:ins w:id="8592" w:author="Arthur Parmentier" w:date="2020-05-20T21:29:00Z">
        <w:r w:rsidR="007D4B4B" w:rsidRPr="007C437A">
          <w:rPr>
            <w:rPrChange w:id="8593" w:author="Arthur Parmentier" w:date="2020-06-07T15:27:00Z">
              <w:rPr/>
            </w:rPrChange>
          </w:rPr>
          <w:t xml:space="preserve">logy with the </w:t>
        </w:r>
      </w:ins>
      <w:ins w:id="8594" w:author="Arthur Parmentier" w:date="2020-06-05T19:22:00Z">
        <w:r w:rsidR="000E299B" w:rsidRPr="007C437A">
          <w:rPr>
            <w:rPrChange w:id="8595" w:author="Arthur Parmentier" w:date="2020-06-07T15:27:00Z">
              <w:rPr/>
            </w:rPrChange>
          </w:rPr>
          <w:t>syntactic</w:t>
        </w:r>
      </w:ins>
      <w:ins w:id="8596" w:author="Arthur Parmentier" w:date="2020-05-20T21:29:00Z">
        <w:r w:rsidR="007D4B4B" w:rsidRPr="007C437A">
          <w:rPr>
            <w:rPrChange w:id="8597" w:author="Arthur Parmentier" w:date="2020-06-07T15:27:00Z">
              <w:rPr/>
            </w:rPrChange>
          </w:rPr>
          <w:t xml:space="preserve"> model </w:t>
        </w:r>
      </w:ins>
      <w:ins w:id="8598" w:author="Arthur Parmentier" w:date="2020-06-03T22:49:00Z">
        <w:r w:rsidR="00D20FA9" w:rsidRPr="007C437A">
          <w:rPr>
            <w:rPrChange w:id="8599" w:author="Arthur Parmentier" w:date="2020-06-07T15:27:00Z">
              <w:rPr/>
            </w:rPrChange>
          </w:rPr>
          <w:t>of</w:t>
        </w:r>
      </w:ins>
      <w:ins w:id="8600" w:author="Arthur Parmentier" w:date="2020-05-20T21:30:00Z">
        <w:r w:rsidR="007D4B4B" w:rsidRPr="007C437A">
          <w:rPr>
            <w:rPrChange w:id="8601" w:author="Arthur Parmentier" w:date="2020-06-07T15:27:00Z">
              <w:rPr/>
            </w:rPrChange>
          </w:rPr>
          <w:t xml:space="preserve"> SP</w:t>
        </w:r>
      </w:ins>
      <w:ins w:id="8602" w:author="Arthur Parmentier" w:date="2020-06-03T22:49:00Z">
        <w:r w:rsidR="00D20FA9" w:rsidRPr="007C437A">
          <w:rPr>
            <w:rPrChange w:id="8603" w:author="Arthur Parmentier" w:date="2020-06-07T15:27:00Z">
              <w:rPr/>
            </w:rPrChange>
          </w:rPr>
          <w:t xml:space="preserve"> </w:t>
        </w:r>
      </w:ins>
      <w:ins w:id="8604" w:author="Arthur Parmentier" w:date="2020-05-20T21:30:00Z">
        <w:r w:rsidR="007D4B4B" w:rsidRPr="007C437A">
          <w:rPr>
            <w:rPrChange w:id="8605" w:author="Arthur Parmentier" w:date="2020-06-07T15:27:00Z">
              <w:rPr/>
            </w:rPrChange>
          </w:rPr>
          <w:t>: WHO, WHAT, HOW, WHEN, OFF,</w:t>
        </w:r>
      </w:ins>
      <w:ins w:id="8606" w:author="Arthur Parmentier" w:date="2020-05-20T21:31:00Z">
        <w:r w:rsidR="007D4B4B" w:rsidRPr="007C437A">
          <w:rPr>
            <w:rPrChange w:id="8607" w:author="Arthur Parmentier" w:date="2020-06-07T15:27:00Z">
              <w:rPr/>
            </w:rPrChange>
          </w:rPr>
          <w:t xml:space="preserve"> NEUTRAL</w:t>
        </w:r>
      </w:ins>
      <w:ins w:id="8608" w:author="Arthur Parmentier" w:date="2020-06-03T22:49:00Z">
        <w:r w:rsidR="00D20FA9" w:rsidRPr="007C437A">
          <w:rPr>
            <w:rPrChange w:id="8609" w:author="Arthur Parmentier" w:date="2020-06-07T15:27:00Z">
              <w:rPr/>
            </w:rPrChange>
          </w:rPr>
          <w:t xml:space="preserve"> &amp;</w:t>
        </w:r>
      </w:ins>
      <w:ins w:id="8610" w:author="Arthur Parmentier" w:date="2020-05-20T21:32:00Z">
        <w:r w:rsidR="007D4B4B" w:rsidRPr="007C437A">
          <w:rPr>
            <w:rPrChange w:id="8611" w:author="Arthur Parmentier" w:date="2020-06-07T15:27:00Z">
              <w:rPr/>
            </w:rPrChange>
          </w:rPr>
          <w:t xml:space="preserve"> LOGIC</w:t>
        </w:r>
      </w:ins>
      <w:ins w:id="8612" w:author="Arthur Parmentier" w:date="2020-06-03T22:50:00Z">
        <w:r w:rsidR="00D20FA9" w:rsidRPr="007C437A">
          <w:rPr>
            <w:rPrChange w:id="8613" w:author="Arthur Parmentier" w:date="2020-06-07T15:27:00Z">
              <w:rPr/>
            </w:rPrChange>
          </w:rPr>
          <w:t xml:space="preserve"> </w:t>
        </w:r>
        <w:r w:rsidR="00D20FA9" w:rsidRPr="007C437A">
          <w:rPr>
            <w:rStyle w:val="Appelnotedebasdep"/>
            <w:rPrChange w:id="8614" w:author="Arthur Parmentier" w:date="2020-06-07T15:27:00Z">
              <w:rPr>
                <w:rStyle w:val="Appelnotedebasdep"/>
              </w:rPr>
            </w:rPrChange>
          </w:rPr>
          <w:footnoteReference w:id="46"/>
        </w:r>
      </w:ins>
    </w:p>
    <w:p w:rsidR="0012023C" w:rsidRPr="007C437A" w:rsidRDefault="001653F3" w:rsidP="001653F3">
      <w:pPr>
        <w:rPr>
          <w:ins w:id="8617" w:author="Arthur Parmentier" w:date="2020-05-22T09:21:00Z"/>
          <w:rPrChange w:id="8618" w:author="Arthur Parmentier" w:date="2020-06-07T15:27:00Z">
            <w:rPr>
              <w:ins w:id="8619" w:author="Arthur Parmentier" w:date="2020-05-22T09:21:00Z"/>
            </w:rPr>
          </w:rPrChange>
        </w:rPr>
      </w:pPr>
      <w:ins w:id="8620" w:author="Arthur Parmentier" w:date="2020-05-20T21:50:00Z">
        <w:r w:rsidRPr="007C437A">
          <w:rPr>
            <w:rPrChange w:id="8621" w:author="Arthur Parmentier" w:date="2020-06-07T15:27:00Z">
              <w:rPr/>
            </w:rPrChange>
          </w:rPr>
          <w:t>The</w:t>
        </w:r>
      </w:ins>
      <w:ins w:id="8622" w:author="Arthur Parmentier" w:date="2020-06-03T22:52:00Z">
        <w:r w:rsidR="00BD52CD" w:rsidRPr="007C437A">
          <w:rPr>
            <w:rPrChange w:id="8623" w:author="Arthur Parmentier" w:date="2020-06-07T15:27:00Z">
              <w:rPr/>
            </w:rPrChange>
          </w:rPr>
          <w:t xml:space="preserve">se </w:t>
        </w:r>
      </w:ins>
      <w:ins w:id="8624" w:author="Arthur Parmentier" w:date="2020-05-20T21:50:00Z">
        <w:r w:rsidRPr="007C437A">
          <w:rPr>
            <w:rPrChange w:id="8625" w:author="Arthur Parmentier" w:date="2020-06-07T15:27:00Z">
              <w:rPr/>
            </w:rPrChange>
          </w:rPr>
          <w:t>properties are sufficient to allow t</w:t>
        </w:r>
      </w:ins>
      <w:ins w:id="8626" w:author="Arthur Parmentier" w:date="2020-05-20T21:51:00Z">
        <w:r w:rsidRPr="007C437A">
          <w:rPr>
            <w:rPrChange w:id="8627" w:author="Arthur Parmentier" w:date="2020-06-07T15:27:00Z">
              <w:rPr/>
            </w:rPrChange>
          </w:rPr>
          <w:t>he program to parse the sign</w:t>
        </w:r>
      </w:ins>
      <w:ins w:id="8628" w:author="Arthur Parmentier" w:date="2020-05-20T22:05:00Z">
        <w:r w:rsidR="0012023C" w:rsidRPr="007C437A">
          <w:rPr>
            <w:rPrChange w:id="8629" w:author="Arthur Parmentier" w:date="2020-06-07T15:27:00Z">
              <w:rPr/>
            </w:rPrChange>
          </w:rPr>
          <w:t>, i.e. to construct a meaningful request from the temporal flow of signs</w:t>
        </w:r>
      </w:ins>
      <w:ins w:id="8630" w:author="Arthur Parmentier" w:date="2020-06-03T22:52:00Z">
        <w:r w:rsidR="00BD52CD" w:rsidRPr="007C437A">
          <w:rPr>
            <w:rPrChange w:id="8631" w:author="Arthur Parmentier" w:date="2020-06-07T15:27:00Z">
              <w:rPr/>
            </w:rPrChange>
          </w:rPr>
          <w:t>.</w:t>
        </w:r>
      </w:ins>
      <w:ins w:id="8632" w:author="Arthur Parmentier" w:date="2020-06-03T22:51:00Z">
        <w:r w:rsidR="00BD52CD" w:rsidRPr="007C437A">
          <w:rPr>
            <w:rPrChange w:id="8633" w:author="Arthur Parmentier" w:date="2020-06-07T15:27:00Z">
              <w:rPr/>
            </w:rPrChange>
          </w:rPr>
          <w:t xml:space="preserve"> </w:t>
        </w:r>
      </w:ins>
    </w:p>
    <w:p w:rsidR="00A87845" w:rsidRPr="007C437A" w:rsidRDefault="00BD52CD" w:rsidP="001653F3">
      <w:pPr>
        <w:rPr>
          <w:ins w:id="8634" w:author="Arthur Parmentier" w:date="2020-05-20T22:05:00Z"/>
          <w:rPrChange w:id="8635" w:author="Arthur Parmentier" w:date="2020-06-07T15:27:00Z">
            <w:rPr>
              <w:ins w:id="8636" w:author="Arthur Parmentier" w:date="2020-05-20T22:05:00Z"/>
            </w:rPr>
          </w:rPrChange>
        </w:rPr>
      </w:pPr>
      <w:ins w:id="8637" w:author="Arthur Parmentier" w:date="2020-05-20T22:08:00Z">
        <w:r w:rsidRPr="007C437A">
          <w:rPr>
            <w:rPrChange w:id="8638" w:author="Arthur Parmentier" w:date="2020-06-07T15:27:00Z">
              <w:rPr>
                <w:noProof/>
              </w:rPr>
            </w:rPrChange>
          </w:rPr>
          <mc:AlternateContent>
            <mc:Choice Requires="wps">
              <w:drawing>
                <wp:anchor distT="0" distB="0" distL="114300" distR="114300" simplePos="0" relativeHeight="251667456" behindDoc="0" locked="0" layoutInCell="1" allowOverlap="1" wp14:anchorId="7684A32A" wp14:editId="597466A9">
                  <wp:simplePos x="0" y="0"/>
                  <wp:positionH relativeFrom="margin">
                    <wp:align>center</wp:align>
                  </wp:positionH>
                  <wp:positionV relativeFrom="paragraph">
                    <wp:posOffset>2797175</wp:posOffset>
                  </wp:positionV>
                  <wp:extent cx="3171190" cy="635"/>
                  <wp:effectExtent l="0" t="0" r="10160" b="23495"/>
                  <wp:wrapTopAndBottom/>
                  <wp:docPr id="6" name="Zone de texte 6"/>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rsidR="001A4879" w:rsidRPr="00311097" w:rsidRDefault="001A4879">
                              <w:pPr>
                                <w:pStyle w:val="Lgende"/>
                                <w:rPr>
                                  <w:noProof/>
                                </w:rPr>
                                <w:pPrChange w:id="8639" w:author="Arthur Parmentier" w:date="2020-05-20T22:08:00Z">
                                  <w:pPr/>
                                </w:pPrChange>
                              </w:pPr>
                              <w:bookmarkStart w:id="8640" w:name="_Ref41031792"/>
                              <w:bookmarkStart w:id="8641" w:name="_Ref41031785"/>
                              <w:ins w:id="8642" w:author="Arthur Parmentier" w:date="2020-05-20T22:08:00Z">
                                <w:r>
                                  <w:t xml:space="preserve">Figure </w:t>
                                </w:r>
                                <w:r>
                                  <w:fldChar w:fldCharType="begin"/>
                                </w:r>
                                <w:r>
                                  <w:instrText xml:space="preserve"> SEQ Figure \* ARABIC </w:instrText>
                                </w:r>
                              </w:ins>
                              <w:r>
                                <w:fldChar w:fldCharType="separate"/>
                              </w:r>
                              <w:ins w:id="8643" w:author="Arthur Parmentier" w:date="2020-06-05T21:05:00Z">
                                <w:r>
                                  <w:rPr>
                                    <w:noProof/>
                                  </w:rPr>
                                  <w:t>7</w:t>
                                </w:r>
                              </w:ins>
                              <w:ins w:id="8644" w:author="Arthur Parmentier" w:date="2020-05-20T22:08:00Z">
                                <w:r>
                                  <w:fldChar w:fldCharType="end"/>
                                </w:r>
                                <w:bookmarkEnd w:id="8640"/>
                                <w:r>
                                  <w:t xml:space="preserve"> User interface for defining new signs</w:t>
                                </w:r>
                              </w:ins>
                              <w:bookmarkEnd w:id="8641"/>
                              <w:ins w:id="8645" w:author="Arthur Parmentier" w:date="2020-06-03T22:56:00Z">
                                <w:r>
                                  <w:t xml:space="preserve"> and recording them to the buffers of a model. </w:t>
                                </w:r>
                              </w:ins>
                              <w:ins w:id="8646" w:author="Arthur Parmentier" w:date="2020-06-03T22:57:00Z">
                                <w:r>
                                  <w:t>First, the user can select which model he wants to use to recognize the sign</w:t>
                                </w:r>
                              </w:ins>
                              <w:ins w:id="8647" w:author="Arthur Parmentier" w:date="2020-06-03T22:58:00Z">
                                <w:r>
                                  <w:t xml:space="preserve">s he wants to add. </w:t>
                                </w:r>
                              </w:ins>
                              <w:ins w:id="8648" w:author="Arthur Parmentier" w:date="2020-06-03T22:57:00Z">
                                <w:r>
                                  <w:t>Then</w:t>
                                </w:r>
                              </w:ins>
                              <w:ins w:id="8649" w:author="Arthur Parmentier" w:date="2020-06-03T22:56:00Z">
                                <w:r>
                                  <w:t xml:space="preserve">, </w:t>
                                </w:r>
                              </w:ins>
                              <w:ins w:id="8650" w:author="Arthur Parmentier" w:date="2020-06-03T22:57:00Z">
                                <w:r>
                                  <w:t>he</w:t>
                                </w:r>
                              </w:ins>
                              <w:ins w:id="8651" w:author="Arthur Parmentier" w:date="2020-06-03T22:56:00Z">
                                <w:r>
                                  <w:t xml:space="preserve"> must enter the signs and their corresponding category</w:t>
                                </w:r>
                              </w:ins>
                              <w:ins w:id="8652" w:author="Arthur Parmentier" w:date="2020-06-03T22:57:00Z">
                                <w:r>
                                  <w:t xml:space="preserve"> that he would like to record. </w:t>
                                </w:r>
                              </w:ins>
                              <w:ins w:id="8653" w:author="Arthur Parmentier" w:date="2020-06-03T22:58:00Z">
                                <w:r>
                                  <w:t>Finally, he can set a few parameters before launching the automated recording session.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4A32A" id="Zone de texte 6" o:spid="_x0000_s1028" type="#_x0000_t202" style="position:absolute;margin-left:0;margin-top:220.25pt;width:249.7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" stroked="f">
                  <v:textbox style="mso-fit-shape-to-text:t" inset="0,0,0,0">
                    <w:txbxContent>
                      <w:p w:rsidR="001A4879" w:rsidRPr="00311097" w:rsidRDefault="001A4879">
                        <w:pPr>
                          <w:pStyle w:val="Lgende"/>
                          <w:rPr>
                            <w:noProof/>
                          </w:rPr>
                          <w:pPrChange w:id="8654" w:author="Arthur Parmentier" w:date="2020-05-20T22:08:00Z">
                            <w:pPr/>
                          </w:pPrChange>
                        </w:pPr>
                        <w:bookmarkStart w:id="8655" w:name="_Ref41031792"/>
                        <w:bookmarkStart w:id="8656" w:name="_Ref41031785"/>
                        <w:ins w:id="8657" w:author="Arthur Parmentier" w:date="2020-05-20T22:08:00Z">
                          <w:r>
                            <w:t xml:space="preserve">Figure </w:t>
                          </w:r>
                          <w:r>
                            <w:fldChar w:fldCharType="begin"/>
                          </w:r>
                          <w:r>
                            <w:instrText xml:space="preserve"> SEQ Figure \* ARABIC </w:instrText>
                          </w:r>
                        </w:ins>
                        <w:r>
                          <w:fldChar w:fldCharType="separate"/>
                        </w:r>
                        <w:ins w:id="8658" w:author="Arthur Parmentier" w:date="2020-06-05T21:05:00Z">
                          <w:r>
                            <w:rPr>
                              <w:noProof/>
                            </w:rPr>
                            <w:t>7</w:t>
                          </w:r>
                        </w:ins>
                        <w:ins w:id="8659" w:author="Arthur Parmentier" w:date="2020-05-20T22:08:00Z">
                          <w:r>
                            <w:fldChar w:fldCharType="end"/>
                          </w:r>
                          <w:bookmarkEnd w:id="8655"/>
                          <w:r>
                            <w:t xml:space="preserve"> User interface for defining new signs</w:t>
                          </w:r>
                        </w:ins>
                        <w:bookmarkEnd w:id="8656"/>
                        <w:ins w:id="8660" w:author="Arthur Parmentier" w:date="2020-06-03T22:56:00Z">
                          <w:r>
                            <w:t xml:space="preserve"> and recording them to the buffers of a model. </w:t>
                          </w:r>
                        </w:ins>
                        <w:ins w:id="8661" w:author="Arthur Parmentier" w:date="2020-06-03T22:57:00Z">
                          <w:r>
                            <w:t>First, the user can select which model he wants to use to recognize the sign</w:t>
                          </w:r>
                        </w:ins>
                        <w:ins w:id="8662" w:author="Arthur Parmentier" w:date="2020-06-03T22:58:00Z">
                          <w:r>
                            <w:t xml:space="preserve">s he wants to add. </w:t>
                          </w:r>
                        </w:ins>
                        <w:ins w:id="8663" w:author="Arthur Parmentier" w:date="2020-06-03T22:57:00Z">
                          <w:r>
                            <w:t>Then</w:t>
                          </w:r>
                        </w:ins>
                        <w:ins w:id="8664" w:author="Arthur Parmentier" w:date="2020-06-03T22:56:00Z">
                          <w:r>
                            <w:t xml:space="preserve">, </w:t>
                          </w:r>
                        </w:ins>
                        <w:ins w:id="8665" w:author="Arthur Parmentier" w:date="2020-06-03T22:57:00Z">
                          <w:r>
                            <w:t>he</w:t>
                          </w:r>
                        </w:ins>
                        <w:ins w:id="8666" w:author="Arthur Parmentier" w:date="2020-06-03T22:56:00Z">
                          <w:r>
                            <w:t xml:space="preserve"> must enter the signs and their corresponding category</w:t>
                          </w:r>
                        </w:ins>
                        <w:ins w:id="8667" w:author="Arthur Parmentier" w:date="2020-06-03T22:57:00Z">
                          <w:r>
                            <w:t xml:space="preserve"> that he would like to record. </w:t>
                          </w:r>
                        </w:ins>
                        <w:ins w:id="8668" w:author="Arthur Parmentier" w:date="2020-06-03T22:58:00Z">
                          <w:r>
                            <w:t>Finally, he can set a few parameters before launching the automated recording session.</w:t>
                          </w:r>
                        </w:ins>
                      </w:p>
                    </w:txbxContent>
                  </v:textbox>
                  <w10:wrap type="topAndBottom" anchorx="margin"/>
                </v:shape>
              </w:pict>
            </mc:Fallback>
          </mc:AlternateContent>
        </w:r>
      </w:ins>
      <w:ins w:id="8669" w:author="Arthur Parmentier" w:date="2020-05-20T22:06:00Z">
        <w:r w:rsidRPr="007C437A">
          <w:rPr>
            <w:rPrChange w:id="8670" w:author="Arthur Parmentier" w:date="2020-06-07T15:27:00Z">
              <w:rPr>
                <w:noProof/>
              </w:rPr>
            </w:rPrChange>
          </w:rPr>
          <w:drawing>
            <wp:anchor distT="0" distB="0" distL="114300" distR="114300" simplePos="0" relativeHeight="251665408" behindDoc="1" locked="0" layoutInCell="1" allowOverlap="1">
              <wp:simplePos x="0" y="0"/>
              <wp:positionH relativeFrom="margin">
                <wp:align>center</wp:align>
              </wp:positionH>
              <wp:positionV relativeFrom="line">
                <wp:posOffset>306705</wp:posOffset>
              </wp:positionV>
              <wp:extent cx="4746625" cy="23622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ing.PNG"/>
                      <pic:cNvPicPr/>
                    </pic:nvPicPr>
                    <pic:blipFill>
                      <a:blip r:embed="rId25">
                        <a:extLst>
                          <a:ext uri="{28A0092B-C50C-407E-A947-70E740481C1C}">
                            <a14:useLocalDpi xmlns:a14="http://schemas.microsoft.com/office/drawing/2010/main" val="0"/>
                          </a:ext>
                        </a:extLst>
                      </a:blip>
                      <a:stretch>
                        <a:fillRect/>
                      </a:stretch>
                    </pic:blipFill>
                    <pic:spPr>
                      <a:xfrm>
                        <a:off x="0" y="0"/>
                        <a:ext cx="4746625" cy="2362200"/>
                      </a:xfrm>
                      <a:prstGeom prst="rect">
                        <a:avLst/>
                      </a:prstGeom>
                    </pic:spPr>
                  </pic:pic>
                </a:graphicData>
              </a:graphic>
              <wp14:sizeRelH relativeFrom="margin">
                <wp14:pctWidth>0</wp14:pctWidth>
              </wp14:sizeRelH>
              <wp14:sizeRelV relativeFrom="margin">
                <wp14:pctHeight>0</wp14:pctHeight>
              </wp14:sizeRelV>
            </wp:anchor>
          </w:drawing>
        </w:r>
      </w:ins>
      <w:ins w:id="8671" w:author="Arthur Parmentier" w:date="2020-06-03T23:07:00Z">
        <w:r w:rsidR="00FB2824" w:rsidRPr="007C437A">
          <w:rPr>
            <w:rPrChange w:id="8672" w:author="Arthur Parmentier" w:date="2020-06-07T15:27:00Z">
              <w:rPr/>
            </w:rPrChange>
          </w:rPr>
          <w:t>The procedure for defining a new sign is shown</w:t>
        </w:r>
      </w:ins>
      <w:ins w:id="8673" w:author="Arthur Parmentier" w:date="2020-05-22T09:22:00Z">
        <w:r w:rsidR="00A87845" w:rsidRPr="007C437A">
          <w:rPr>
            <w:rPrChange w:id="8674" w:author="Arthur Parmentier" w:date="2020-06-07T15:27:00Z">
              <w:rPr/>
            </w:rPrChange>
          </w:rPr>
          <w:t xml:space="preserve"> in 2.1. (</w:t>
        </w:r>
      </w:ins>
      <w:ins w:id="8675" w:author="Arthur Parmentier" w:date="2020-06-03T22:56:00Z">
        <w:r w:rsidRPr="007C437A">
          <w:rPr>
            <w:rPrChange w:id="8676" w:author="Arthur Parmentier" w:date="2020-06-07T15:27:00Z">
              <w:rPr/>
            </w:rPrChange>
          </w:rPr>
          <w:fldChar w:fldCharType="begin"/>
        </w:r>
        <w:r w:rsidRPr="007C437A">
          <w:rPr>
            <w:rPrChange w:id="8677" w:author="Arthur Parmentier" w:date="2020-06-07T15:27:00Z">
              <w:rPr/>
            </w:rPrChange>
          </w:rPr>
          <w:instrText xml:space="preserve"> REF _Ref41031792 \h </w:instrText>
        </w:r>
      </w:ins>
      <w:r w:rsidRPr="007C437A">
        <w:rPr>
          <w:rPrChange w:id="8678" w:author="Arthur Parmentier" w:date="2020-06-07T15:27:00Z">
            <w:rPr/>
          </w:rPrChange>
        </w:rPr>
      </w:r>
      <w:r w:rsidRPr="007C437A">
        <w:rPr>
          <w:rPrChange w:id="8679" w:author="Arthur Parmentier" w:date="2020-06-07T15:27:00Z">
            <w:rPr/>
          </w:rPrChange>
        </w:rPr>
        <w:fldChar w:fldCharType="separate"/>
      </w:r>
      <w:ins w:id="8680" w:author="Arthur Parmentier" w:date="2020-06-03T22:56:00Z">
        <w:r w:rsidRPr="007C437A">
          <w:rPr>
            <w:rPrChange w:id="8681" w:author="Arthur Parmentier" w:date="2020-06-07T15:27:00Z">
              <w:rPr/>
            </w:rPrChange>
          </w:rPr>
          <w:t xml:space="preserve">Figure </w:t>
        </w:r>
        <w:r w:rsidRPr="007C437A">
          <w:rPr>
            <w:rPrChange w:id="8682" w:author="Arthur Parmentier" w:date="2020-06-07T15:27:00Z">
              <w:rPr>
                <w:noProof/>
              </w:rPr>
            </w:rPrChange>
          </w:rPr>
          <w:t>6</w:t>
        </w:r>
        <w:r w:rsidRPr="007C437A">
          <w:rPr>
            <w:rPrChange w:id="8683" w:author="Arthur Parmentier" w:date="2020-06-07T15:27:00Z">
              <w:rPr/>
            </w:rPrChange>
          </w:rPr>
          <w:fldChar w:fldCharType="end"/>
        </w:r>
      </w:ins>
      <w:ins w:id="8684" w:author="Arthur Parmentier" w:date="2020-05-22T09:23:00Z">
        <w:r w:rsidR="00A87845" w:rsidRPr="007C437A">
          <w:rPr>
            <w:rPrChange w:id="8685" w:author="Arthur Parmentier" w:date="2020-06-07T15:27:00Z">
              <w:rPr/>
            </w:rPrChange>
          </w:rPr>
          <w:t>).</w:t>
        </w:r>
      </w:ins>
    </w:p>
    <w:p w:rsidR="001653F3" w:rsidRPr="007C437A" w:rsidRDefault="00991C57" w:rsidP="001653F3">
      <w:pPr>
        <w:rPr>
          <w:ins w:id="8686" w:author="Arthur Parmentier" w:date="2020-05-20T21:52:00Z"/>
          <w:rPrChange w:id="8687" w:author="Arthur Parmentier" w:date="2020-06-07T15:27:00Z">
            <w:rPr>
              <w:ins w:id="8688" w:author="Arthur Parmentier" w:date="2020-05-20T21:52:00Z"/>
            </w:rPr>
          </w:rPrChange>
        </w:rPr>
      </w:pPr>
      <w:ins w:id="8689" w:author="Arthur Parmentier" w:date="2020-06-03T23:08:00Z">
        <w:r w:rsidRPr="007C437A">
          <w:rPr>
            <w:rPrChange w:id="8690" w:author="Arthur Parmentier" w:date="2020-06-07T15:27:00Z">
              <w:rPr/>
            </w:rPrChange>
          </w:rPr>
          <w:t>For the sign to effectively by identify,</w:t>
        </w:r>
      </w:ins>
      <w:ins w:id="8691" w:author="Arthur Parmentier" w:date="2020-05-20T21:52:00Z">
        <w:r w:rsidR="001653F3" w:rsidRPr="007C437A">
          <w:rPr>
            <w:rPrChange w:id="8692" w:author="Arthur Parmentier" w:date="2020-06-07T15:27:00Z">
              <w:rPr/>
            </w:rPrChange>
          </w:rPr>
          <w:t xml:space="preserve"> two steps</w:t>
        </w:r>
      </w:ins>
      <w:ins w:id="8693" w:author="Arthur Parmentier" w:date="2020-06-03T23:08:00Z">
        <w:r w:rsidRPr="007C437A">
          <w:rPr>
            <w:rPrChange w:id="8694" w:author="Arthur Parmentier" w:date="2020-06-07T15:27:00Z">
              <w:rPr/>
            </w:rPrChange>
          </w:rPr>
          <w:t xml:space="preserve"> are required after the sign has been defined</w:t>
        </w:r>
      </w:ins>
      <w:ins w:id="8695" w:author="Arthur Parmentier" w:date="2020-05-20T21:54:00Z">
        <w:r w:rsidR="00D17256" w:rsidRPr="007C437A">
          <w:rPr>
            <w:rPrChange w:id="8696" w:author="Arthur Parmentier" w:date="2020-06-07T15:27:00Z">
              <w:rPr/>
            </w:rPrChange>
          </w:rPr>
          <w:t>:</w:t>
        </w:r>
      </w:ins>
    </w:p>
    <w:p w:rsidR="002D466E" w:rsidRPr="007C437A" w:rsidRDefault="00A0616F" w:rsidP="001653F3">
      <w:pPr>
        <w:pStyle w:val="Paragraphedeliste"/>
        <w:numPr>
          <w:ilvl w:val="0"/>
          <w:numId w:val="32"/>
        </w:numPr>
        <w:rPr>
          <w:ins w:id="8697" w:author="Arthur Parmentier" w:date="2020-05-20T21:52:00Z"/>
          <w:rPrChange w:id="8698" w:author="Arthur Parmentier" w:date="2020-06-07T15:27:00Z">
            <w:rPr>
              <w:ins w:id="8699" w:author="Arthur Parmentier" w:date="2020-05-20T21:52:00Z"/>
            </w:rPr>
          </w:rPrChange>
        </w:rPr>
      </w:pPr>
      <w:ins w:id="8700" w:author="Arthur Parmentier" w:date="2020-05-20T21:53:00Z">
        <w:r w:rsidRPr="007C437A">
          <w:rPr>
            <w:rPrChange w:id="8701" w:author="Arthur Parmentier" w:date="2020-06-07T15:27:00Z">
              <w:rPr/>
            </w:rPrChange>
          </w:rPr>
          <w:t>Record</w:t>
        </w:r>
      </w:ins>
      <w:ins w:id="8702" w:author="Arthur Parmentier" w:date="2020-05-20T21:52:00Z">
        <w:r w:rsidR="001653F3" w:rsidRPr="007C437A">
          <w:rPr>
            <w:rPrChange w:id="8703" w:author="Arthur Parmentier" w:date="2020-06-07T15:27:00Z">
              <w:rPr/>
            </w:rPrChange>
          </w:rPr>
          <w:t xml:space="preserve"> </w:t>
        </w:r>
      </w:ins>
      <w:ins w:id="8704" w:author="Arthur Parmentier" w:date="2020-05-20T21:45:00Z">
        <w:r w:rsidR="002D466E" w:rsidRPr="007C437A">
          <w:rPr>
            <w:rPrChange w:id="8705" w:author="Arthur Parmentier" w:date="2020-06-07T15:27:00Z">
              <w:rPr/>
            </w:rPrChange>
          </w:rPr>
          <w:t>training examples</w:t>
        </w:r>
      </w:ins>
    </w:p>
    <w:p w:rsidR="001653F3" w:rsidRPr="007C437A" w:rsidRDefault="001653F3" w:rsidP="001653F3">
      <w:pPr>
        <w:pStyle w:val="Paragraphedeliste"/>
        <w:numPr>
          <w:ilvl w:val="0"/>
          <w:numId w:val="32"/>
        </w:numPr>
        <w:rPr>
          <w:ins w:id="8706" w:author="Arthur Parmentier" w:date="2020-06-03T23:09:00Z"/>
          <w:rPrChange w:id="8707" w:author="Arthur Parmentier" w:date="2020-06-07T15:27:00Z">
            <w:rPr>
              <w:ins w:id="8708" w:author="Arthur Parmentier" w:date="2020-06-03T23:09:00Z"/>
            </w:rPr>
          </w:rPrChange>
        </w:rPr>
      </w:pPr>
      <w:ins w:id="8709" w:author="Arthur Parmentier" w:date="2020-05-20T21:53:00Z">
        <w:r w:rsidRPr="007C437A">
          <w:rPr>
            <w:rPrChange w:id="8710" w:author="Arthur Parmentier" w:date="2020-06-07T15:27:00Z">
              <w:rPr/>
            </w:rPrChange>
          </w:rPr>
          <w:t>Program the virtual instrument itself</w:t>
        </w:r>
      </w:ins>
      <w:ins w:id="8711" w:author="Arthur Parmentier" w:date="2020-06-03T23:09:00Z">
        <w:r w:rsidR="00991C57" w:rsidRPr="007C437A">
          <w:rPr>
            <w:rPrChange w:id="8712" w:author="Arthur Parmentier" w:date="2020-06-07T15:27:00Z">
              <w:rPr/>
            </w:rPrChange>
          </w:rPr>
          <w:t xml:space="preserve"> to interpret the sign</w:t>
        </w:r>
      </w:ins>
    </w:p>
    <w:p w:rsidR="00991C57" w:rsidRPr="007C437A" w:rsidRDefault="00991C57">
      <w:pPr>
        <w:rPr>
          <w:ins w:id="8713" w:author="Arthur Parmentier" w:date="2020-05-20T21:54:00Z"/>
          <w:rPrChange w:id="8714" w:author="Arthur Parmentier" w:date="2020-06-07T15:27:00Z">
            <w:rPr>
              <w:ins w:id="8715" w:author="Arthur Parmentier" w:date="2020-05-20T21:54:00Z"/>
            </w:rPr>
          </w:rPrChange>
        </w:rPr>
        <w:pPrChange w:id="8716" w:author="Arthur Parmentier" w:date="2020-06-03T23:09:00Z">
          <w:pPr>
            <w:pStyle w:val="Paragraphedeliste"/>
            <w:numPr>
              <w:numId w:val="32"/>
            </w:numPr>
            <w:ind w:hanging="360"/>
          </w:pPr>
        </w:pPrChange>
      </w:pPr>
      <w:ins w:id="8717" w:author="Arthur Parmentier" w:date="2020-06-03T23:09:00Z">
        <w:r w:rsidRPr="007C437A">
          <w:rPr>
            <w:rPrChange w:id="8718" w:author="Arthur Parmentier" w:date="2020-06-07T15:27:00Z">
              <w:rPr/>
            </w:rPrChange>
          </w:rPr>
          <w:t>While the recording of training examples is an auto</w:t>
        </w:r>
      </w:ins>
      <w:ins w:id="8719" w:author="Arthur Parmentier" w:date="2020-06-03T23:10:00Z">
        <w:r w:rsidRPr="007C437A">
          <w:rPr>
            <w:rPrChange w:id="8720" w:author="Arthur Parmentier" w:date="2020-06-07T15:27:00Z">
              <w:rPr/>
            </w:rPrChange>
          </w:rPr>
          <w:t xml:space="preserve">mated process that simply involves pushing one button, the programming of the virtual instrument or device that the sign should control is outside the scope of the program. </w:t>
        </w:r>
      </w:ins>
      <w:ins w:id="8721" w:author="Arthur Parmentier" w:date="2020-06-03T23:11:00Z">
        <w:r w:rsidRPr="007C437A">
          <w:rPr>
            <w:rPrChange w:id="8722" w:author="Arthur Parmentier" w:date="2020-06-07T15:27:00Z">
              <w:rPr/>
            </w:rPrChange>
          </w:rPr>
          <w:t xml:space="preserve">For demo purposes, I have implemented myself the interpretation of some signs </w:t>
        </w:r>
        <w:r w:rsidRPr="007C437A">
          <w:rPr>
            <w:rPrChange w:id="8723" w:author="Arthur Parmentier" w:date="2020-06-07T15:27:00Z">
              <w:rPr/>
            </w:rPrChange>
          </w:rPr>
          <w:lastRenderedPageBreak/>
          <w:t xml:space="preserve">by Ableton Live and a simulation of an orchestra with the Bach Project, but </w:t>
        </w:r>
      </w:ins>
      <w:ins w:id="8724" w:author="Arthur Parmentier" w:date="2020-06-03T23:25:00Z">
        <w:r w:rsidR="006C424F" w:rsidRPr="007C437A">
          <w:rPr>
            <w:rPrChange w:id="8725" w:author="Arthur Parmentier" w:date="2020-06-07T15:27:00Z">
              <w:rPr/>
            </w:rPrChange>
          </w:rPr>
          <w:t>the connection with other devices must be implemen</w:t>
        </w:r>
      </w:ins>
      <w:ins w:id="8726" w:author="Arthur Parmentier" w:date="2020-06-03T23:26:00Z">
        <w:r w:rsidR="006C424F" w:rsidRPr="007C437A">
          <w:rPr>
            <w:rPrChange w:id="8727" w:author="Arthur Parmentier" w:date="2020-06-07T15:27:00Z">
              <w:rPr/>
            </w:rPrChange>
          </w:rPr>
          <w:t>ted later by the user himself.</w:t>
        </w:r>
      </w:ins>
      <w:ins w:id="8728" w:author="Arthur Parmentier" w:date="2020-06-03T23:11:00Z">
        <w:r w:rsidRPr="007C437A">
          <w:rPr>
            <w:rPrChange w:id="8729" w:author="Arthur Parmentier" w:date="2020-06-07T15:27:00Z">
              <w:rPr/>
            </w:rPrChange>
          </w:rPr>
          <w:t xml:space="preserve"> </w:t>
        </w:r>
      </w:ins>
    </w:p>
    <w:p w:rsidR="0051412E" w:rsidRPr="007C437A" w:rsidRDefault="0051412E">
      <w:pPr>
        <w:pStyle w:val="Titre4"/>
        <w:rPr>
          <w:ins w:id="8730" w:author="Arthur Parmentier" w:date="2020-06-03T23:39:00Z"/>
          <w:rPrChange w:id="8731" w:author="Arthur Parmentier" w:date="2020-06-07T15:27:00Z">
            <w:rPr>
              <w:ins w:id="8732" w:author="Arthur Parmentier" w:date="2020-06-03T23:39:00Z"/>
            </w:rPr>
          </w:rPrChange>
        </w:rPr>
        <w:pPrChange w:id="8733" w:author="Arthur Parmentier" w:date="2020-06-03T23:39:00Z">
          <w:pPr/>
        </w:pPrChange>
      </w:pPr>
      <w:ins w:id="8734" w:author="Arthur Parmentier" w:date="2020-06-03T23:39:00Z">
        <w:r w:rsidRPr="007C437A">
          <w:rPr>
            <w:rPrChange w:id="8735" w:author="Arthur Parmentier" w:date="2020-06-07T15:27:00Z">
              <w:rPr/>
            </w:rPrChange>
          </w:rPr>
          <w:t>Sign recording</w:t>
        </w:r>
      </w:ins>
    </w:p>
    <w:p w:rsidR="001222FB" w:rsidRPr="007C437A" w:rsidRDefault="00145F52" w:rsidP="00D17256">
      <w:pPr>
        <w:rPr>
          <w:ins w:id="8736" w:author="Arthur Parmentier" w:date="2020-05-20T22:23:00Z"/>
          <w:rPrChange w:id="8737" w:author="Arthur Parmentier" w:date="2020-06-07T15:27:00Z">
            <w:rPr>
              <w:ins w:id="8738" w:author="Arthur Parmentier" w:date="2020-05-20T22:23:00Z"/>
            </w:rPr>
          </w:rPrChange>
        </w:rPr>
      </w:pPr>
      <w:ins w:id="8739" w:author="Arthur Parmentier" w:date="2020-05-20T22:14:00Z">
        <w:r w:rsidRPr="007C437A">
          <w:rPr>
            <w:rPrChange w:id="8740" w:author="Arthur Parmentier" w:date="2020-06-07T15:27:00Z">
              <w:rPr/>
            </w:rPrChange>
          </w:rPr>
          <w:t xml:space="preserve">The user can choose to either define one sign at the time and </w:t>
        </w:r>
      </w:ins>
      <w:ins w:id="8741" w:author="Arthur Parmentier" w:date="2020-05-20T22:15:00Z">
        <w:r w:rsidRPr="007C437A">
          <w:rPr>
            <w:rPrChange w:id="8742" w:author="Arthur Parmentier" w:date="2020-06-07T15:27:00Z">
              <w:rPr/>
            </w:rPrChange>
          </w:rPr>
          <w:t>record one or several training examples for</w:t>
        </w:r>
      </w:ins>
      <w:ins w:id="8743" w:author="Arthur Parmentier" w:date="2020-05-20T22:14:00Z">
        <w:r w:rsidRPr="007C437A">
          <w:rPr>
            <w:rPrChange w:id="8744" w:author="Arthur Parmentier" w:date="2020-06-07T15:27:00Z">
              <w:rPr/>
            </w:rPrChange>
          </w:rPr>
          <w:t xml:space="preserve"> it, then saving the training </w:t>
        </w:r>
      </w:ins>
      <w:ins w:id="8745" w:author="Arthur Parmentier" w:date="2020-05-20T22:15:00Z">
        <w:r w:rsidRPr="007C437A">
          <w:rPr>
            <w:rPrChange w:id="8746" w:author="Arthur Parmentier" w:date="2020-06-07T15:27:00Z">
              <w:rPr/>
            </w:rPrChange>
          </w:rPr>
          <w:t xml:space="preserve">data and adding another sign… or directly define a list </w:t>
        </w:r>
      </w:ins>
      <w:ins w:id="8747" w:author="Arthur Parmentier" w:date="2020-05-20T22:16:00Z">
        <w:r w:rsidRPr="007C437A">
          <w:rPr>
            <w:rPrChange w:id="8748" w:author="Arthur Parmentier" w:date="2020-06-07T15:27:00Z">
              <w:rPr/>
            </w:rPrChange>
          </w:rPr>
          <w:t>of signs and recording all of them in the same session.</w:t>
        </w:r>
      </w:ins>
    </w:p>
    <w:p w:rsidR="00A83578" w:rsidRPr="007C437A" w:rsidRDefault="00A83578" w:rsidP="00D17256">
      <w:pPr>
        <w:rPr>
          <w:ins w:id="8749" w:author="Arthur Parmentier" w:date="2020-05-20T22:26:00Z"/>
          <w:rPrChange w:id="8750" w:author="Arthur Parmentier" w:date="2020-06-07T15:27:00Z">
            <w:rPr>
              <w:ins w:id="8751" w:author="Arthur Parmentier" w:date="2020-05-20T22:26:00Z"/>
            </w:rPr>
          </w:rPrChange>
        </w:rPr>
      </w:pPr>
      <w:ins w:id="8752" w:author="Arthur Parmentier" w:date="2020-05-20T22:23:00Z">
        <w:r w:rsidRPr="007C437A">
          <w:rPr>
            <w:rPrChange w:id="8753" w:author="Arthur Parmentier" w:date="2020-06-07T15:27:00Z">
              <w:rPr/>
            </w:rPrChange>
          </w:rPr>
          <w:t xml:space="preserve">The </w:t>
        </w:r>
      </w:ins>
      <w:ins w:id="8754" w:author="Arthur Parmentier" w:date="2020-05-20T22:25:00Z">
        <w:r w:rsidRPr="007C437A">
          <w:rPr>
            <w:rPrChange w:id="8755" w:author="Arthur Parmentier" w:date="2020-06-07T15:27:00Z">
              <w:rPr/>
            </w:rPrChange>
          </w:rPr>
          <w:t>recording session has the following form:</w:t>
        </w:r>
      </w:ins>
    </w:p>
    <w:p w:rsidR="00A83578" w:rsidRPr="007C437A" w:rsidRDefault="00A83578" w:rsidP="00A83578">
      <w:pPr>
        <w:pStyle w:val="Paragraphedeliste"/>
        <w:numPr>
          <w:ilvl w:val="1"/>
          <w:numId w:val="11"/>
        </w:numPr>
        <w:rPr>
          <w:ins w:id="8756" w:author="Arthur Parmentier" w:date="2020-05-20T22:26:00Z"/>
          <w:rPrChange w:id="8757" w:author="Arthur Parmentier" w:date="2020-06-07T15:27:00Z">
            <w:rPr>
              <w:ins w:id="8758" w:author="Arthur Parmentier" w:date="2020-05-20T22:26:00Z"/>
            </w:rPr>
          </w:rPrChange>
        </w:rPr>
      </w:pPr>
      <w:ins w:id="8759" w:author="Arthur Parmentier" w:date="2020-05-20T22:26:00Z">
        <w:r w:rsidRPr="007C437A">
          <w:rPr>
            <w:rPrChange w:id="8760" w:author="Arthur Parmentier" w:date="2020-06-07T15:27:00Z">
              <w:rPr/>
            </w:rPrChange>
          </w:rPr>
          <w:t>Initial preparation time</w:t>
        </w:r>
      </w:ins>
      <w:ins w:id="8761" w:author="Arthur Parmentier" w:date="2020-05-20T22:30:00Z">
        <w:r w:rsidRPr="007C437A">
          <w:rPr>
            <w:rPrChange w:id="8762" w:author="Arthur Parmentier" w:date="2020-06-07T15:27:00Z">
              <w:rPr/>
            </w:rPrChange>
          </w:rPr>
          <w:t xml:space="preserve"> of </w:t>
        </w:r>
      </w:ins>
      <w:ins w:id="8763" w:author="Arthur Parmentier" w:date="2020-05-20T22:31:00Z">
        <w:r w:rsidRPr="007C437A">
          <w:rPr>
            <w:i/>
            <w:iCs/>
            <w:rPrChange w:id="8764" w:author="Arthur Parmentier" w:date="2020-06-07T15:27:00Z">
              <w:rPr>
                <w:i/>
                <w:iCs/>
              </w:rPr>
            </w:rPrChange>
          </w:rPr>
          <w:t>I</w:t>
        </w:r>
      </w:ins>
      <w:ins w:id="8765" w:author="Arthur Parmentier" w:date="2020-05-20T22:30:00Z">
        <w:r w:rsidRPr="007C437A">
          <w:rPr>
            <w:rPrChange w:id="8766" w:author="Arthur Parmentier" w:date="2020-06-07T15:27:00Z">
              <w:rPr/>
            </w:rPrChange>
          </w:rPr>
          <w:t xml:space="preserve"> seconds</w:t>
        </w:r>
      </w:ins>
    </w:p>
    <w:p w:rsidR="00A83578" w:rsidRPr="007C437A" w:rsidRDefault="00A83578" w:rsidP="00A83578">
      <w:pPr>
        <w:pStyle w:val="Paragraphedeliste"/>
        <w:numPr>
          <w:ilvl w:val="1"/>
          <w:numId w:val="11"/>
        </w:numPr>
        <w:rPr>
          <w:ins w:id="8767" w:author="Arthur Parmentier" w:date="2020-05-20T22:28:00Z"/>
          <w:rPrChange w:id="8768" w:author="Arthur Parmentier" w:date="2020-06-07T15:27:00Z">
            <w:rPr>
              <w:ins w:id="8769" w:author="Arthur Parmentier" w:date="2020-05-20T22:28:00Z"/>
            </w:rPr>
          </w:rPrChange>
        </w:rPr>
      </w:pPr>
      <w:ins w:id="8770" w:author="Arthur Parmentier" w:date="2020-05-20T22:27:00Z">
        <w:r w:rsidRPr="007C437A">
          <w:rPr>
            <w:rPrChange w:id="8771" w:author="Arthur Parmentier" w:date="2020-06-07T15:27:00Z">
              <w:rPr/>
            </w:rPrChange>
          </w:rPr>
          <w:t xml:space="preserve">Each sign is recorded </w:t>
        </w:r>
        <w:r w:rsidRPr="007C437A">
          <w:rPr>
            <w:i/>
            <w:iCs/>
            <w:rPrChange w:id="8772" w:author="Arthur Parmentier" w:date="2020-06-07T15:27:00Z">
              <w:rPr/>
            </w:rPrChange>
          </w:rPr>
          <w:t>N</w:t>
        </w:r>
        <w:r w:rsidRPr="007C437A">
          <w:rPr>
            <w:rPrChange w:id="8773" w:author="Arthur Parmentier" w:date="2020-06-07T15:27:00Z">
              <w:rPr/>
            </w:rPrChange>
          </w:rPr>
          <w:t xml:space="preserve"> </w:t>
        </w:r>
      </w:ins>
      <w:ins w:id="8774" w:author="Arthur Parmentier" w:date="2020-05-20T22:28:00Z">
        <w:r w:rsidRPr="007C437A">
          <w:rPr>
            <w:rPrChange w:id="8775" w:author="Arthur Parmentier" w:date="2020-06-07T15:27:00Z">
              <w:rPr/>
            </w:rPrChange>
          </w:rPr>
          <w:t>times</w:t>
        </w:r>
      </w:ins>
      <w:ins w:id="8776" w:author="Arthur Parmentier" w:date="2020-05-20T22:29:00Z">
        <w:r w:rsidRPr="007C437A">
          <w:rPr>
            <w:rPrChange w:id="8777" w:author="Arthur Parmentier" w:date="2020-06-07T15:27:00Z">
              <w:rPr/>
            </w:rPrChange>
          </w:rPr>
          <w:t>, in the following loop:</w:t>
        </w:r>
      </w:ins>
    </w:p>
    <w:p w:rsidR="00A83578" w:rsidRPr="007C437A" w:rsidRDefault="00A83578" w:rsidP="00A83578">
      <w:pPr>
        <w:pStyle w:val="Paragraphedeliste"/>
        <w:numPr>
          <w:ilvl w:val="2"/>
          <w:numId w:val="11"/>
        </w:numPr>
        <w:rPr>
          <w:ins w:id="8778" w:author="Arthur Parmentier" w:date="2020-05-20T22:28:00Z"/>
          <w:rPrChange w:id="8779" w:author="Arthur Parmentier" w:date="2020-06-07T15:27:00Z">
            <w:rPr>
              <w:ins w:id="8780" w:author="Arthur Parmentier" w:date="2020-05-20T22:28:00Z"/>
            </w:rPr>
          </w:rPrChange>
        </w:rPr>
      </w:pPr>
      <w:ins w:id="8781" w:author="Arthur Parmentier" w:date="2020-05-20T22:29:00Z">
        <w:r w:rsidRPr="007C437A">
          <w:rPr>
            <w:rPrChange w:id="8782" w:author="Arthur Parmentier" w:date="2020-06-07T15:27:00Z">
              <w:rPr/>
            </w:rPrChange>
          </w:rPr>
          <w:t>The</w:t>
        </w:r>
      </w:ins>
      <w:ins w:id="8783" w:author="Arthur Parmentier" w:date="2020-05-20T22:28:00Z">
        <w:r w:rsidRPr="007C437A">
          <w:rPr>
            <w:rPrChange w:id="8784" w:author="Arthur Parmentier" w:date="2020-06-07T15:27:00Z">
              <w:rPr/>
            </w:rPrChange>
          </w:rPr>
          <w:t xml:space="preserve"> recording is launch</w:t>
        </w:r>
      </w:ins>
      <w:ins w:id="8785" w:author="Arthur Parmentier" w:date="2020-05-20T22:32:00Z">
        <w:r w:rsidRPr="007C437A">
          <w:rPr>
            <w:rPrChange w:id="8786" w:author="Arthur Parmentier" w:date="2020-06-07T15:27:00Z">
              <w:rPr/>
            </w:rPrChange>
          </w:rPr>
          <w:t>ed</w:t>
        </w:r>
      </w:ins>
      <w:ins w:id="8787" w:author="Arthur Parmentier" w:date="2020-05-20T22:28:00Z">
        <w:r w:rsidRPr="007C437A">
          <w:rPr>
            <w:rPrChange w:id="8788" w:author="Arthur Parmentier" w:date="2020-06-07T15:27:00Z">
              <w:rPr/>
            </w:rPrChange>
          </w:rPr>
          <w:t xml:space="preserve"> for </w:t>
        </w:r>
      </w:ins>
      <w:ins w:id="8789" w:author="Arthur Parmentier" w:date="2020-05-20T22:29:00Z">
        <w:r w:rsidRPr="007C437A">
          <w:rPr>
            <w:i/>
            <w:iCs/>
            <w:rPrChange w:id="8790" w:author="Arthur Parmentier" w:date="2020-06-07T15:27:00Z">
              <w:rPr/>
            </w:rPrChange>
          </w:rPr>
          <w:t>R</w:t>
        </w:r>
      </w:ins>
      <w:ins w:id="8791" w:author="Arthur Parmentier" w:date="2020-05-20T22:28:00Z">
        <w:r w:rsidRPr="007C437A">
          <w:rPr>
            <w:rPrChange w:id="8792" w:author="Arthur Parmentier" w:date="2020-06-07T15:27:00Z">
              <w:rPr/>
            </w:rPrChange>
          </w:rPr>
          <w:t xml:space="preserve"> seconds</w:t>
        </w:r>
      </w:ins>
    </w:p>
    <w:p w:rsidR="00A83578" w:rsidRPr="007C437A" w:rsidRDefault="0088440D" w:rsidP="00A83578">
      <w:pPr>
        <w:pStyle w:val="Paragraphedeliste"/>
        <w:numPr>
          <w:ilvl w:val="2"/>
          <w:numId w:val="11"/>
        </w:numPr>
        <w:rPr>
          <w:ins w:id="8793" w:author="Arthur Parmentier" w:date="2020-05-20T22:30:00Z"/>
          <w:rPrChange w:id="8794" w:author="Arthur Parmentier" w:date="2020-06-07T15:27:00Z">
            <w:rPr>
              <w:ins w:id="8795" w:author="Arthur Parmentier" w:date="2020-05-20T22:30:00Z"/>
            </w:rPr>
          </w:rPrChange>
        </w:rPr>
      </w:pPr>
      <w:ins w:id="8796" w:author="Arthur Parmentier" w:date="2020-05-21T09:49:00Z">
        <w:r w:rsidRPr="007C437A">
          <w:rPr>
            <w:rPrChange w:id="8797" w:author="Arthur Parmentier" w:date="2020-06-07T15:27:00Z">
              <w:rPr/>
            </w:rPrChange>
          </w:rPr>
          <w:t>Break (preparation time for next recording) of</w:t>
        </w:r>
      </w:ins>
      <w:ins w:id="8798" w:author="Arthur Parmentier" w:date="2020-05-20T22:29:00Z">
        <w:r w:rsidR="00A83578" w:rsidRPr="007C437A">
          <w:rPr>
            <w:rPrChange w:id="8799" w:author="Arthur Parmentier" w:date="2020-06-07T15:27:00Z">
              <w:rPr/>
            </w:rPrChange>
          </w:rPr>
          <w:t xml:space="preserve"> </w:t>
        </w:r>
        <w:r w:rsidR="00A83578" w:rsidRPr="007C437A">
          <w:rPr>
            <w:i/>
            <w:iCs/>
            <w:rPrChange w:id="8800" w:author="Arthur Parmentier" w:date="2020-06-07T15:27:00Z">
              <w:rPr/>
            </w:rPrChange>
          </w:rPr>
          <w:t>P</w:t>
        </w:r>
        <w:r w:rsidR="00A83578" w:rsidRPr="007C437A">
          <w:rPr>
            <w:rPrChange w:id="8801" w:author="Arthur Parmentier" w:date="2020-06-07T15:27:00Z">
              <w:rPr/>
            </w:rPrChange>
          </w:rPr>
          <w:t xml:space="preserve"> seconds</w:t>
        </w:r>
      </w:ins>
    </w:p>
    <w:p w:rsidR="00A83578" w:rsidRPr="007C437A" w:rsidRDefault="00A83578" w:rsidP="00A83578">
      <w:pPr>
        <w:rPr>
          <w:ins w:id="8802" w:author="Arthur Parmentier" w:date="2020-05-20T22:43:00Z"/>
          <w:rPrChange w:id="8803" w:author="Arthur Parmentier" w:date="2020-06-07T15:27:00Z">
            <w:rPr>
              <w:ins w:id="8804" w:author="Arthur Parmentier" w:date="2020-05-20T22:43:00Z"/>
            </w:rPr>
          </w:rPrChange>
        </w:rPr>
      </w:pPr>
      <w:ins w:id="8805" w:author="Arthur Parmentier" w:date="2020-05-20T22:31:00Z">
        <w:r w:rsidRPr="007C437A">
          <w:rPr>
            <w:rPrChange w:id="8806" w:author="Arthur Parmentier" w:date="2020-06-07T15:27:00Z">
              <w:rPr/>
            </w:rPrChange>
          </w:rPr>
          <w:t xml:space="preserve">The user can change the values of </w:t>
        </w:r>
      </w:ins>
      <w:ins w:id="8807" w:author="Arthur Parmentier" w:date="2020-05-20T22:32:00Z">
        <w:r w:rsidRPr="007C437A">
          <w:rPr>
            <w:i/>
            <w:iCs/>
            <w:rPrChange w:id="8808" w:author="Arthur Parmentier" w:date="2020-06-07T15:27:00Z">
              <w:rPr>
                <w:i/>
                <w:iCs/>
              </w:rPr>
            </w:rPrChange>
          </w:rPr>
          <w:t>0&lt;</w:t>
        </w:r>
      </w:ins>
      <w:ins w:id="8809" w:author="Arthur Parmentier" w:date="2020-05-20T22:31:00Z">
        <w:r w:rsidRPr="007C437A">
          <w:rPr>
            <w:i/>
            <w:iCs/>
            <w:rPrChange w:id="8810" w:author="Arthur Parmentier" w:date="2020-06-07T15:27:00Z">
              <w:rPr>
                <w:i/>
                <w:iCs/>
              </w:rPr>
            </w:rPrChange>
          </w:rPr>
          <w:t xml:space="preserve">I, </w:t>
        </w:r>
      </w:ins>
      <w:ins w:id="8811" w:author="Arthur Parmentier" w:date="2020-05-20T22:32:00Z">
        <w:r w:rsidRPr="007C437A">
          <w:rPr>
            <w:i/>
            <w:iCs/>
            <w:rPrChange w:id="8812" w:author="Arthur Parmentier" w:date="2020-06-07T15:27:00Z">
              <w:rPr>
                <w:i/>
                <w:iCs/>
              </w:rPr>
            </w:rPrChange>
          </w:rPr>
          <w:t>0&lt;</w:t>
        </w:r>
      </w:ins>
      <w:ins w:id="8813" w:author="Arthur Parmentier" w:date="2020-05-20T22:31:00Z">
        <w:r w:rsidRPr="007C437A">
          <w:rPr>
            <w:i/>
            <w:iCs/>
            <w:rPrChange w:id="8814" w:author="Arthur Parmentier" w:date="2020-06-07T15:27:00Z">
              <w:rPr>
                <w:i/>
                <w:iCs/>
              </w:rPr>
            </w:rPrChange>
          </w:rPr>
          <w:t xml:space="preserve">N, </w:t>
        </w:r>
      </w:ins>
      <w:ins w:id="8815" w:author="Arthur Parmentier" w:date="2020-05-20T22:32:00Z">
        <w:r w:rsidRPr="007C437A">
          <w:rPr>
            <w:i/>
            <w:iCs/>
            <w:rPrChange w:id="8816" w:author="Arthur Parmentier" w:date="2020-06-07T15:27:00Z">
              <w:rPr>
                <w:i/>
                <w:iCs/>
              </w:rPr>
            </w:rPrChange>
          </w:rPr>
          <w:t>0&lt;</w:t>
        </w:r>
      </w:ins>
      <w:ins w:id="8817" w:author="Arthur Parmentier" w:date="2020-05-20T22:31:00Z">
        <w:r w:rsidRPr="007C437A">
          <w:rPr>
            <w:i/>
            <w:iCs/>
            <w:rPrChange w:id="8818" w:author="Arthur Parmentier" w:date="2020-06-07T15:27:00Z">
              <w:rPr>
                <w:i/>
                <w:iCs/>
              </w:rPr>
            </w:rPrChange>
          </w:rPr>
          <w:t>R</w:t>
        </w:r>
      </w:ins>
      <w:ins w:id="8819" w:author="Arthur Parmentier" w:date="2020-05-20T22:32:00Z">
        <w:r w:rsidRPr="007C437A">
          <w:rPr>
            <w:i/>
            <w:iCs/>
            <w:rPrChange w:id="8820" w:author="Arthur Parmentier" w:date="2020-06-07T15:27:00Z">
              <w:rPr>
                <w:i/>
                <w:iCs/>
              </w:rPr>
            </w:rPrChange>
          </w:rPr>
          <w:t>&lt;5</w:t>
        </w:r>
      </w:ins>
      <w:ins w:id="8821" w:author="Arthur Parmentier" w:date="2020-05-20T22:33:00Z">
        <w:r w:rsidR="005325E0" w:rsidRPr="007C437A">
          <w:rPr>
            <w:rStyle w:val="Appelnotedebasdep"/>
            <w:i/>
            <w:iCs/>
            <w:rPrChange w:id="8822" w:author="Arthur Parmentier" w:date="2020-06-07T15:27:00Z">
              <w:rPr>
                <w:rStyle w:val="Appelnotedebasdep"/>
                <w:i/>
                <w:iCs/>
              </w:rPr>
            </w:rPrChange>
          </w:rPr>
          <w:footnoteReference w:id="47"/>
        </w:r>
      </w:ins>
      <w:ins w:id="8839" w:author="Arthur Parmentier" w:date="2020-05-20T22:31:00Z">
        <w:r w:rsidRPr="007C437A">
          <w:rPr>
            <w:i/>
            <w:iCs/>
            <w:rPrChange w:id="8840" w:author="Arthur Parmentier" w:date="2020-06-07T15:27:00Z">
              <w:rPr>
                <w:i/>
                <w:iCs/>
              </w:rPr>
            </w:rPrChange>
          </w:rPr>
          <w:t xml:space="preserve"> </w:t>
        </w:r>
        <w:r w:rsidRPr="007C437A">
          <w:rPr>
            <w:rPrChange w:id="8841" w:author="Arthur Parmentier" w:date="2020-06-07T15:27:00Z">
              <w:rPr/>
            </w:rPrChange>
          </w:rPr>
          <w:t xml:space="preserve">and </w:t>
        </w:r>
      </w:ins>
      <w:ins w:id="8842" w:author="Arthur Parmentier" w:date="2020-05-20T22:32:00Z">
        <w:r w:rsidRPr="007C437A">
          <w:rPr>
            <w:rPrChange w:id="8843" w:author="Arthur Parmentier" w:date="2020-06-07T15:27:00Z">
              <w:rPr/>
            </w:rPrChange>
          </w:rPr>
          <w:t>0&lt;</w:t>
        </w:r>
      </w:ins>
      <w:ins w:id="8844" w:author="Arthur Parmentier" w:date="2020-05-20T22:31:00Z">
        <w:r w:rsidRPr="007C437A">
          <w:rPr>
            <w:i/>
            <w:iCs/>
            <w:rPrChange w:id="8845" w:author="Arthur Parmentier" w:date="2020-06-07T15:27:00Z">
              <w:rPr>
                <w:i/>
                <w:iCs/>
              </w:rPr>
            </w:rPrChange>
          </w:rPr>
          <w:t>P</w:t>
        </w:r>
        <w:r w:rsidRPr="007C437A">
          <w:rPr>
            <w:rPrChange w:id="8846" w:author="Arthur Parmentier" w:date="2020-06-07T15:27:00Z">
              <w:rPr/>
            </w:rPrChange>
          </w:rPr>
          <w:t xml:space="preserve"> according to his needs.</w:t>
        </w:r>
      </w:ins>
    </w:p>
    <w:p w:rsidR="00937092" w:rsidRPr="007C437A" w:rsidRDefault="004256FE">
      <w:pPr>
        <w:rPr>
          <w:ins w:id="8847" w:author="Arthur Parmentier" w:date="2020-05-21T09:56:00Z"/>
          <w:rPrChange w:id="8848" w:author="Arthur Parmentier" w:date="2020-06-07T15:27:00Z">
            <w:rPr>
              <w:ins w:id="8849" w:author="Arthur Parmentier" w:date="2020-05-21T09:56:00Z"/>
            </w:rPr>
          </w:rPrChange>
        </w:rPr>
      </w:pPr>
      <w:ins w:id="8850" w:author="Arthur Parmentier" w:date="2020-05-21T09:53:00Z">
        <w:r w:rsidRPr="007C437A">
          <w:rPr>
            <w:rPrChange w:id="8851" w:author="Arthur Parmentier" w:date="2020-06-07T15:27:00Z">
              <w:rPr/>
            </w:rPrChange>
          </w:rPr>
          <w:t>Each record</w:t>
        </w:r>
      </w:ins>
      <w:ins w:id="8852" w:author="Arthur Parmentier" w:date="2020-05-22T09:23:00Z">
        <w:r w:rsidR="00A87845" w:rsidRPr="007C437A">
          <w:rPr>
            <w:rPrChange w:id="8853" w:author="Arthur Parmentier" w:date="2020-06-07T15:27:00Z">
              <w:rPr/>
            </w:rPrChange>
          </w:rPr>
          <w:t>ing</w:t>
        </w:r>
      </w:ins>
      <w:ins w:id="8854" w:author="Arthur Parmentier" w:date="2020-05-21T09:53:00Z">
        <w:r w:rsidRPr="007C437A">
          <w:rPr>
            <w:rPrChange w:id="8855" w:author="Arthur Parmentier" w:date="2020-06-07T15:27:00Z">
              <w:rPr/>
            </w:rPrChange>
          </w:rPr>
          <w:t xml:space="preserve"> </w:t>
        </w:r>
      </w:ins>
      <w:ins w:id="8856" w:author="Arthur Parmentier" w:date="2020-05-22T09:24:00Z">
        <w:r w:rsidR="00A728E6" w:rsidRPr="007C437A">
          <w:rPr>
            <w:rPrChange w:id="8857" w:author="Arthur Parmentier" w:date="2020-06-07T15:27:00Z">
              <w:rPr/>
            </w:rPrChange>
          </w:rPr>
          <w:t>takes place in</w:t>
        </w:r>
      </w:ins>
      <w:ins w:id="8858" w:author="Arthur Parmentier" w:date="2020-05-21T09:54:00Z">
        <w:r w:rsidRPr="007C437A">
          <w:rPr>
            <w:rPrChange w:id="8859" w:author="Arthur Parmentier" w:date="2020-06-07T15:27:00Z">
              <w:rPr/>
            </w:rPrChange>
          </w:rPr>
          <w:t xml:space="preserve"> a different buffer of the Multiple Buffer (MuBu) object</w:t>
        </w:r>
      </w:ins>
      <w:ins w:id="8860" w:author="Arthur Parmentier" w:date="2020-06-03T23:27:00Z">
        <w:r w:rsidR="001B372B" w:rsidRPr="007C437A">
          <w:rPr>
            <w:rPrChange w:id="8861" w:author="Arthur Parmentier" w:date="2020-06-07T15:27:00Z">
              <w:rPr/>
            </w:rPrChange>
          </w:rPr>
          <w:t>s (one Mubu object per model</w:t>
        </w:r>
        <w:r w:rsidR="001B372B" w:rsidRPr="007C437A">
          <w:rPr>
            <w:rStyle w:val="Appelnotedebasdep"/>
            <w:rPrChange w:id="8862" w:author="Arthur Parmentier" w:date="2020-06-07T15:27:00Z">
              <w:rPr>
                <w:rStyle w:val="Appelnotedebasdep"/>
              </w:rPr>
            </w:rPrChange>
          </w:rPr>
          <w:footnoteReference w:id="48"/>
        </w:r>
        <w:r w:rsidR="001B372B" w:rsidRPr="007C437A">
          <w:rPr>
            <w:rPrChange w:id="8868" w:author="Arthur Parmentier" w:date="2020-06-07T15:27:00Z">
              <w:rPr/>
            </w:rPrChange>
          </w:rPr>
          <w:t>)</w:t>
        </w:r>
      </w:ins>
      <w:ins w:id="8869" w:author="Arthur Parmentier" w:date="2020-05-21T09:54:00Z">
        <w:r w:rsidRPr="007C437A">
          <w:rPr>
            <w:rPrChange w:id="8870" w:author="Arthur Parmentier" w:date="2020-06-07T15:27:00Z">
              <w:rPr/>
            </w:rPrChange>
          </w:rPr>
          <w:t xml:space="preserve"> and </w:t>
        </w:r>
      </w:ins>
      <w:ins w:id="8871" w:author="Arthur Parmentier" w:date="2020-05-21T09:51:00Z">
        <w:r w:rsidRPr="007C437A">
          <w:rPr>
            <w:rPrChange w:id="8872" w:author="Arthur Parmentier" w:date="2020-06-07T15:27:00Z">
              <w:rPr/>
            </w:rPrChange>
          </w:rPr>
          <w:t>ea</w:t>
        </w:r>
      </w:ins>
      <w:ins w:id="8873" w:author="Arthur Parmentier" w:date="2020-05-21T09:52:00Z">
        <w:r w:rsidRPr="007C437A">
          <w:rPr>
            <w:rPrChange w:id="8874" w:author="Arthur Parmentier" w:date="2020-06-07T15:27:00Z">
              <w:rPr/>
            </w:rPrChange>
          </w:rPr>
          <w:t>ch active input data</w:t>
        </w:r>
      </w:ins>
      <w:ins w:id="8875" w:author="Arthur Parmentier" w:date="2020-05-21T09:51:00Z">
        <w:r w:rsidRPr="007C437A">
          <w:rPr>
            <w:rPrChange w:id="8876" w:author="Arthur Parmentier" w:date="2020-06-07T15:27:00Z">
              <w:rPr/>
            </w:rPrChange>
          </w:rPr>
          <w:t xml:space="preserve"> </w:t>
        </w:r>
      </w:ins>
      <w:ins w:id="8877" w:author="Arthur Parmentier" w:date="2020-05-21T09:52:00Z">
        <w:r w:rsidRPr="007C437A">
          <w:rPr>
            <w:rPrChange w:id="8878" w:author="Arthur Parmentier" w:date="2020-06-07T15:27:00Z">
              <w:rPr/>
            </w:rPrChange>
          </w:rPr>
          <w:t>is</w:t>
        </w:r>
      </w:ins>
      <w:ins w:id="8879" w:author="Arthur Parmentier" w:date="2020-05-21T09:51:00Z">
        <w:r w:rsidRPr="007C437A">
          <w:rPr>
            <w:rPrChange w:id="8880" w:author="Arthur Parmentier" w:date="2020-06-07T15:27:00Z">
              <w:rPr/>
            </w:rPrChange>
          </w:rPr>
          <w:t xml:space="preserve"> saved into</w:t>
        </w:r>
      </w:ins>
      <w:ins w:id="8881" w:author="Arthur Parmentier" w:date="2020-05-21T09:52:00Z">
        <w:r w:rsidRPr="007C437A">
          <w:rPr>
            <w:rPrChange w:id="8882" w:author="Arthur Parmentier" w:date="2020-06-07T15:27:00Z">
              <w:rPr/>
            </w:rPrChange>
          </w:rPr>
          <w:t xml:space="preserve"> a different </w:t>
        </w:r>
      </w:ins>
      <w:ins w:id="8883" w:author="Arthur Parmentier" w:date="2020-05-21T09:54:00Z">
        <w:r w:rsidRPr="007C437A">
          <w:rPr>
            <w:rPrChange w:id="8884" w:author="Arthur Parmentier" w:date="2020-06-07T15:27:00Z">
              <w:rPr/>
            </w:rPrChange>
          </w:rPr>
          <w:t xml:space="preserve">track. The user can </w:t>
        </w:r>
      </w:ins>
      <w:ins w:id="8885" w:author="Arthur Parmentier" w:date="2020-05-21T09:55:00Z">
        <w:r w:rsidRPr="007C437A">
          <w:rPr>
            <w:rPrChange w:id="8886" w:author="Arthur Parmentier" w:date="2020-06-07T15:27:00Z">
              <w:rPr/>
            </w:rPrChange>
          </w:rPr>
          <w:t>na</w:t>
        </w:r>
      </w:ins>
      <w:ins w:id="8887" w:author="Arthur Parmentier" w:date="2020-05-21T09:56:00Z">
        <w:r w:rsidRPr="007C437A">
          <w:rPr>
            <w:rPrChange w:id="8888" w:author="Arthur Parmentier" w:date="2020-06-07T15:27:00Z">
              <w:rPr/>
            </w:rPrChange>
          </w:rPr>
          <w:t>vigate</w:t>
        </w:r>
      </w:ins>
      <w:ins w:id="8889" w:author="Arthur Parmentier" w:date="2020-05-21T09:55:00Z">
        <w:r w:rsidRPr="007C437A">
          <w:rPr>
            <w:rPrChange w:id="8890" w:author="Arthur Parmentier" w:date="2020-06-07T15:27:00Z">
              <w:rPr/>
            </w:rPrChange>
          </w:rPr>
          <w:t xml:space="preserve"> the recorded data in each buffer and track using the Multiple Buffer Interface (Imubu object)</w:t>
        </w:r>
      </w:ins>
      <w:ins w:id="8891" w:author="Arthur Parmentier" w:date="2020-05-21T09:56:00Z">
        <w:r w:rsidRPr="007C437A">
          <w:rPr>
            <w:rPrChange w:id="8892" w:author="Arthur Parmentier" w:date="2020-06-07T15:27:00Z">
              <w:rPr/>
            </w:rPrChange>
          </w:rPr>
          <w:t>.</w:t>
        </w:r>
      </w:ins>
    </w:p>
    <w:p w:rsidR="0051412E" w:rsidRPr="007C437A" w:rsidRDefault="00EA7F1C">
      <w:pPr>
        <w:keepNext/>
        <w:rPr>
          <w:ins w:id="8893" w:author="Arthur Parmentier" w:date="2020-06-03T23:37:00Z"/>
          <w:rPrChange w:id="8894" w:author="Arthur Parmentier" w:date="2020-06-07T15:27:00Z">
            <w:rPr>
              <w:ins w:id="8895" w:author="Arthur Parmentier" w:date="2020-06-03T23:37:00Z"/>
            </w:rPr>
          </w:rPrChange>
        </w:rPr>
        <w:pPrChange w:id="8896" w:author="Arthur Parmentier" w:date="2020-06-03T23:37:00Z">
          <w:pPr/>
        </w:pPrChange>
      </w:pPr>
      <w:ins w:id="8897" w:author="Arthur Parmentier" w:date="2020-06-03T23:36:00Z">
        <w:r w:rsidRPr="007C437A">
          <w:rPr>
            <w:rPrChange w:id="8898" w:author="Arthur Parmentier" w:date="2020-06-07T15:27:00Z">
              <w:rPr>
                <w:noProof/>
              </w:rPr>
            </w:rPrChange>
          </w:rPr>
          <w:drawing>
            <wp:inline distT="0" distB="0" distL="0" distR="0">
              <wp:extent cx="6188710" cy="3032760"/>
              <wp:effectExtent l="0" t="0" r="2540" b="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bu.PNG"/>
                      <pic:cNvPicPr/>
                    </pic:nvPicPr>
                    <pic:blipFill>
                      <a:blip r:embed="rId26">
                        <a:extLst>
                          <a:ext uri="{28A0092B-C50C-407E-A947-70E740481C1C}">
                            <a14:useLocalDpi xmlns:a14="http://schemas.microsoft.com/office/drawing/2010/main" val="0"/>
                          </a:ext>
                        </a:extLst>
                      </a:blip>
                      <a:stretch>
                        <a:fillRect/>
                      </a:stretch>
                    </pic:blipFill>
                    <pic:spPr>
                      <a:xfrm>
                        <a:off x="0" y="0"/>
                        <a:ext cx="6188710" cy="3032760"/>
                      </a:xfrm>
                      <a:prstGeom prst="rect">
                        <a:avLst/>
                      </a:prstGeom>
                    </pic:spPr>
                  </pic:pic>
                </a:graphicData>
              </a:graphic>
            </wp:inline>
          </w:drawing>
        </w:r>
      </w:ins>
    </w:p>
    <w:p w:rsidR="00EA7F1C" w:rsidRPr="007C437A" w:rsidRDefault="0051412E">
      <w:pPr>
        <w:pStyle w:val="Lgende"/>
        <w:rPr>
          <w:ins w:id="8899" w:author="Arthur Parmentier" w:date="2020-06-03T23:36:00Z"/>
          <w:rPrChange w:id="8900" w:author="Arthur Parmentier" w:date="2020-06-07T15:27:00Z">
            <w:rPr>
              <w:ins w:id="8901" w:author="Arthur Parmentier" w:date="2020-06-03T23:36:00Z"/>
            </w:rPr>
          </w:rPrChange>
        </w:rPr>
        <w:pPrChange w:id="8902" w:author="Arthur Parmentier" w:date="2020-06-03T23:37:00Z">
          <w:pPr/>
        </w:pPrChange>
      </w:pPr>
      <w:ins w:id="8903" w:author="Arthur Parmentier" w:date="2020-06-03T23:37:00Z">
        <w:r w:rsidRPr="007C437A">
          <w:rPr>
            <w:rPrChange w:id="8904" w:author="Arthur Parmentier" w:date="2020-06-07T15:27:00Z">
              <w:rPr/>
            </w:rPrChange>
          </w:rPr>
          <w:t xml:space="preserve">Figure </w:t>
        </w:r>
        <w:r w:rsidRPr="007C437A">
          <w:rPr>
            <w:rPrChange w:id="8905" w:author="Arthur Parmentier" w:date="2020-06-07T15:27:00Z">
              <w:rPr/>
            </w:rPrChange>
          </w:rPr>
          <w:fldChar w:fldCharType="begin"/>
        </w:r>
        <w:r w:rsidRPr="007C437A">
          <w:rPr>
            <w:rPrChange w:id="8906" w:author="Arthur Parmentier" w:date="2020-06-07T15:27:00Z">
              <w:rPr/>
            </w:rPrChange>
          </w:rPr>
          <w:instrText xml:space="preserve"> SEQ Figure \* ARABIC </w:instrText>
        </w:r>
      </w:ins>
      <w:r w:rsidRPr="007C437A">
        <w:rPr>
          <w:rPrChange w:id="8907" w:author="Arthur Parmentier" w:date="2020-06-07T15:27:00Z">
            <w:rPr/>
          </w:rPrChange>
        </w:rPr>
        <w:fldChar w:fldCharType="separate"/>
      </w:r>
      <w:ins w:id="8908" w:author="Arthur Parmentier" w:date="2020-06-05T21:05:00Z">
        <w:r w:rsidR="001C2AA6" w:rsidRPr="007C437A">
          <w:rPr>
            <w:rPrChange w:id="8909" w:author="Arthur Parmentier" w:date="2020-06-07T15:27:00Z">
              <w:rPr>
                <w:noProof/>
              </w:rPr>
            </w:rPrChange>
          </w:rPr>
          <w:t>8</w:t>
        </w:r>
      </w:ins>
      <w:ins w:id="8910" w:author="Arthur Parmentier" w:date="2020-06-03T23:37:00Z">
        <w:r w:rsidRPr="007C437A">
          <w:rPr>
            <w:rPrChange w:id="8911" w:author="Arthur Parmentier" w:date="2020-06-07T15:27:00Z">
              <w:rPr/>
            </w:rPrChange>
          </w:rPr>
          <w:fldChar w:fldCharType="end"/>
        </w:r>
        <w:r w:rsidRPr="007C437A">
          <w:rPr>
            <w:rPrChange w:id="8912" w:author="Arthur Parmentier" w:date="2020-06-07T15:27:00Z">
              <w:rPr/>
            </w:rPrChange>
          </w:rPr>
          <w:t xml:space="preserve"> Imubu controls and interface.</w:t>
        </w:r>
      </w:ins>
    </w:p>
    <w:p w:rsidR="00D17256" w:rsidRPr="007C437A" w:rsidRDefault="004256FE">
      <w:pPr>
        <w:rPr>
          <w:ins w:id="8913" w:author="Arthur Parmentier" w:date="2020-05-21T10:01:00Z"/>
          <w:rPrChange w:id="8914" w:author="Arthur Parmentier" w:date="2020-06-07T15:27:00Z">
            <w:rPr>
              <w:ins w:id="8915" w:author="Arthur Parmentier" w:date="2020-05-21T10:01:00Z"/>
            </w:rPr>
          </w:rPrChange>
        </w:rPr>
      </w:pPr>
      <w:ins w:id="8916" w:author="Arthur Parmentier" w:date="2020-05-21T09:57:00Z">
        <w:r w:rsidRPr="007C437A">
          <w:rPr>
            <w:rPrChange w:id="8917" w:author="Arthur Parmentier" w:date="2020-06-07T15:27:00Z">
              <w:rPr/>
            </w:rPrChange>
          </w:rPr>
          <w:lastRenderedPageBreak/>
          <w:t>After the recording session, the data contained in a given track of a gi</w:t>
        </w:r>
      </w:ins>
      <w:ins w:id="8918" w:author="Arthur Parmentier" w:date="2020-05-21T09:58:00Z">
        <w:r w:rsidRPr="007C437A">
          <w:rPr>
            <w:rPrChange w:id="8919" w:author="Arthur Parmentier" w:date="2020-06-07T15:27:00Z">
              <w:rPr/>
            </w:rPrChange>
          </w:rPr>
          <w:t xml:space="preserve">ven buffer corresponds to </w:t>
        </w:r>
      </w:ins>
      <w:ins w:id="8920" w:author="Arthur Parmentier" w:date="2020-05-20T21:54:00Z">
        <w:r w:rsidR="00D17256" w:rsidRPr="007C437A">
          <w:rPr>
            <w:rPrChange w:id="8921" w:author="Arthur Parmentier" w:date="2020-06-07T15:27:00Z">
              <w:rPr/>
            </w:rPrChange>
          </w:rPr>
          <w:t xml:space="preserve">a </w:t>
        </w:r>
      </w:ins>
      <w:ins w:id="8922" w:author="Arthur Parmentier" w:date="2020-05-21T09:58:00Z">
        <w:r w:rsidRPr="007C437A">
          <w:rPr>
            <w:rPrChange w:id="8923" w:author="Arthur Parmentier" w:date="2020-06-07T15:27:00Z">
              <w:rPr/>
            </w:rPrChange>
          </w:rPr>
          <w:t>(</w:t>
        </w:r>
      </w:ins>
      <w:ins w:id="8924" w:author="Arthur Parmentier" w:date="2020-05-20T21:54:00Z">
        <w:r w:rsidR="00D17256" w:rsidRPr="007C437A">
          <w:rPr>
            <w:rPrChange w:id="8925" w:author="Arthur Parmentier" w:date="2020-06-07T15:27:00Z">
              <w:rPr/>
            </w:rPrChange>
          </w:rPr>
          <w:t>N</w:t>
        </w:r>
      </w:ins>
      <w:ins w:id="8926" w:author="Arthur Parmentier" w:date="2020-05-21T09:58:00Z">
        <w:r w:rsidRPr="007C437A">
          <w:rPr>
            <w:rPrChange w:id="8927" w:author="Arthur Parmentier" w:date="2020-06-07T15:27:00Z">
              <w:rPr/>
            </w:rPrChange>
          </w:rPr>
          <w:t>+1)</w:t>
        </w:r>
      </w:ins>
      <w:ins w:id="8928" w:author="Arthur Parmentier" w:date="2020-05-21T10:13:00Z">
        <w:r w:rsidR="0008549C" w:rsidRPr="007C437A">
          <w:rPr>
            <w:rPrChange w:id="8929" w:author="Arthur Parmentier" w:date="2020-06-07T15:27:00Z">
              <w:rPr/>
            </w:rPrChange>
          </w:rPr>
          <w:t xml:space="preserve"> </w:t>
        </w:r>
      </w:ins>
      <w:ins w:id="8930" w:author="Arthur Parmentier" w:date="2020-05-20T21:54:00Z">
        <w:r w:rsidR="00D17256" w:rsidRPr="007C437A">
          <w:rPr>
            <w:rPrChange w:id="8931" w:author="Arthur Parmentier" w:date="2020-06-07T15:27:00Z">
              <w:rPr/>
            </w:rPrChange>
          </w:rPr>
          <w:t>x</w:t>
        </w:r>
      </w:ins>
      <w:ins w:id="8932" w:author="Arthur Parmentier" w:date="2020-05-21T10:13:00Z">
        <w:r w:rsidR="0008549C" w:rsidRPr="007C437A">
          <w:rPr>
            <w:rPrChange w:id="8933" w:author="Arthur Parmentier" w:date="2020-06-07T15:27:00Z">
              <w:rPr/>
            </w:rPrChange>
          </w:rPr>
          <w:t xml:space="preserve"> </w:t>
        </w:r>
      </w:ins>
      <w:ins w:id="8934" w:author="Arthur Parmentier" w:date="2020-05-20T21:54:00Z">
        <w:r w:rsidR="00D17256" w:rsidRPr="007C437A">
          <w:rPr>
            <w:rPrChange w:id="8935" w:author="Arthur Parmentier" w:date="2020-06-07T15:27:00Z">
              <w:rPr/>
            </w:rPrChange>
          </w:rPr>
          <w:t xml:space="preserve">L matrix with N being the number of dimensions of </w:t>
        </w:r>
      </w:ins>
      <w:ins w:id="8936" w:author="Arthur Parmentier" w:date="2020-05-21T09:58:00Z">
        <w:r w:rsidRPr="007C437A">
          <w:rPr>
            <w:rPrChange w:id="8937" w:author="Arthur Parmentier" w:date="2020-06-07T15:27:00Z">
              <w:rPr/>
            </w:rPrChange>
          </w:rPr>
          <w:t>the corresponding</w:t>
        </w:r>
      </w:ins>
      <w:ins w:id="8938" w:author="Arthur Parmentier" w:date="2020-05-20T21:54:00Z">
        <w:r w:rsidR="00D17256" w:rsidRPr="007C437A">
          <w:rPr>
            <w:rPrChange w:id="8939" w:author="Arthur Parmentier" w:date="2020-06-07T15:27:00Z">
              <w:rPr/>
            </w:rPrChange>
          </w:rPr>
          <w:t xml:space="preserve"> input and L being the number of steps in the recording sequence (sampling rate x duration of the sequence)</w:t>
        </w:r>
      </w:ins>
      <w:ins w:id="8940" w:author="Arthur Parmentier" w:date="2020-05-21T09:58:00Z">
        <w:r w:rsidRPr="007C437A">
          <w:rPr>
            <w:rPrChange w:id="8941" w:author="Arthur Parmentier" w:date="2020-06-07T15:27:00Z">
              <w:rPr/>
            </w:rPrChange>
          </w:rPr>
          <w:t>. T</w:t>
        </w:r>
      </w:ins>
      <w:ins w:id="8942" w:author="Arthur Parmentier" w:date="2020-05-21T09:59:00Z">
        <w:r w:rsidRPr="007C437A">
          <w:rPr>
            <w:rPrChange w:id="8943" w:author="Arthur Parmentier" w:date="2020-06-07T15:27:00Z">
              <w:rPr/>
            </w:rPrChange>
          </w:rPr>
          <w:t xml:space="preserve">he additional dimension corresponds to the time-tagging of the data. </w:t>
        </w:r>
      </w:ins>
      <w:ins w:id="8944" w:author="Arthur Parmentier" w:date="2020-05-21T10:01:00Z">
        <w:r w:rsidR="005C1896" w:rsidRPr="007C437A">
          <w:rPr>
            <w:rPrChange w:id="8945" w:author="Arthur Parmentier" w:date="2020-06-07T15:27:00Z">
              <w:rPr/>
            </w:rPrChange>
          </w:rPr>
          <w:t>There are two main reasons for time-tagging the data:</w:t>
        </w:r>
      </w:ins>
    </w:p>
    <w:p w:rsidR="005C1896" w:rsidRPr="007C437A" w:rsidRDefault="005C1896" w:rsidP="005C1896">
      <w:pPr>
        <w:pStyle w:val="Paragraphedeliste"/>
        <w:numPr>
          <w:ilvl w:val="0"/>
          <w:numId w:val="35"/>
        </w:numPr>
        <w:rPr>
          <w:ins w:id="8946" w:author="Arthur Parmentier" w:date="2020-05-21T10:02:00Z"/>
          <w:rPrChange w:id="8947" w:author="Arthur Parmentier" w:date="2020-06-07T15:27:00Z">
            <w:rPr>
              <w:ins w:id="8948" w:author="Arthur Parmentier" w:date="2020-05-21T10:02:00Z"/>
            </w:rPr>
          </w:rPrChange>
        </w:rPr>
      </w:pPr>
      <w:ins w:id="8949" w:author="Arthur Parmentier" w:date="2020-05-21T10:01:00Z">
        <w:r w:rsidRPr="007C437A">
          <w:rPr>
            <w:rPrChange w:id="8950" w:author="Arthur Parmentier" w:date="2020-06-07T15:27:00Z">
              <w:rPr/>
            </w:rPrChange>
          </w:rPr>
          <w:t xml:space="preserve">When several inputs are recorded at the same time, each has its own </w:t>
        </w:r>
      </w:ins>
      <w:ins w:id="8951" w:author="Arthur Parmentier" w:date="2020-05-21T10:02:00Z">
        <w:r w:rsidRPr="007C437A">
          <w:rPr>
            <w:rPrChange w:id="8952" w:author="Arthur Parmentier" w:date="2020-06-07T15:27:00Z">
              <w:rPr/>
            </w:rPrChange>
          </w:rPr>
          <w:t>output rate</w:t>
        </w:r>
      </w:ins>
      <w:ins w:id="8953" w:author="Arthur Parmentier" w:date="2020-05-21T10:03:00Z">
        <w:r w:rsidRPr="007C437A">
          <w:rPr>
            <w:rPrChange w:id="8954" w:author="Arthur Parmentier" w:date="2020-06-07T15:27:00Z">
              <w:rPr/>
            </w:rPrChange>
          </w:rPr>
          <w:t xml:space="preserve">; </w:t>
        </w:r>
      </w:ins>
      <w:ins w:id="8955" w:author="Arthur Parmentier" w:date="2020-05-21T10:04:00Z">
        <w:r w:rsidRPr="007C437A">
          <w:rPr>
            <w:rPrChange w:id="8956" w:author="Arthur Parmentier" w:date="2020-06-07T15:27:00Z">
              <w:rPr/>
            </w:rPrChange>
          </w:rPr>
          <w:t>time-tagging the data in each track guarantees that during playback, the rate of each track is preserved</w:t>
        </w:r>
      </w:ins>
    </w:p>
    <w:p w:rsidR="005C1896" w:rsidRPr="007C437A" w:rsidRDefault="005C1896" w:rsidP="005C1896">
      <w:pPr>
        <w:pStyle w:val="Paragraphedeliste"/>
        <w:numPr>
          <w:ilvl w:val="0"/>
          <w:numId w:val="35"/>
        </w:numPr>
        <w:rPr>
          <w:ins w:id="8957" w:author="Arthur Parmentier" w:date="2020-05-21T10:11:00Z"/>
          <w:rPrChange w:id="8958" w:author="Arthur Parmentier" w:date="2020-06-07T15:27:00Z">
            <w:rPr>
              <w:ins w:id="8959" w:author="Arthur Parmentier" w:date="2020-05-21T10:11:00Z"/>
            </w:rPr>
          </w:rPrChange>
        </w:rPr>
      </w:pPr>
      <w:ins w:id="8960" w:author="Arthur Parmentier" w:date="2020-05-21T10:02:00Z">
        <w:r w:rsidRPr="007C437A">
          <w:rPr>
            <w:rPrChange w:id="8961" w:author="Arthur Parmentier" w:date="2020-06-07T15:27:00Z">
              <w:rPr/>
            </w:rPrChange>
          </w:rPr>
          <w:t>Individual inputs can have varying output rates over time, for instance Pose</w:t>
        </w:r>
      </w:ins>
      <w:ins w:id="8962" w:author="Arthur Parmentier" w:date="2020-06-03T23:37:00Z">
        <w:r w:rsidR="0051412E" w:rsidRPr="007C437A">
          <w:rPr>
            <w:rPrChange w:id="8963" w:author="Arthur Parmentier" w:date="2020-06-07T15:27:00Z">
              <w:rPr/>
            </w:rPrChange>
          </w:rPr>
          <w:t>N</w:t>
        </w:r>
      </w:ins>
      <w:ins w:id="8964" w:author="Arthur Parmentier" w:date="2020-05-21T10:02:00Z">
        <w:r w:rsidRPr="007C437A">
          <w:rPr>
            <w:rPrChange w:id="8965" w:author="Arthur Parmentier" w:date="2020-06-07T15:27:00Z">
              <w:rPr/>
            </w:rPrChange>
          </w:rPr>
          <w:t>et</w:t>
        </w:r>
      </w:ins>
      <w:ins w:id="8966" w:author="Arthur Parmentier" w:date="2020-06-03T23:37:00Z">
        <w:r w:rsidR="0051412E" w:rsidRPr="007C437A">
          <w:rPr>
            <w:rPrChange w:id="8967" w:author="Arthur Parmentier" w:date="2020-06-07T15:27:00Z">
              <w:rPr/>
            </w:rPrChange>
          </w:rPr>
          <w:t xml:space="preserve"> and HandPose that run on GPU</w:t>
        </w:r>
      </w:ins>
      <w:ins w:id="8968" w:author="Arthur Parmentier" w:date="2020-05-21T10:08:00Z">
        <w:r w:rsidRPr="007C437A">
          <w:rPr>
            <w:rPrChange w:id="8969" w:author="Arthur Parmentier" w:date="2020-06-07T15:27:00Z">
              <w:rPr/>
            </w:rPrChange>
          </w:rPr>
          <w:t>. Although we will see that the Dynamic Time Warping classification does “warp” the seq</w:t>
        </w:r>
      </w:ins>
      <w:ins w:id="8970" w:author="Arthur Parmentier" w:date="2020-05-21T10:09:00Z">
        <w:r w:rsidRPr="007C437A">
          <w:rPr>
            <w:rPrChange w:id="8971" w:author="Arthur Parmentier" w:date="2020-06-07T15:27:00Z">
              <w:rPr/>
            </w:rPrChange>
          </w:rPr>
          <w:t xml:space="preserve">uence in time and is therefore not sensitive to </w:t>
        </w:r>
        <w:r w:rsidR="00D9796F" w:rsidRPr="007C437A">
          <w:rPr>
            <w:rPrChange w:id="8972" w:author="Arthur Parmentier" w:date="2020-06-07T15:27:00Z">
              <w:rPr/>
            </w:rPrChange>
          </w:rPr>
          <w:t xml:space="preserve">small variations of data rate, it </w:t>
        </w:r>
      </w:ins>
      <w:ins w:id="8973" w:author="Arthur Parmentier" w:date="2020-05-21T10:10:00Z">
        <w:r w:rsidR="00D9796F" w:rsidRPr="007C437A">
          <w:rPr>
            <w:rPrChange w:id="8974" w:author="Arthur Parmentier" w:date="2020-06-07T15:27:00Z">
              <w:rPr/>
            </w:rPrChange>
          </w:rPr>
          <w:t xml:space="preserve">is safe to assume that keeping the data timing in place </w:t>
        </w:r>
      </w:ins>
      <w:ins w:id="8975" w:author="Arthur Parmentier" w:date="2020-05-21T10:11:00Z">
        <w:r w:rsidR="00D9796F" w:rsidRPr="007C437A">
          <w:rPr>
            <w:rPrChange w:id="8976" w:author="Arthur Parmentier" w:date="2020-06-07T15:27:00Z">
              <w:rPr/>
            </w:rPrChange>
          </w:rPr>
          <w:t>always would better represent the original movements of the soundpainter</w:t>
        </w:r>
      </w:ins>
    </w:p>
    <w:p w:rsidR="00B92220" w:rsidRPr="007C437A" w:rsidRDefault="00995831" w:rsidP="00B92220">
      <w:pPr>
        <w:rPr>
          <w:ins w:id="8977" w:author="Arthur Parmentier" w:date="2020-05-21T14:39:00Z"/>
          <w:rPrChange w:id="8978" w:author="Arthur Parmentier" w:date="2020-06-07T15:27:00Z">
            <w:rPr>
              <w:ins w:id="8979" w:author="Arthur Parmentier" w:date="2020-05-21T14:39:00Z"/>
            </w:rPr>
          </w:rPrChange>
        </w:rPr>
      </w:pPr>
      <w:ins w:id="8980" w:author="Arthur Parmentier" w:date="2020-05-21T10:16:00Z">
        <w:r w:rsidRPr="007C437A">
          <w:rPr>
            <w:rPrChange w:id="8981" w:author="Arthur Parmentier" w:date="2020-06-07T15:27:00Z">
              <w:rPr/>
            </w:rPrChange>
          </w:rPr>
          <w:t>Wrapping up, i</w:t>
        </w:r>
      </w:ins>
      <w:ins w:id="8982" w:author="Arthur Parmentier" w:date="2020-05-21T10:15:00Z">
        <w:r w:rsidRPr="007C437A">
          <w:rPr>
            <w:rPrChange w:id="8983" w:author="Arthur Parmentier" w:date="2020-06-07T15:27:00Z">
              <w:rPr/>
            </w:rPrChange>
          </w:rPr>
          <w:t xml:space="preserve">nside the MuBu object, </w:t>
        </w:r>
      </w:ins>
      <w:ins w:id="8984" w:author="Arthur Parmentier" w:date="2020-05-21T10:16:00Z">
        <w:r w:rsidRPr="007C437A">
          <w:rPr>
            <w:rPrChange w:id="8985" w:author="Arthur Parmentier" w:date="2020-06-07T15:27:00Z">
              <w:rPr/>
            </w:rPrChange>
          </w:rPr>
          <w:t>a sign is represented by</w:t>
        </w:r>
      </w:ins>
      <w:ins w:id="8986" w:author="Arthur Parmentier" w:date="2020-05-21T14:37:00Z">
        <w:r w:rsidR="00B92220" w:rsidRPr="007C437A">
          <w:rPr>
            <w:rPrChange w:id="8987" w:author="Arthur Parmentier" w:date="2020-06-07T15:27:00Z">
              <w:rPr/>
            </w:rPrChange>
          </w:rPr>
          <w:t xml:space="preserve"> labeled</w:t>
        </w:r>
      </w:ins>
      <w:ins w:id="8988" w:author="Arthur Parmentier" w:date="2020-05-21T14:34:00Z">
        <w:r w:rsidR="00B92220" w:rsidRPr="007C437A">
          <w:rPr>
            <w:rPrChange w:id="8989" w:author="Arthur Parmentier" w:date="2020-06-07T15:27:00Z">
              <w:rPr/>
            </w:rPrChange>
          </w:rPr>
          <w:t xml:space="preserve"> multi-dimensional buffers</w:t>
        </w:r>
      </w:ins>
      <w:ins w:id="8990" w:author="Arthur Parmentier" w:date="2020-05-21T14:38:00Z">
        <w:r w:rsidR="00B92220" w:rsidRPr="007C437A">
          <w:rPr>
            <w:rPrChange w:id="8991" w:author="Arthur Parmentier" w:date="2020-06-07T15:27:00Z">
              <w:rPr/>
            </w:rPrChange>
          </w:rPr>
          <w:t xml:space="preserve"> that contain the motion tracking data corresponding to each </w:t>
        </w:r>
      </w:ins>
      <w:ins w:id="8992" w:author="Arthur Parmentier" w:date="2020-05-21T14:39:00Z">
        <w:r w:rsidR="00B92220" w:rsidRPr="007C437A">
          <w:rPr>
            <w:rPrChange w:id="8993" w:author="Arthur Parmentier" w:date="2020-06-07T15:27:00Z">
              <w:rPr/>
            </w:rPrChange>
          </w:rPr>
          <w:t>recorded example of the sign.</w:t>
        </w:r>
      </w:ins>
    </w:p>
    <w:p w:rsidR="00B92220" w:rsidRPr="007C437A" w:rsidRDefault="00B92220">
      <w:pPr>
        <w:rPr>
          <w:ins w:id="8994" w:author="Arthur Parmentier" w:date="2020-05-22T09:05:00Z"/>
          <w:rPrChange w:id="8995" w:author="Arthur Parmentier" w:date="2020-06-07T15:27:00Z">
            <w:rPr>
              <w:ins w:id="8996" w:author="Arthur Parmentier" w:date="2020-05-22T09:05:00Z"/>
            </w:rPr>
          </w:rPrChange>
        </w:rPr>
      </w:pPr>
      <w:ins w:id="8997" w:author="Arthur Parmentier" w:date="2020-05-21T14:39:00Z">
        <w:r w:rsidRPr="007C437A">
          <w:rPr>
            <w:rPrChange w:id="8998" w:author="Arthur Parmentier" w:date="2020-06-07T15:27:00Z">
              <w:rPr/>
            </w:rPrChange>
          </w:rPr>
          <w:t xml:space="preserve">Once the data has been recorded, the user is able to save the </w:t>
        </w:r>
      </w:ins>
      <w:ins w:id="8999" w:author="Arthur Parmentier" w:date="2020-05-21T14:40:00Z">
        <w:r w:rsidRPr="007C437A">
          <w:rPr>
            <w:rPrChange w:id="9000" w:author="Arthur Parmentier" w:date="2020-06-07T15:27:00Z">
              <w:rPr/>
            </w:rPrChange>
          </w:rPr>
          <w:t>recorded buffers to files in the ./data folder</w:t>
        </w:r>
      </w:ins>
      <w:ins w:id="9001" w:author="Arthur Parmentier" w:date="2020-05-22T09:24:00Z">
        <w:r w:rsidR="00AE73D8" w:rsidRPr="007C437A">
          <w:rPr>
            <w:rPrChange w:id="9002" w:author="Arthur Parmentier" w:date="2020-06-07T15:27:00Z">
              <w:rPr/>
            </w:rPrChange>
          </w:rPr>
          <w:t xml:space="preserve">, by using the dedicated button </w:t>
        </w:r>
      </w:ins>
      <w:ins w:id="9003" w:author="Arthur Parmentier" w:date="2020-06-03T23:38:00Z">
        <w:r w:rsidR="0051412E" w:rsidRPr="007C437A">
          <w:rPr>
            <w:rPrChange w:id="9004" w:author="Arthur Parmentier" w:date="2020-06-07T15:27:00Z">
              <w:rPr/>
            </w:rPrChange>
          </w:rPr>
          <w:t>“Save buffers to file”</w:t>
        </w:r>
      </w:ins>
      <w:ins w:id="9005" w:author="Arthur Parmentier" w:date="2020-05-22T09:24:00Z">
        <w:r w:rsidR="00AE73D8" w:rsidRPr="007C437A">
          <w:rPr>
            <w:rPrChange w:id="9006" w:author="Arthur Parmentier" w:date="2020-06-07T15:27:00Z">
              <w:rPr/>
            </w:rPrChange>
          </w:rPr>
          <w:t>.</w:t>
        </w:r>
      </w:ins>
    </w:p>
    <w:p w:rsidR="0051412E" w:rsidRPr="007C437A" w:rsidRDefault="0051412E">
      <w:pPr>
        <w:pStyle w:val="Titre4"/>
        <w:rPr>
          <w:ins w:id="9007" w:author="Arthur Parmentier" w:date="2020-06-03T23:38:00Z"/>
          <w:rPrChange w:id="9008" w:author="Arthur Parmentier" w:date="2020-06-07T15:27:00Z">
            <w:rPr>
              <w:ins w:id="9009" w:author="Arthur Parmentier" w:date="2020-06-03T23:38:00Z"/>
            </w:rPr>
          </w:rPrChange>
        </w:rPr>
        <w:pPrChange w:id="9010" w:author="Arthur Parmentier" w:date="2020-06-03T23:38:00Z">
          <w:pPr/>
        </w:pPrChange>
      </w:pPr>
      <w:ins w:id="9011" w:author="Arthur Parmentier" w:date="2020-06-03T23:39:00Z">
        <w:r w:rsidRPr="007C437A">
          <w:rPr>
            <w:rPrChange w:id="9012" w:author="Arthur Parmentier" w:date="2020-06-07T15:27:00Z">
              <w:rPr/>
            </w:rPrChange>
          </w:rPr>
          <w:t>Saving recordings to file: building a dictionary</w:t>
        </w:r>
      </w:ins>
    </w:p>
    <w:p w:rsidR="00023308" w:rsidRPr="007C437A" w:rsidRDefault="00023308" w:rsidP="00023308">
      <w:pPr>
        <w:rPr>
          <w:ins w:id="9013" w:author="Arthur Parmentier" w:date="2020-05-22T08:10:00Z"/>
          <w:rPrChange w:id="9014" w:author="Arthur Parmentier" w:date="2020-06-07T15:27:00Z">
            <w:rPr>
              <w:ins w:id="9015" w:author="Arthur Parmentier" w:date="2020-05-22T08:10:00Z"/>
            </w:rPr>
          </w:rPrChange>
        </w:rPr>
      </w:pPr>
      <w:ins w:id="9016" w:author="Arthur Parmentier" w:date="2020-05-22T08:10:00Z">
        <w:r w:rsidRPr="007C437A">
          <w:rPr>
            <w:rPrChange w:id="9017" w:author="Arthur Parmentier" w:date="2020-06-07T15:27:00Z">
              <w:rPr/>
            </w:rPrChange>
          </w:rPr>
          <w:t>What would be ideal would be to store the data in the following fashion:</w:t>
        </w:r>
      </w:ins>
    </w:p>
    <w:p w:rsidR="00023308" w:rsidRPr="007C437A" w:rsidRDefault="00023308" w:rsidP="00023308">
      <w:pPr>
        <w:rPr>
          <w:ins w:id="9018" w:author="Arthur Parmentier" w:date="2020-05-22T08:27:00Z"/>
          <w:rPrChange w:id="9019" w:author="Arthur Parmentier" w:date="2020-06-07T15:27:00Z">
            <w:rPr>
              <w:ins w:id="9020" w:author="Arthur Parmentier" w:date="2020-05-22T08:27:00Z"/>
            </w:rPr>
          </w:rPrChange>
        </w:rPr>
      </w:pPr>
      <w:ins w:id="9021" w:author="Arthur Parmentier" w:date="2020-05-22T08:10:00Z">
        <w:r w:rsidRPr="007C437A">
          <w:rPr>
            <w:rPrChange w:id="9022" w:author="Arthur Parmentier" w:date="2020-06-07T15:27:00Z">
              <w:rPr/>
            </w:rPrChange>
          </w:rPr>
          <w:t>./data</w:t>
        </w:r>
        <w:r w:rsidRPr="007C437A">
          <w:rPr>
            <w:rPrChange w:id="9023" w:author="Arthur Parmentier" w:date="2020-06-07T15:27:00Z">
              <w:rPr/>
            </w:rPrChange>
          </w:rPr>
          <w:br/>
        </w:r>
        <w:r w:rsidRPr="007C437A">
          <w:rPr>
            <w:rPrChange w:id="9024" w:author="Arthur Parmentier" w:date="2020-06-07T15:27:00Z">
              <w:rPr/>
            </w:rPrChange>
          </w:rPr>
          <w:tab/>
          <w:t>/track_name (corresponds to the input name)</w:t>
        </w:r>
        <w:r w:rsidRPr="007C437A">
          <w:rPr>
            <w:rPrChange w:id="9025" w:author="Arthur Parmentier" w:date="2020-06-07T15:27:00Z">
              <w:rPr/>
            </w:rPrChange>
          </w:rPr>
          <w:br/>
        </w:r>
        <w:r w:rsidRPr="007C437A">
          <w:rPr>
            <w:rPrChange w:id="9026" w:author="Arthur Parmentier" w:date="2020-06-07T15:27:00Z">
              <w:rPr/>
            </w:rPrChange>
          </w:rPr>
          <w:tab/>
        </w:r>
        <w:r w:rsidRPr="007C437A">
          <w:rPr>
            <w:rPrChange w:id="9027" w:author="Arthur Parmentier" w:date="2020-06-07T15:27:00Z">
              <w:rPr/>
            </w:rPrChange>
          </w:rPr>
          <w:tab/>
          <w:t>/</w:t>
        </w:r>
      </w:ins>
      <w:ins w:id="9028" w:author="Arthur Parmentier" w:date="2020-05-22T08:11:00Z">
        <w:r w:rsidRPr="007C437A">
          <w:rPr>
            <w:rPrChange w:id="9029" w:author="Arthur Parmentier" w:date="2020-06-07T15:27:00Z">
              <w:rPr/>
            </w:rPrChange>
          </w:rPr>
          <w:t>sign_label</w:t>
        </w:r>
      </w:ins>
      <w:ins w:id="9030" w:author="Arthur Parmentier" w:date="2020-05-22T08:10:00Z">
        <w:r w:rsidRPr="007C437A">
          <w:rPr>
            <w:rPrChange w:id="9031" w:author="Arthur Parmentier" w:date="2020-06-07T15:27:00Z">
              <w:rPr/>
            </w:rPrChange>
          </w:rPr>
          <w:t xml:space="preserve"> + unique_id (.mubu or .txt)</w:t>
        </w:r>
      </w:ins>
    </w:p>
    <w:p w:rsidR="003943E3" w:rsidRPr="007C437A" w:rsidRDefault="003943E3" w:rsidP="00023308">
      <w:pPr>
        <w:rPr>
          <w:ins w:id="9032" w:author="Arthur Parmentier" w:date="2020-05-22T08:10:00Z"/>
          <w:rPrChange w:id="9033" w:author="Arthur Parmentier" w:date="2020-06-07T15:27:00Z">
            <w:rPr>
              <w:ins w:id="9034" w:author="Arthur Parmentier" w:date="2020-05-22T08:10:00Z"/>
            </w:rPr>
          </w:rPrChange>
        </w:rPr>
      </w:pPr>
      <w:ins w:id="9035" w:author="Arthur Parmentier" w:date="2020-05-22T08:27:00Z">
        <w:r w:rsidRPr="007C437A">
          <w:rPr>
            <w:rPrChange w:id="9036" w:author="Arthur Parmentier" w:date="2020-06-07T15:27:00Z">
              <w:rPr/>
            </w:rPrChange>
          </w:rPr>
          <w:t>The motivation for using this file and folder structure is that it best represents the data structure of the MuBu object itself</w:t>
        </w:r>
      </w:ins>
      <w:ins w:id="9037" w:author="Arthur Parmentier" w:date="2020-05-22T08:28:00Z">
        <w:r w:rsidRPr="007C437A">
          <w:rPr>
            <w:rPrChange w:id="9038" w:author="Arthur Parmentier" w:date="2020-06-07T15:27:00Z">
              <w:rPr/>
            </w:rPrChange>
          </w:rPr>
          <w:t xml:space="preserve"> and </w:t>
        </w:r>
      </w:ins>
      <w:ins w:id="9039" w:author="Arthur Parmentier" w:date="2020-05-22T08:29:00Z">
        <w:r w:rsidRPr="007C437A">
          <w:rPr>
            <w:rPrChange w:id="9040" w:author="Arthur Parmentier" w:date="2020-06-07T15:27:00Z">
              <w:rPr/>
            </w:rPrChange>
          </w:rPr>
          <w:t xml:space="preserve">allows the user to clearly identify what the file corresponds to without looking at its metadata. The user would then be allowed to mix data from </w:t>
        </w:r>
      </w:ins>
      <w:ins w:id="9041" w:author="Arthur Parmentier" w:date="2020-05-22T08:30:00Z">
        <w:r w:rsidRPr="007C437A">
          <w:rPr>
            <w:rPrChange w:id="9042" w:author="Arthur Parmentier" w:date="2020-06-07T15:27:00Z">
              <w:rPr/>
            </w:rPrChange>
          </w:rPr>
          <w:t xml:space="preserve">recording sessions that are inhomogeneous, i.e. with a different number of </w:t>
        </w:r>
        <w:r w:rsidR="00CA7DF5" w:rsidRPr="007C437A">
          <w:rPr>
            <w:rPrChange w:id="9043" w:author="Arthur Parmentier" w:date="2020-06-07T15:27:00Z">
              <w:rPr/>
            </w:rPrChange>
          </w:rPr>
          <w:t>recorded inputs</w:t>
        </w:r>
      </w:ins>
      <w:ins w:id="9044" w:author="Arthur Parmentier" w:date="2020-05-22T08:31:00Z">
        <w:r w:rsidR="00CA7DF5" w:rsidRPr="007C437A">
          <w:rPr>
            <w:rPrChange w:id="9045" w:author="Arthur Parmentier" w:date="2020-06-07T15:27:00Z">
              <w:rPr/>
            </w:rPrChange>
          </w:rPr>
          <w:t>, by loading all the files that corresponds to the inputs he uses, even though they might come from very different sessions.</w:t>
        </w:r>
      </w:ins>
    </w:p>
    <w:p w:rsidR="00023308" w:rsidRPr="007C437A" w:rsidRDefault="00023308">
      <w:pPr>
        <w:rPr>
          <w:ins w:id="9046" w:author="Arthur Parmentier" w:date="2020-05-22T08:21:00Z"/>
          <w:rPrChange w:id="9047" w:author="Arthur Parmentier" w:date="2020-06-07T15:27:00Z">
            <w:rPr>
              <w:ins w:id="9048" w:author="Arthur Parmentier" w:date="2020-05-22T08:21:00Z"/>
            </w:rPr>
          </w:rPrChange>
        </w:rPr>
      </w:pPr>
      <w:ins w:id="9049" w:author="Arthur Parmentier" w:date="2020-05-22T08:11:00Z">
        <w:r w:rsidRPr="007C437A">
          <w:rPr>
            <w:rPrChange w:id="9050" w:author="Arthur Parmentier" w:date="2020-06-07T15:27:00Z">
              <w:rPr/>
            </w:rPrChange>
          </w:rPr>
          <w:t xml:space="preserve">However, the MuBu object write and read mechanisms suffers </w:t>
        </w:r>
      </w:ins>
      <w:ins w:id="9051" w:author="Arthur Parmentier" w:date="2020-05-22T08:13:00Z">
        <w:r w:rsidRPr="007C437A">
          <w:rPr>
            <w:rPrChange w:id="9052" w:author="Arthur Parmentier" w:date="2020-06-07T15:27:00Z">
              <w:rPr/>
            </w:rPrChange>
          </w:rPr>
          <w:t>from bugs</w:t>
        </w:r>
        <w:r w:rsidRPr="007C437A">
          <w:rPr>
            <w:rStyle w:val="Appelnotedebasdep"/>
            <w:rPrChange w:id="9053" w:author="Arthur Parmentier" w:date="2020-06-07T15:27:00Z">
              <w:rPr>
                <w:rStyle w:val="Appelnotedebasdep"/>
              </w:rPr>
            </w:rPrChange>
          </w:rPr>
          <w:footnoteReference w:id="49"/>
        </w:r>
      </w:ins>
      <w:ins w:id="9055" w:author="Arthur Parmentier" w:date="2020-05-22T08:21:00Z">
        <w:r w:rsidR="008A6401" w:rsidRPr="007C437A">
          <w:rPr>
            <w:rPrChange w:id="9056" w:author="Arthur Parmentier" w:date="2020-06-07T15:27:00Z">
              <w:rPr/>
            </w:rPrChange>
          </w:rPr>
          <w:t xml:space="preserve"> that should be fixed by the </w:t>
        </w:r>
      </w:ins>
      <w:ins w:id="9057" w:author="Arthur Parmentier" w:date="2020-05-22T08:22:00Z">
        <w:r w:rsidR="008A6401" w:rsidRPr="007C437A">
          <w:rPr>
            <w:rPrChange w:id="9058" w:author="Arthur Parmentier" w:date="2020-06-07T15:27:00Z">
              <w:rPr/>
            </w:rPrChange>
          </w:rPr>
          <w:t>developers</w:t>
        </w:r>
      </w:ins>
      <w:ins w:id="9059" w:author="Arthur Parmentier" w:date="2020-05-22T08:21:00Z">
        <w:r w:rsidR="008A6401" w:rsidRPr="007C437A">
          <w:rPr>
            <w:rPrChange w:id="9060" w:author="Arthur Parmentier" w:date="2020-06-07T15:27:00Z">
              <w:rPr/>
            </w:rPrChange>
          </w:rPr>
          <w:t xml:space="preserve"> in the </w:t>
        </w:r>
      </w:ins>
      <w:ins w:id="9061" w:author="Arthur Parmentier" w:date="2020-05-22T08:22:00Z">
        <w:r w:rsidR="008A6401" w:rsidRPr="007C437A">
          <w:rPr>
            <w:rPrChange w:id="9062" w:author="Arthur Parmentier" w:date="2020-06-07T15:27:00Z">
              <w:rPr/>
            </w:rPrChange>
          </w:rPr>
          <w:t>near future (as of May 2020)</w:t>
        </w:r>
      </w:ins>
      <w:ins w:id="9063" w:author="Arthur Parmentier" w:date="2020-05-22T08:12:00Z">
        <w:r w:rsidRPr="007C437A">
          <w:rPr>
            <w:rPrChange w:id="9064" w:author="Arthur Parmentier" w:date="2020-06-07T15:27:00Z">
              <w:rPr/>
            </w:rPrChange>
          </w:rPr>
          <w:t xml:space="preserve"> </w:t>
        </w:r>
      </w:ins>
      <w:ins w:id="9065" w:author="Arthur Parmentier" w:date="2020-05-22T08:13:00Z">
        <w:r w:rsidRPr="007C437A">
          <w:rPr>
            <w:rPrChange w:id="9066" w:author="Arthur Parmentier" w:date="2020-06-07T15:27:00Z">
              <w:rPr/>
            </w:rPrChange>
          </w:rPr>
          <w:t>and I had to implement a workaround before it gets fixed</w:t>
        </w:r>
      </w:ins>
      <w:ins w:id="9067" w:author="Arthur Parmentier" w:date="2020-05-22T08:20:00Z">
        <w:r w:rsidR="008A6401" w:rsidRPr="007C437A">
          <w:rPr>
            <w:rPrChange w:id="9068" w:author="Arthur Parmentier" w:date="2020-06-07T15:27:00Z">
              <w:rPr/>
            </w:rPrChange>
          </w:rPr>
          <w:t xml:space="preserve">, by saving </w:t>
        </w:r>
      </w:ins>
      <w:ins w:id="9069" w:author="Arthur Parmentier" w:date="2020-05-22T08:21:00Z">
        <w:r w:rsidR="008A6401" w:rsidRPr="007C437A">
          <w:rPr>
            <w:rPrChange w:id="9070" w:author="Arthur Parmentier" w:date="2020-06-07T15:27:00Z">
              <w:rPr/>
            </w:rPrChange>
          </w:rPr>
          <w:t>each</w:t>
        </w:r>
      </w:ins>
      <w:ins w:id="9071" w:author="Arthur Parmentier" w:date="2020-05-22T08:20:00Z">
        <w:r w:rsidR="008A6401" w:rsidRPr="007C437A">
          <w:rPr>
            <w:rPrChange w:id="9072" w:author="Arthur Parmentier" w:date="2020-06-07T15:27:00Z">
              <w:rPr/>
            </w:rPrChange>
          </w:rPr>
          <w:t xml:space="preserve"> buffer with all </w:t>
        </w:r>
      </w:ins>
      <w:ins w:id="9073" w:author="Arthur Parmentier" w:date="2020-05-22T08:21:00Z">
        <w:r w:rsidR="008A6401" w:rsidRPr="007C437A">
          <w:rPr>
            <w:rPrChange w:id="9074" w:author="Arthur Parmentier" w:date="2020-06-07T15:27:00Z">
              <w:rPr/>
            </w:rPrChange>
          </w:rPr>
          <w:t>its</w:t>
        </w:r>
      </w:ins>
      <w:ins w:id="9075" w:author="Arthur Parmentier" w:date="2020-05-22T08:20:00Z">
        <w:r w:rsidR="008A6401" w:rsidRPr="007C437A">
          <w:rPr>
            <w:rPrChange w:id="9076" w:author="Arthur Parmentier" w:date="2020-06-07T15:27:00Z">
              <w:rPr/>
            </w:rPrChange>
          </w:rPr>
          <w:t xml:space="preserve"> tracks in</w:t>
        </w:r>
      </w:ins>
      <w:ins w:id="9077" w:author="Arthur Parmentier" w:date="2020-05-22T08:21:00Z">
        <w:r w:rsidR="008A6401" w:rsidRPr="007C437A">
          <w:rPr>
            <w:rPrChange w:id="9078" w:author="Arthur Parmentier" w:date="2020-06-07T15:27:00Z">
              <w:rPr/>
            </w:rPrChange>
          </w:rPr>
          <w:t xml:space="preserve"> a single file:</w:t>
        </w:r>
      </w:ins>
    </w:p>
    <w:p w:rsidR="008A6401" w:rsidRPr="007C437A" w:rsidRDefault="008A6401" w:rsidP="008A6401">
      <w:pPr>
        <w:rPr>
          <w:ins w:id="9079" w:author="Arthur Parmentier" w:date="2020-05-22T08:21:00Z"/>
          <w:rPrChange w:id="9080" w:author="Arthur Parmentier" w:date="2020-06-07T15:27:00Z">
            <w:rPr>
              <w:ins w:id="9081" w:author="Arthur Parmentier" w:date="2020-05-22T08:21:00Z"/>
            </w:rPr>
          </w:rPrChange>
        </w:rPr>
      </w:pPr>
      <w:ins w:id="9082" w:author="Arthur Parmentier" w:date="2020-05-22T08:21:00Z">
        <w:r w:rsidRPr="007C437A">
          <w:rPr>
            <w:rPrChange w:id="9083" w:author="Arthur Parmentier" w:date="2020-06-07T15:27:00Z">
              <w:rPr/>
            </w:rPrChange>
          </w:rPr>
          <w:t>./data</w:t>
        </w:r>
        <w:r w:rsidRPr="007C437A">
          <w:rPr>
            <w:rPrChange w:id="9084" w:author="Arthur Parmentier" w:date="2020-06-07T15:27:00Z">
              <w:rPr/>
            </w:rPrChange>
          </w:rPr>
          <w:br/>
        </w:r>
        <w:r w:rsidRPr="007C437A">
          <w:rPr>
            <w:rPrChange w:id="9085" w:author="Arthur Parmentier" w:date="2020-06-07T15:27:00Z">
              <w:rPr/>
            </w:rPrChange>
          </w:rPr>
          <w:tab/>
          <w:t>/configuration_#track_name_1_#track_name_2…</w:t>
        </w:r>
        <w:r w:rsidRPr="007C437A">
          <w:rPr>
            <w:rPrChange w:id="9086" w:author="Arthur Parmentier" w:date="2020-06-07T15:27:00Z">
              <w:rPr/>
            </w:rPrChange>
          </w:rPr>
          <w:br/>
        </w:r>
        <w:r w:rsidRPr="007C437A">
          <w:rPr>
            <w:rPrChange w:id="9087" w:author="Arthur Parmentier" w:date="2020-06-07T15:27:00Z">
              <w:rPr/>
            </w:rPrChange>
          </w:rPr>
          <w:tab/>
        </w:r>
        <w:r w:rsidRPr="007C437A">
          <w:rPr>
            <w:rPrChange w:id="9088" w:author="Arthur Parmentier" w:date="2020-06-07T15:27:00Z">
              <w:rPr/>
            </w:rPrChange>
          </w:rPr>
          <w:tab/>
          <w:t>/buffer_name + unique_id (.mubu, .txt)</w:t>
        </w:r>
      </w:ins>
    </w:p>
    <w:p w:rsidR="008A6401" w:rsidRPr="007C437A" w:rsidRDefault="008A6401">
      <w:pPr>
        <w:rPr>
          <w:ins w:id="9089" w:author="Arthur Parmentier" w:date="2020-06-03T23:40:00Z"/>
          <w:rPrChange w:id="9090" w:author="Arthur Parmentier" w:date="2020-06-07T15:27:00Z">
            <w:rPr>
              <w:ins w:id="9091" w:author="Arthur Parmentier" w:date="2020-06-03T23:40:00Z"/>
            </w:rPr>
          </w:rPrChange>
        </w:rPr>
      </w:pPr>
      <w:ins w:id="9092" w:author="Arthur Parmentier" w:date="2020-05-22T08:22:00Z">
        <w:r w:rsidRPr="007C437A">
          <w:rPr>
            <w:rPrChange w:id="9093" w:author="Arthur Parmentier" w:date="2020-06-07T15:27:00Z">
              <w:rPr/>
            </w:rPrChange>
          </w:rPr>
          <w:t>This way, the buffer names are saved correctly</w:t>
        </w:r>
      </w:ins>
      <w:ins w:id="9094" w:author="Arthur Parmentier" w:date="2020-05-22T08:31:00Z">
        <w:r w:rsidR="00DD65AA" w:rsidRPr="007C437A">
          <w:rPr>
            <w:rPrChange w:id="9095" w:author="Arthur Parmentier" w:date="2020-06-07T15:27:00Z">
              <w:rPr/>
            </w:rPrChange>
          </w:rPr>
          <w:t>, but the user is no longer able to mix data</w:t>
        </w:r>
      </w:ins>
      <w:ins w:id="9096" w:author="Arthur Parmentier" w:date="2020-05-22T08:32:00Z">
        <w:r w:rsidR="00DD65AA" w:rsidRPr="007C437A">
          <w:rPr>
            <w:rPrChange w:id="9097" w:author="Arthur Parmentier" w:date="2020-06-07T15:27:00Z">
              <w:rPr/>
            </w:rPrChange>
          </w:rPr>
          <w:t xml:space="preserve"> from different sets of inputs.</w:t>
        </w:r>
      </w:ins>
    </w:p>
    <w:p w:rsidR="00F05472" w:rsidRPr="007C437A" w:rsidRDefault="00F05472">
      <w:pPr>
        <w:pStyle w:val="Titre4"/>
        <w:rPr>
          <w:ins w:id="9098" w:author="Arthur Parmentier" w:date="2020-05-22T08:23:00Z"/>
          <w:rPrChange w:id="9099" w:author="Arthur Parmentier" w:date="2020-06-07T15:27:00Z">
            <w:rPr>
              <w:ins w:id="9100" w:author="Arthur Parmentier" w:date="2020-05-22T08:23:00Z"/>
            </w:rPr>
          </w:rPrChange>
        </w:rPr>
        <w:pPrChange w:id="9101" w:author="Arthur Parmentier" w:date="2020-06-03T23:40:00Z">
          <w:pPr/>
        </w:pPrChange>
      </w:pPr>
      <w:ins w:id="9102" w:author="Arthur Parmentier" w:date="2020-06-03T23:40:00Z">
        <w:r w:rsidRPr="007C437A">
          <w:rPr>
            <w:rPrChange w:id="9103" w:author="Arthur Parmentier" w:date="2020-06-07T15:27:00Z">
              <w:rPr/>
            </w:rPrChange>
          </w:rPr>
          <w:lastRenderedPageBreak/>
          <w:t>Loading pre-recorded signs</w:t>
        </w:r>
      </w:ins>
    </w:p>
    <w:p w:rsidR="008A6401" w:rsidRPr="007C437A" w:rsidRDefault="008A6401">
      <w:pPr>
        <w:rPr>
          <w:ins w:id="9104" w:author="Arthur Parmentier" w:date="2020-06-03T23:42:00Z"/>
          <w:rPrChange w:id="9105" w:author="Arthur Parmentier" w:date="2020-06-07T15:27:00Z">
            <w:rPr>
              <w:ins w:id="9106" w:author="Arthur Parmentier" w:date="2020-06-03T23:42:00Z"/>
            </w:rPr>
          </w:rPrChange>
        </w:rPr>
      </w:pPr>
      <w:ins w:id="9107" w:author="Arthur Parmentier" w:date="2020-05-22T08:24:00Z">
        <w:r w:rsidRPr="007C437A">
          <w:rPr>
            <w:rPrChange w:id="9108" w:author="Arthur Parmentier" w:date="2020-06-07T15:27:00Z">
              <w:rPr/>
            </w:rPrChange>
          </w:rPr>
          <w:t xml:space="preserve">Loading </w:t>
        </w:r>
      </w:ins>
      <w:ins w:id="9109" w:author="Arthur Parmentier" w:date="2020-05-22T09:14:00Z">
        <w:r w:rsidR="00A87845" w:rsidRPr="007C437A">
          <w:rPr>
            <w:rPrChange w:id="9110" w:author="Arthur Parmentier" w:date="2020-06-07T15:27:00Z">
              <w:rPr/>
            </w:rPrChange>
          </w:rPr>
          <w:t xml:space="preserve">buffer data from files </w:t>
        </w:r>
      </w:ins>
      <w:ins w:id="9111" w:author="Arthur Parmentier" w:date="2020-05-22T08:24:00Z">
        <w:r w:rsidRPr="007C437A">
          <w:rPr>
            <w:rPrChange w:id="9112" w:author="Arthur Parmentier" w:date="2020-06-07T15:27:00Z">
              <w:rPr/>
            </w:rPrChange>
          </w:rPr>
          <w:t>is much simpler and can be achieved</w:t>
        </w:r>
      </w:ins>
      <w:ins w:id="9113" w:author="Arthur Parmentier" w:date="2020-05-22T09:25:00Z">
        <w:r w:rsidR="00C83F83" w:rsidRPr="007C437A">
          <w:rPr>
            <w:rPrChange w:id="9114" w:author="Arthur Parmentier" w:date="2020-06-07T15:27:00Z">
              <w:rPr/>
            </w:rPrChange>
          </w:rPr>
          <w:t xml:space="preserve"> in 2.3.</w:t>
        </w:r>
      </w:ins>
      <w:ins w:id="9115" w:author="Arthur Parmentier" w:date="2020-05-22T08:24:00Z">
        <w:r w:rsidRPr="007C437A">
          <w:rPr>
            <w:rPrChange w:id="9116" w:author="Arthur Parmentier" w:date="2020-06-07T15:27:00Z">
              <w:rPr/>
            </w:rPrChange>
          </w:rPr>
          <w:t xml:space="preserve"> by a simple drag and drop of one or several data files </w:t>
        </w:r>
      </w:ins>
      <w:ins w:id="9117" w:author="Arthur Parmentier" w:date="2020-05-22T08:25:00Z">
        <w:r w:rsidRPr="007C437A">
          <w:rPr>
            <w:rPrChange w:id="9118" w:author="Arthur Parmentier" w:date="2020-06-07T15:27:00Z">
              <w:rPr/>
            </w:rPrChange>
          </w:rPr>
          <w:t xml:space="preserve">in the dedicated zone </w:t>
        </w:r>
      </w:ins>
      <w:ins w:id="9119" w:author="Arthur Parmentier" w:date="2020-06-03T23:40:00Z">
        <w:r w:rsidR="00F05472" w:rsidRPr="007C437A">
          <w:rPr>
            <w:rPrChange w:id="9120" w:author="Arthur Parmentier" w:date="2020-06-07T15:27:00Z">
              <w:rPr/>
            </w:rPrChange>
          </w:rPr>
          <w:t xml:space="preserve">(see </w:t>
        </w:r>
        <w:r w:rsidR="00F05472" w:rsidRPr="007C437A">
          <w:rPr>
            <w:rPrChange w:id="9121" w:author="Arthur Parmentier" w:date="2020-06-07T15:27:00Z">
              <w:rPr/>
            </w:rPrChange>
          </w:rPr>
          <w:fldChar w:fldCharType="begin"/>
        </w:r>
        <w:r w:rsidR="00F05472" w:rsidRPr="007C437A">
          <w:rPr>
            <w:rPrChange w:id="9122" w:author="Arthur Parmentier" w:date="2020-06-07T15:27:00Z">
              <w:rPr/>
            </w:rPrChange>
          </w:rPr>
          <w:instrText xml:space="preserve"> REF _Ref41031792 \h </w:instrText>
        </w:r>
      </w:ins>
      <w:r w:rsidR="00F05472" w:rsidRPr="007C437A">
        <w:rPr>
          <w:rPrChange w:id="9123" w:author="Arthur Parmentier" w:date="2020-06-07T15:27:00Z">
            <w:rPr/>
          </w:rPrChange>
        </w:rPr>
      </w:r>
      <w:r w:rsidR="00F05472" w:rsidRPr="007C437A">
        <w:rPr>
          <w:rPrChange w:id="9124" w:author="Arthur Parmentier" w:date="2020-06-07T15:27:00Z">
            <w:rPr/>
          </w:rPrChange>
        </w:rPr>
        <w:fldChar w:fldCharType="separate"/>
      </w:r>
      <w:ins w:id="9125" w:author="Arthur Parmentier" w:date="2020-06-03T23:40:00Z">
        <w:r w:rsidR="00F05472" w:rsidRPr="007C437A">
          <w:rPr>
            <w:rPrChange w:id="9126" w:author="Arthur Parmentier" w:date="2020-06-07T15:27:00Z">
              <w:rPr/>
            </w:rPrChange>
          </w:rPr>
          <w:t xml:space="preserve">Figure </w:t>
        </w:r>
        <w:r w:rsidR="00F05472" w:rsidRPr="007C437A">
          <w:rPr>
            <w:rPrChange w:id="9127" w:author="Arthur Parmentier" w:date="2020-06-07T15:27:00Z">
              <w:rPr>
                <w:noProof/>
              </w:rPr>
            </w:rPrChange>
          </w:rPr>
          <w:t>6</w:t>
        </w:r>
        <w:r w:rsidR="00F05472" w:rsidRPr="007C437A">
          <w:rPr>
            <w:rPrChange w:id="9128" w:author="Arthur Parmentier" w:date="2020-06-07T15:27:00Z">
              <w:rPr/>
            </w:rPrChange>
          </w:rPr>
          <w:fldChar w:fldCharType="end"/>
        </w:r>
        <w:r w:rsidR="00F05472" w:rsidRPr="007C437A">
          <w:rPr>
            <w:rPrChange w:id="9129" w:author="Arthur Parmentier" w:date="2020-06-07T15:27:00Z">
              <w:rPr/>
            </w:rPrChange>
          </w:rPr>
          <w:t>)</w:t>
        </w:r>
      </w:ins>
      <w:ins w:id="9130" w:author="Arthur Parmentier" w:date="2020-05-22T08:25:00Z">
        <w:r w:rsidRPr="007C437A">
          <w:rPr>
            <w:rPrChange w:id="9131" w:author="Arthur Parmentier" w:date="2020-06-07T15:27:00Z">
              <w:rPr/>
            </w:rPrChange>
          </w:rPr>
          <w:t>.</w:t>
        </w:r>
      </w:ins>
    </w:p>
    <w:p w:rsidR="00F05472" w:rsidRPr="007C437A" w:rsidRDefault="00F05472">
      <w:pPr>
        <w:pStyle w:val="Titre4"/>
        <w:rPr>
          <w:ins w:id="9132" w:author="Arthur Parmentier" w:date="2020-05-22T09:04:00Z"/>
          <w:rPrChange w:id="9133" w:author="Arthur Parmentier" w:date="2020-06-07T15:27:00Z">
            <w:rPr>
              <w:ins w:id="9134" w:author="Arthur Parmentier" w:date="2020-05-22T09:04:00Z"/>
            </w:rPr>
          </w:rPrChange>
        </w:rPr>
        <w:pPrChange w:id="9135" w:author="Arthur Parmentier" w:date="2020-06-03T23:42:00Z">
          <w:pPr/>
        </w:pPrChange>
      </w:pPr>
      <w:ins w:id="9136" w:author="Arthur Parmentier" w:date="2020-06-03T23:42:00Z">
        <w:r w:rsidRPr="007C437A">
          <w:rPr>
            <w:rPrChange w:id="9137" w:author="Arthur Parmentier" w:date="2020-06-07T15:27:00Z">
              <w:rPr/>
            </w:rPrChange>
          </w:rPr>
          <w:t>Summary</w:t>
        </w:r>
      </w:ins>
    </w:p>
    <w:p w:rsidR="00A87845" w:rsidRPr="007C437A" w:rsidRDefault="00A87845">
      <w:pPr>
        <w:rPr>
          <w:ins w:id="9138" w:author="Arthur Parmentier" w:date="2020-05-22T09:16:00Z"/>
          <w:rPrChange w:id="9139" w:author="Arthur Parmentier" w:date="2020-06-07T15:27:00Z">
            <w:rPr>
              <w:ins w:id="9140" w:author="Arthur Parmentier" w:date="2020-05-22T09:16:00Z"/>
            </w:rPr>
          </w:rPrChange>
        </w:rPr>
      </w:pPr>
      <w:ins w:id="9141" w:author="Arthur Parmentier" w:date="2020-05-22T09:15:00Z">
        <w:r w:rsidRPr="007C437A">
          <w:rPr>
            <w:rPrChange w:id="9142" w:author="Arthur Parmentier" w:date="2020-06-07T15:27:00Z">
              <w:rPr/>
            </w:rPrChange>
          </w:rPr>
          <w:t>Wrapping up, the user flow of the sign &amp; dictionary management layer is the fol</w:t>
        </w:r>
      </w:ins>
      <w:ins w:id="9143" w:author="Arthur Parmentier" w:date="2020-05-22T09:16:00Z">
        <w:r w:rsidRPr="007C437A">
          <w:rPr>
            <w:rPrChange w:id="9144" w:author="Arthur Parmentier" w:date="2020-06-07T15:27:00Z">
              <w:rPr/>
            </w:rPrChange>
          </w:rPr>
          <w:t>lowing:</w:t>
        </w:r>
      </w:ins>
    </w:p>
    <w:p w:rsidR="00A87845" w:rsidRPr="007C437A" w:rsidRDefault="00A87845" w:rsidP="00A87845">
      <w:pPr>
        <w:pStyle w:val="Paragraphedeliste"/>
        <w:numPr>
          <w:ilvl w:val="0"/>
          <w:numId w:val="38"/>
        </w:numPr>
        <w:rPr>
          <w:ins w:id="9145" w:author="Arthur Parmentier" w:date="2020-05-22T09:25:00Z"/>
          <w:rPrChange w:id="9146" w:author="Arthur Parmentier" w:date="2020-06-07T15:27:00Z">
            <w:rPr>
              <w:ins w:id="9147" w:author="Arthur Parmentier" w:date="2020-05-22T09:25:00Z"/>
            </w:rPr>
          </w:rPrChange>
        </w:rPr>
      </w:pPr>
      <w:ins w:id="9148" w:author="Arthur Parmentier" w:date="2020-05-22T09:16:00Z">
        <w:r w:rsidRPr="007C437A">
          <w:rPr>
            <w:rPrChange w:id="9149" w:author="Arthur Parmentier" w:date="2020-06-07T15:27:00Z">
              <w:rPr/>
            </w:rPrChange>
          </w:rPr>
          <w:t xml:space="preserve">If the user wants to record new signs, i.e. either record examples of a </w:t>
        </w:r>
      </w:ins>
      <w:ins w:id="9150" w:author="Arthur Parmentier" w:date="2020-05-22T09:17:00Z">
        <w:r w:rsidRPr="007C437A">
          <w:rPr>
            <w:rPrChange w:id="9151" w:author="Arthur Parmentier" w:date="2020-06-07T15:27:00Z">
              <w:rPr/>
            </w:rPrChange>
          </w:rPr>
          <w:t>sign that was not recorded and saved previously or record more examples of a sign that was already saved into files, he</w:t>
        </w:r>
      </w:ins>
      <w:ins w:id="9152" w:author="Arthur Parmentier" w:date="2020-05-22T09:18:00Z">
        <w:r w:rsidRPr="007C437A">
          <w:rPr>
            <w:rPrChange w:id="9153" w:author="Arthur Parmentier" w:date="2020-06-07T15:27:00Z">
              <w:rPr/>
            </w:rPrChange>
          </w:rPr>
          <w:t xml:space="preserve"> must first define which signs he wants to record  and then launch the recording session</w:t>
        </w:r>
      </w:ins>
      <w:ins w:id="9154" w:author="Arthur Parmentier" w:date="2020-06-03T23:41:00Z">
        <w:r w:rsidR="00F05472" w:rsidRPr="007C437A">
          <w:rPr>
            <w:rPrChange w:id="9155" w:author="Arthur Parmentier" w:date="2020-06-07T15:27:00Z">
              <w:rPr/>
            </w:rPrChange>
          </w:rPr>
          <w:t>.</w:t>
        </w:r>
      </w:ins>
      <w:ins w:id="9156" w:author="Arthur Parmentier" w:date="2020-05-22T09:18:00Z">
        <w:r w:rsidRPr="007C437A">
          <w:rPr>
            <w:rPrChange w:id="9157" w:author="Arthur Parmentier" w:date="2020-06-07T15:27:00Z">
              <w:rPr/>
            </w:rPrChange>
          </w:rPr>
          <w:br/>
          <w:t>Once the si</w:t>
        </w:r>
      </w:ins>
      <w:ins w:id="9158" w:author="Arthur Parmentier" w:date="2020-05-22T09:19:00Z">
        <w:r w:rsidRPr="007C437A">
          <w:rPr>
            <w:rPrChange w:id="9159" w:author="Arthur Parmentier" w:date="2020-06-07T15:27:00Z">
              <w:rPr/>
            </w:rPrChange>
          </w:rPr>
          <w:t xml:space="preserve">gns are recorded in the buffer, he </w:t>
        </w:r>
      </w:ins>
      <w:ins w:id="9160" w:author="Arthur Parmentier" w:date="2020-06-03T23:41:00Z">
        <w:r w:rsidR="00F05472" w:rsidRPr="007C437A">
          <w:rPr>
            <w:rPrChange w:id="9161" w:author="Arthur Parmentier" w:date="2020-06-07T15:27:00Z">
              <w:rPr/>
            </w:rPrChange>
          </w:rPr>
          <w:t xml:space="preserve">can </w:t>
        </w:r>
      </w:ins>
      <w:ins w:id="9162" w:author="Arthur Parmentier" w:date="2020-05-22T09:19:00Z">
        <w:r w:rsidRPr="007C437A">
          <w:rPr>
            <w:rPrChange w:id="9163" w:author="Arthur Parmentier" w:date="2020-06-07T15:27:00Z">
              <w:rPr/>
            </w:rPrChange>
          </w:rPr>
          <w:t>save them</w:t>
        </w:r>
      </w:ins>
      <w:ins w:id="9164" w:author="Arthur Parmentier" w:date="2020-06-03T23:41:00Z">
        <w:r w:rsidR="00F05472" w:rsidRPr="007C437A">
          <w:rPr>
            <w:rPrChange w:id="9165" w:author="Arthur Parmentier" w:date="2020-06-07T15:27:00Z">
              <w:rPr/>
            </w:rPrChange>
          </w:rPr>
          <w:t xml:space="preserve"> to files</w:t>
        </w:r>
      </w:ins>
      <w:ins w:id="9166" w:author="Arthur Parmentier" w:date="2020-05-22T09:19:00Z">
        <w:r w:rsidRPr="007C437A">
          <w:rPr>
            <w:rPrChange w:id="9167" w:author="Arthur Parmentier" w:date="2020-06-07T15:27:00Z">
              <w:rPr/>
            </w:rPrChange>
          </w:rPr>
          <w:t xml:space="preserve"> by hitting the </w:t>
        </w:r>
      </w:ins>
      <w:ins w:id="9168" w:author="Arthur Parmentier" w:date="2020-06-03T23:41:00Z">
        <w:r w:rsidR="00F05472" w:rsidRPr="007C437A">
          <w:rPr>
            <w:rPrChange w:id="9169" w:author="Arthur Parmentier" w:date="2020-06-07T15:27:00Z">
              <w:rPr/>
            </w:rPrChange>
          </w:rPr>
          <w:t>corresponding</w:t>
        </w:r>
      </w:ins>
      <w:ins w:id="9170" w:author="Arthur Parmentier" w:date="2020-05-22T09:19:00Z">
        <w:r w:rsidRPr="007C437A">
          <w:rPr>
            <w:rPrChange w:id="9171" w:author="Arthur Parmentier" w:date="2020-06-07T15:27:00Z">
              <w:rPr/>
            </w:rPrChange>
          </w:rPr>
          <w:t xml:space="preserve"> button if he is satisfied by the recordings.</w:t>
        </w:r>
        <w:r w:rsidRPr="007C437A">
          <w:rPr>
            <w:rPrChange w:id="9172" w:author="Arthur Parmentier" w:date="2020-06-07T15:27:00Z">
              <w:rPr/>
            </w:rPrChange>
          </w:rPr>
          <w:br/>
        </w:r>
      </w:ins>
      <w:ins w:id="9173" w:author="Arthur Parmentier" w:date="2020-05-22T09:20:00Z">
        <w:r w:rsidRPr="007C437A">
          <w:rPr>
            <w:rPrChange w:id="9174" w:author="Arthur Parmentier" w:date="2020-06-07T15:27:00Z">
              <w:rPr/>
            </w:rPrChange>
          </w:rPr>
          <w:t xml:space="preserve">If the user adds new signs </w:t>
        </w:r>
      </w:ins>
      <w:ins w:id="9175" w:author="Arthur Parmentier" w:date="2020-06-03T23:42:00Z">
        <w:r w:rsidR="00F05472" w:rsidRPr="007C437A">
          <w:rPr>
            <w:rPrChange w:id="9176" w:author="Arthur Parmentier" w:date="2020-06-07T15:27:00Z">
              <w:rPr/>
            </w:rPrChange>
          </w:rPr>
          <w:t xml:space="preserve">again </w:t>
        </w:r>
      </w:ins>
      <w:ins w:id="9177" w:author="Arthur Parmentier" w:date="2020-05-22T09:20:00Z">
        <w:r w:rsidRPr="007C437A">
          <w:rPr>
            <w:rPrChange w:id="9178" w:author="Arthur Parmentier" w:date="2020-06-07T15:27:00Z">
              <w:rPr/>
            </w:rPrChange>
          </w:rPr>
          <w:t xml:space="preserve">without saving the buffers </w:t>
        </w:r>
      </w:ins>
      <w:ins w:id="9179" w:author="Arthur Parmentier" w:date="2020-06-03T23:42:00Z">
        <w:r w:rsidR="00F05472" w:rsidRPr="007C437A">
          <w:rPr>
            <w:rPrChange w:id="9180" w:author="Arthur Parmentier" w:date="2020-06-07T15:27:00Z">
              <w:rPr/>
            </w:rPrChange>
          </w:rPr>
          <w:t>first</w:t>
        </w:r>
      </w:ins>
      <w:ins w:id="9181" w:author="Arthur Parmentier" w:date="2020-05-22T09:20:00Z">
        <w:r w:rsidRPr="007C437A">
          <w:rPr>
            <w:rPrChange w:id="9182" w:author="Arthur Parmentier" w:date="2020-06-07T15:27:00Z">
              <w:rPr/>
            </w:rPrChange>
          </w:rPr>
          <w:t>, the data that was contained in the Mu</w:t>
        </w:r>
      </w:ins>
      <w:ins w:id="9183" w:author="Arthur Parmentier" w:date="2020-05-22T09:21:00Z">
        <w:r w:rsidRPr="007C437A">
          <w:rPr>
            <w:rPrChange w:id="9184" w:author="Arthur Parmentier" w:date="2020-06-07T15:27:00Z">
              <w:rPr/>
            </w:rPrChange>
          </w:rPr>
          <w:t>Bu object is lost.</w:t>
        </w:r>
      </w:ins>
    </w:p>
    <w:p w:rsidR="006D0BF0" w:rsidRPr="007C437A" w:rsidRDefault="006D0BF0">
      <w:pPr>
        <w:pStyle w:val="Paragraphedeliste"/>
        <w:numPr>
          <w:ilvl w:val="0"/>
          <w:numId w:val="38"/>
        </w:numPr>
        <w:rPr>
          <w:ins w:id="9185" w:author="Arthur Parmentier" w:date="2020-05-22T08:19:00Z"/>
          <w:rPrChange w:id="9186" w:author="Arthur Parmentier" w:date="2020-06-07T15:27:00Z">
            <w:rPr>
              <w:ins w:id="9187" w:author="Arthur Parmentier" w:date="2020-05-22T08:19:00Z"/>
            </w:rPr>
          </w:rPrChange>
        </w:rPr>
        <w:pPrChange w:id="9188" w:author="Arthur Parmentier" w:date="2020-05-22T09:30:00Z">
          <w:pPr/>
        </w:pPrChange>
      </w:pPr>
      <w:ins w:id="9189" w:author="Arthur Parmentier" w:date="2020-05-22T09:26:00Z">
        <w:r w:rsidRPr="007C437A">
          <w:rPr>
            <w:rPrChange w:id="9190" w:author="Arthur Parmentier" w:date="2020-06-07T15:27:00Z">
              <w:rPr/>
            </w:rPrChange>
          </w:rPr>
          <w:t>Once the recording</w:t>
        </w:r>
      </w:ins>
      <w:ins w:id="9191" w:author="Arthur Parmentier" w:date="2020-05-22T09:27:00Z">
        <w:r w:rsidRPr="007C437A">
          <w:rPr>
            <w:rPrChange w:id="9192" w:author="Arthur Parmentier" w:date="2020-06-07T15:27:00Z">
              <w:rPr/>
            </w:rPrChange>
          </w:rPr>
          <w:t xml:space="preserve">s of new signs </w:t>
        </w:r>
      </w:ins>
      <w:ins w:id="9193" w:author="Arthur Parmentier" w:date="2020-05-22T09:29:00Z">
        <w:r w:rsidRPr="007C437A">
          <w:rPr>
            <w:rPrChange w:id="9194" w:author="Arthur Parmentier" w:date="2020-06-07T15:27:00Z">
              <w:rPr/>
            </w:rPrChange>
          </w:rPr>
          <w:t>are</w:t>
        </w:r>
      </w:ins>
      <w:ins w:id="9195" w:author="Arthur Parmentier" w:date="2020-05-22T09:27:00Z">
        <w:r w:rsidRPr="007C437A">
          <w:rPr>
            <w:rPrChange w:id="9196" w:author="Arthur Parmentier" w:date="2020-06-07T15:27:00Z">
              <w:rPr/>
            </w:rPrChange>
          </w:rPr>
          <w:t xml:space="preserve"> finished, the user should load </w:t>
        </w:r>
      </w:ins>
      <w:ins w:id="9197" w:author="Arthur Parmentier" w:date="2020-05-22T09:28:00Z">
        <w:r w:rsidRPr="007C437A">
          <w:rPr>
            <w:rPrChange w:id="9198" w:author="Arthur Parmentier" w:date="2020-06-07T15:27:00Z">
              <w:rPr/>
            </w:rPrChange>
          </w:rPr>
          <w:t xml:space="preserve">into the MuBu object </w:t>
        </w:r>
      </w:ins>
      <w:ins w:id="9199" w:author="Arthur Parmentier" w:date="2020-05-22T09:27:00Z">
        <w:r w:rsidRPr="007C437A">
          <w:rPr>
            <w:rPrChange w:id="9200" w:author="Arthur Parmentier" w:date="2020-06-07T15:27:00Z">
              <w:rPr/>
            </w:rPrChange>
          </w:rPr>
          <w:t>the data files of all signs that he wants to recognize and classify</w:t>
        </w:r>
      </w:ins>
      <w:ins w:id="9201" w:author="Arthur Parmentier" w:date="2020-05-22T09:28:00Z">
        <w:r w:rsidRPr="007C437A">
          <w:rPr>
            <w:rPrChange w:id="9202" w:author="Arthur Parmentier" w:date="2020-06-07T15:27:00Z">
              <w:rPr/>
            </w:rPrChange>
          </w:rPr>
          <w:t>, for all inputs that he would be using. This is done in by dragging and dropping the corresponding files from the data f</w:t>
        </w:r>
      </w:ins>
      <w:ins w:id="9203" w:author="Arthur Parmentier" w:date="2020-05-22T09:29:00Z">
        <w:r w:rsidRPr="007C437A">
          <w:rPr>
            <w:rPrChange w:id="9204" w:author="Arthur Parmentier" w:date="2020-06-07T15:27:00Z">
              <w:rPr/>
            </w:rPrChange>
          </w:rPr>
          <w:t>older</w:t>
        </w:r>
      </w:ins>
      <w:ins w:id="9205" w:author="Arthur Parmentier" w:date="2020-06-03T23:42:00Z">
        <w:r w:rsidR="00F05472" w:rsidRPr="007C437A">
          <w:rPr>
            <w:rPrChange w:id="9206" w:author="Arthur Parmentier" w:date="2020-06-07T15:27:00Z">
              <w:rPr/>
            </w:rPrChange>
          </w:rPr>
          <w:t xml:space="preserve"> into the dedicated zone.</w:t>
        </w:r>
      </w:ins>
    </w:p>
    <w:p w:rsidR="00023308" w:rsidRPr="007C437A" w:rsidDel="008A6401" w:rsidRDefault="00023308">
      <w:pPr>
        <w:rPr>
          <w:del w:id="9207" w:author="Arthur Parmentier" w:date="2020-05-22T08:20:00Z"/>
          <w:rPrChange w:id="9208" w:author="Arthur Parmentier" w:date="2020-06-07T15:27:00Z">
            <w:rPr>
              <w:del w:id="9209" w:author="Arthur Parmentier" w:date="2020-05-22T08:20:00Z"/>
            </w:rPr>
          </w:rPrChange>
        </w:rPr>
        <w:pPrChange w:id="9210" w:author="Arthur Parmentier" w:date="2020-05-21T14:34:00Z">
          <w:pPr>
            <w:pStyle w:val="Titre2"/>
          </w:pPr>
        </w:pPrChange>
      </w:pPr>
      <w:bookmarkStart w:id="9211" w:name="_Toc41067209"/>
      <w:bookmarkStart w:id="9212" w:name="_Toc42259025"/>
      <w:bookmarkStart w:id="9213" w:name="_Toc42259102"/>
      <w:bookmarkEnd w:id="9211"/>
      <w:bookmarkEnd w:id="9212"/>
      <w:bookmarkEnd w:id="9213"/>
    </w:p>
    <w:p w:rsidR="00F25194" w:rsidRPr="007C437A" w:rsidRDefault="00F25194">
      <w:pPr>
        <w:pStyle w:val="Titre3"/>
        <w:rPr>
          <w:ins w:id="9214" w:author="Arthur Parmentier" w:date="2020-06-04T10:50:00Z"/>
          <w:rPrChange w:id="9215" w:author="Arthur Parmentier" w:date="2020-06-07T15:27:00Z">
            <w:rPr>
              <w:ins w:id="9216" w:author="Arthur Parmentier" w:date="2020-06-04T10:50:00Z"/>
            </w:rPr>
          </w:rPrChange>
        </w:rPr>
      </w:pPr>
      <w:bookmarkStart w:id="9217" w:name="_Toc42259103"/>
      <w:r w:rsidRPr="007C437A">
        <w:rPr>
          <w:rPrChange w:id="9218" w:author="Arthur Parmentier" w:date="2020-06-07T15:27:00Z">
            <w:rPr/>
          </w:rPrChange>
        </w:rPr>
        <w:t xml:space="preserve">Part 3: </w:t>
      </w:r>
      <w:del w:id="9219" w:author="Arthur Parmentier" w:date="2020-05-22T09:59:00Z">
        <w:r w:rsidRPr="007C437A" w:rsidDel="009B5ADF">
          <w:rPr>
            <w:rPrChange w:id="9220" w:author="Arthur Parmentier" w:date="2020-06-07T15:27:00Z">
              <w:rPr/>
            </w:rPrChange>
          </w:rPr>
          <w:delText>Classification</w:delText>
        </w:r>
      </w:del>
      <w:ins w:id="9221" w:author="Arthur Parmentier" w:date="2020-05-22T09:59:00Z">
        <w:r w:rsidR="009B5ADF" w:rsidRPr="007C437A">
          <w:rPr>
            <w:rPrChange w:id="9222" w:author="Arthur Parmentier" w:date="2020-06-07T15:27:00Z">
              <w:rPr/>
            </w:rPrChange>
          </w:rPr>
          <w:t>Real-time classifier</w:t>
        </w:r>
      </w:ins>
      <w:ins w:id="9223" w:author="Arthur Parmentier" w:date="2020-06-03T23:51:00Z">
        <w:r w:rsidR="00284E1B" w:rsidRPr="007C437A">
          <w:rPr>
            <w:rPrChange w:id="9224" w:author="Arthur Parmentier" w:date="2020-06-07T15:27:00Z">
              <w:rPr/>
            </w:rPrChange>
          </w:rPr>
          <w:t>s</w:t>
        </w:r>
      </w:ins>
      <w:ins w:id="9225" w:author="Arthur Parmentier" w:date="2020-06-03T23:52:00Z">
        <w:r w:rsidR="00284E1B" w:rsidRPr="007C437A">
          <w:rPr>
            <w:rPrChange w:id="9226" w:author="Arthur Parmentier" w:date="2020-06-07T15:27:00Z">
              <w:rPr/>
            </w:rPrChange>
          </w:rPr>
          <w:t>, regression or DTW models</w:t>
        </w:r>
      </w:ins>
      <w:bookmarkEnd w:id="9217"/>
    </w:p>
    <w:p w:rsidR="007111F3" w:rsidRPr="007C437A" w:rsidRDefault="007111F3" w:rsidP="007111F3">
      <w:pPr>
        <w:rPr>
          <w:ins w:id="9227" w:author="Arthur Parmentier" w:date="2020-06-04T10:52:00Z"/>
          <w:rPrChange w:id="9228" w:author="Arthur Parmentier" w:date="2020-06-07T15:27:00Z">
            <w:rPr>
              <w:ins w:id="9229" w:author="Arthur Parmentier" w:date="2020-06-04T10:52:00Z"/>
            </w:rPr>
          </w:rPrChange>
        </w:rPr>
      </w:pPr>
      <w:ins w:id="9230" w:author="Arthur Parmentier" w:date="2020-06-04T10:50:00Z">
        <w:r w:rsidRPr="007C437A">
          <w:rPr>
            <w:rPrChange w:id="9231" w:author="Arthur Parmentier" w:date="2020-06-07T15:27:00Z">
              <w:rPr/>
            </w:rPrChange>
          </w:rPr>
          <w:t xml:space="preserve">Now that </w:t>
        </w:r>
      </w:ins>
      <w:ins w:id="9232" w:author="Arthur Parmentier" w:date="2020-06-04T10:51:00Z">
        <w:r w:rsidRPr="007C437A">
          <w:rPr>
            <w:rPrChange w:id="9233" w:author="Arthur Parmentier" w:date="2020-06-07T15:27:00Z">
              <w:rPr/>
            </w:rPrChange>
          </w:rPr>
          <w:t xml:space="preserve">the user has been able to connect his motion tracking inputs and record a few signs, we will see how the </w:t>
        </w:r>
      </w:ins>
      <w:ins w:id="9234" w:author="Arthur Parmentier" w:date="2020-06-04T10:52:00Z">
        <w:r w:rsidRPr="007C437A">
          <w:rPr>
            <w:rPrChange w:id="9235" w:author="Arthur Parmentier" w:date="2020-06-07T15:27:00Z">
              <w:rPr/>
            </w:rPrChange>
          </w:rPr>
          <w:t>system is able to “recognize” the signs in real time with one or several machine learning model.</w:t>
        </w:r>
      </w:ins>
    </w:p>
    <w:p w:rsidR="007111F3" w:rsidRPr="007C437A" w:rsidRDefault="007111F3">
      <w:pPr>
        <w:pStyle w:val="Titre4"/>
        <w:rPr>
          <w:ins w:id="9236" w:author="Arthur Parmentier" w:date="2020-05-22T09:43:00Z"/>
          <w:rPrChange w:id="9237" w:author="Arthur Parmentier" w:date="2020-06-07T15:27:00Z">
            <w:rPr>
              <w:ins w:id="9238" w:author="Arthur Parmentier" w:date="2020-05-22T09:43:00Z"/>
            </w:rPr>
          </w:rPrChange>
        </w:rPr>
        <w:pPrChange w:id="9239" w:author="Arthur Parmentier" w:date="2020-06-04T10:53:00Z">
          <w:pPr>
            <w:pStyle w:val="Titre3"/>
          </w:pPr>
        </w:pPrChange>
      </w:pPr>
      <w:ins w:id="9240" w:author="Arthur Parmentier" w:date="2020-06-04T10:53:00Z">
        <w:r w:rsidRPr="007C437A">
          <w:rPr>
            <w:rPrChange w:id="9241" w:author="Arthur Parmentier" w:date="2020-06-07T15:27:00Z">
              <w:rPr/>
            </w:rPrChange>
          </w:rPr>
          <w:t>A short introduction to cognition and machine learning models</w:t>
        </w:r>
      </w:ins>
    </w:p>
    <w:p w:rsidR="00834EA5" w:rsidRPr="007C437A" w:rsidRDefault="00834EA5" w:rsidP="00834EA5">
      <w:pPr>
        <w:rPr>
          <w:ins w:id="9242" w:author="Arthur Parmentier" w:date="2020-05-22T09:58:00Z"/>
          <w:rPrChange w:id="9243" w:author="Arthur Parmentier" w:date="2020-06-07T15:27:00Z">
            <w:rPr>
              <w:ins w:id="9244" w:author="Arthur Parmentier" w:date="2020-05-22T09:58:00Z"/>
            </w:rPr>
          </w:rPrChange>
        </w:rPr>
      </w:pPr>
      <w:ins w:id="9245" w:author="Arthur Parmentier" w:date="2020-05-22T09:46:00Z">
        <w:r w:rsidRPr="007C437A">
          <w:rPr>
            <w:rPrChange w:id="9246" w:author="Arthur Parmentier" w:date="2020-06-07T15:27:00Z">
              <w:rPr/>
            </w:rPrChange>
          </w:rPr>
          <w:t xml:space="preserve">The word “cognition” </w:t>
        </w:r>
      </w:ins>
      <w:ins w:id="9247" w:author="Arthur Parmentier" w:date="2020-05-22T09:47:00Z">
        <w:r w:rsidRPr="007C437A">
          <w:rPr>
            <w:rPrChange w:id="9248" w:author="Arthur Parmentier" w:date="2020-06-07T15:27:00Z">
              <w:rPr/>
            </w:rPrChange>
          </w:rPr>
          <w:t>dates back to the 15th century, where it meant "thinking and awareness."</w:t>
        </w:r>
      </w:ins>
      <w:ins w:id="9249" w:author="Arthur Parmentier" w:date="2020-05-22T09:50:00Z">
        <w:r w:rsidRPr="007C437A">
          <w:rPr>
            <w:rStyle w:val="Appelnotedebasdep"/>
            <w:rPrChange w:id="9250" w:author="Arthur Parmentier" w:date="2020-06-07T15:27:00Z">
              <w:rPr>
                <w:rStyle w:val="Appelnotedebasdep"/>
              </w:rPr>
            </w:rPrChange>
          </w:rPr>
          <w:footnoteReference w:id="50"/>
        </w:r>
      </w:ins>
      <w:ins w:id="9252" w:author="Arthur Parmentier" w:date="2020-05-22T09:47:00Z">
        <w:r w:rsidRPr="007C437A">
          <w:rPr>
            <w:rPrChange w:id="9253" w:author="Arthur Parmentier" w:date="2020-06-07T15:27:00Z">
              <w:rPr/>
            </w:rPrChange>
          </w:rPr>
          <w:t xml:space="preserve"> The term comes from the Latin noun </w:t>
        </w:r>
        <w:r w:rsidRPr="007C437A">
          <w:rPr>
            <w:i/>
            <w:iCs/>
            <w:rPrChange w:id="9254" w:author="Arthur Parmentier" w:date="2020-06-07T15:27:00Z">
              <w:rPr/>
            </w:rPrChange>
          </w:rPr>
          <w:t>cognitio</w:t>
        </w:r>
        <w:r w:rsidRPr="007C437A">
          <w:rPr>
            <w:rPrChange w:id="9255" w:author="Arthur Parmentier" w:date="2020-06-07T15:27:00Z">
              <w:rPr/>
            </w:rPrChange>
          </w:rPr>
          <w:t xml:space="preserve"> ('examination,' 'learning,' or 'knowledge'), derived from the verb </w:t>
        </w:r>
        <w:r w:rsidRPr="007C437A">
          <w:rPr>
            <w:i/>
            <w:iCs/>
            <w:rPrChange w:id="9256" w:author="Arthur Parmentier" w:date="2020-06-07T15:27:00Z">
              <w:rPr/>
            </w:rPrChange>
          </w:rPr>
          <w:t>cognosco</w:t>
        </w:r>
        <w:r w:rsidRPr="007C437A">
          <w:rPr>
            <w:rPrChange w:id="9257" w:author="Arthur Parmentier" w:date="2020-06-07T15:27:00Z">
              <w:rPr/>
            </w:rPrChange>
          </w:rPr>
          <w:t>, a compound of con ('with') and gnōscō ('know'). The latter half, gnōscō, itself is a cognate of a Greek verb, gi(g)n</w:t>
        </w:r>
        <w:r w:rsidRPr="007C437A">
          <w:rPr>
            <w:rFonts w:ascii="Cambria" w:hAnsi="Cambria" w:cs="Cambria"/>
            <w:rPrChange w:id="9258" w:author="Arthur Parmentier" w:date="2020-06-07T15:27:00Z">
              <w:rPr>
                <w:rFonts w:ascii="Cambria" w:hAnsi="Cambria" w:cs="Cambria"/>
              </w:rPr>
            </w:rPrChange>
          </w:rPr>
          <w:t>ό</w:t>
        </w:r>
        <w:r w:rsidRPr="007C437A">
          <w:rPr>
            <w:rPrChange w:id="9259" w:author="Arthur Parmentier" w:date="2020-06-07T15:27:00Z">
              <w:rPr/>
            </w:rPrChange>
          </w:rPr>
          <w:t>sko (</w:t>
        </w:r>
        <w:r w:rsidRPr="007C437A">
          <w:rPr>
            <w:rFonts w:ascii="Cambria" w:hAnsi="Cambria" w:cs="Cambria"/>
            <w:rPrChange w:id="9260" w:author="Arthur Parmentier" w:date="2020-06-07T15:27:00Z">
              <w:rPr>
                <w:rFonts w:ascii="Cambria" w:hAnsi="Cambria" w:cs="Cambria"/>
              </w:rPr>
            </w:rPrChange>
          </w:rPr>
          <w:t>γι</w:t>
        </w:r>
        <w:r w:rsidRPr="007C437A">
          <w:rPr>
            <w:rPrChange w:id="9261" w:author="Arthur Parmentier" w:date="2020-06-07T15:27:00Z">
              <w:rPr/>
            </w:rPrChange>
          </w:rPr>
          <w:t>(</w:t>
        </w:r>
        <w:r w:rsidRPr="007C437A">
          <w:rPr>
            <w:rFonts w:ascii="Cambria" w:hAnsi="Cambria" w:cs="Cambria"/>
            <w:rPrChange w:id="9262" w:author="Arthur Parmentier" w:date="2020-06-07T15:27:00Z">
              <w:rPr>
                <w:rFonts w:ascii="Cambria" w:hAnsi="Cambria" w:cs="Cambria"/>
              </w:rPr>
            </w:rPrChange>
          </w:rPr>
          <w:t>γ</w:t>
        </w:r>
        <w:r w:rsidRPr="007C437A">
          <w:rPr>
            <w:rPrChange w:id="9263" w:author="Arthur Parmentier" w:date="2020-06-07T15:27:00Z">
              <w:rPr/>
            </w:rPrChange>
          </w:rPr>
          <w:t>)</w:t>
        </w:r>
        <w:r w:rsidRPr="007C437A">
          <w:rPr>
            <w:rFonts w:ascii="Cambria" w:hAnsi="Cambria" w:cs="Cambria"/>
            <w:rPrChange w:id="9264" w:author="Arthur Parmentier" w:date="2020-06-07T15:27:00Z">
              <w:rPr>
                <w:rFonts w:ascii="Cambria" w:hAnsi="Cambria" w:cs="Cambria"/>
              </w:rPr>
            </w:rPrChange>
          </w:rPr>
          <w:t>νώσκω</w:t>
        </w:r>
        <w:r w:rsidRPr="007C437A">
          <w:rPr>
            <w:rPrChange w:id="9265" w:author="Arthur Parmentier" w:date="2020-06-07T15:27:00Z">
              <w:rPr/>
            </w:rPrChange>
          </w:rPr>
          <w:t>, 'I know,' or 'perceive').</w:t>
        </w:r>
      </w:ins>
      <w:ins w:id="9266" w:author="Arthur Parmentier" w:date="2020-05-22T09:50:00Z">
        <w:r w:rsidRPr="007C437A">
          <w:rPr>
            <w:rStyle w:val="Appelnotedebasdep"/>
            <w:rPrChange w:id="9267" w:author="Arthur Parmentier" w:date="2020-06-07T15:27:00Z">
              <w:rPr>
                <w:rStyle w:val="Appelnotedebasdep"/>
              </w:rPr>
            </w:rPrChange>
          </w:rPr>
          <w:footnoteReference w:id="51"/>
        </w:r>
      </w:ins>
      <w:ins w:id="9274" w:author="Arthur Parmentier" w:date="2020-05-22T09:52:00Z">
        <w:r w:rsidRPr="007C437A">
          <w:rPr>
            <w:rPrChange w:id="9275" w:author="Arthur Parmentier" w:date="2020-06-07T15:27:00Z">
              <w:rPr/>
            </w:rPrChange>
          </w:rPr>
          <w:t xml:space="preserve"> </w:t>
        </w:r>
      </w:ins>
      <w:ins w:id="9276" w:author="Arthur Parmentier" w:date="2020-05-22T09:53:00Z">
        <w:r w:rsidRPr="007C437A">
          <w:rPr>
            <w:rPrChange w:id="9277" w:author="Arthur Parmentier" w:date="2020-06-07T15:27:00Z">
              <w:rPr/>
            </w:rPrChange>
          </w:rPr>
          <w:br/>
        </w:r>
      </w:ins>
      <w:ins w:id="9278" w:author="Arthur Parmentier" w:date="2020-05-22T09:54:00Z">
        <w:r w:rsidR="009B5ADF" w:rsidRPr="007C437A">
          <w:rPr>
            <w:rPrChange w:id="9279" w:author="Arthur Parmentier" w:date="2020-06-07T15:27:00Z">
              <w:rPr/>
            </w:rPrChange>
          </w:rPr>
          <w:t xml:space="preserve">Re-cognition </w:t>
        </w:r>
      </w:ins>
      <w:ins w:id="9280" w:author="Arthur Parmentier" w:date="2020-05-22T09:55:00Z">
        <w:r w:rsidR="009B5ADF" w:rsidRPr="007C437A">
          <w:rPr>
            <w:rPrChange w:id="9281" w:author="Arthur Parmentier" w:date="2020-06-07T15:27:00Z">
              <w:rPr/>
            </w:rPrChange>
          </w:rPr>
          <w:t xml:space="preserve">can therefore be understood as </w:t>
        </w:r>
      </w:ins>
      <w:ins w:id="9282" w:author="Arthur Parmentier" w:date="2020-05-22T09:54:00Z">
        <w:r w:rsidR="009B5ADF" w:rsidRPr="007C437A">
          <w:rPr>
            <w:rPrChange w:id="9283" w:author="Arthur Parmentier" w:date="2020-06-07T15:27:00Z">
              <w:rPr/>
            </w:rPrChange>
          </w:rPr>
          <w:t>the process</w:t>
        </w:r>
      </w:ins>
      <w:ins w:id="9284" w:author="Arthur Parmentier" w:date="2020-05-22T09:55:00Z">
        <w:r w:rsidR="009B5ADF" w:rsidRPr="007C437A">
          <w:rPr>
            <w:rPrChange w:id="9285" w:author="Arthur Parmentier" w:date="2020-06-07T15:27:00Z">
              <w:rPr/>
            </w:rPrChange>
          </w:rPr>
          <w:t xml:space="preserve"> of “another” cognition, that allows</w:t>
        </w:r>
      </w:ins>
      <w:ins w:id="9286" w:author="Arthur Parmentier" w:date="2020-05-22T09:56:00Z">
        <w:r w:rsidR="009B5ADF" w:rsidRPr="007C437A">
          <w:rPr>
            <w:rPrChange w:id="9287" w:author="Arthur Parmentier" w:date="2020-06-07T15:27:00Z">
              <w:rPr/>
            </w:rPrChange>
          </w:rPr>
          <w:t xml:space="preserve"> the identification of something already knew</w:t>
        </w:r>
      </w:ins>
      <w:ins w:id="9288" w:author="Arthur Parmentier" w:date="2020-05-22T09:57:00Z">
        <w:r w:rsidR="009B5ADF" w:rsidRPr="007C437A">
          <w:rPr>
            <w:rPrChange w:id="9289" w:author="Arthur Parmentier" w:date="2020-06-07T15:27:00Z">
              <w:rPr/>
            </w:rPrChange>
          </w:rPr>
          <w:t xml:space="preserve"> or already perceived.</w:t>
        </w:r>
      </w:ins>
    </w:p>
    <w:p w:rsidR="009B5ADF" w:rsidRPr="007C437A" w:rsidRDefault="009B5ADF" w:rsidP="00834EA5">
      <w:pPr>
        <w:rPr>
          <w:ins w:id="9290" w:author="Arthur Parmentier" w:date="2020-05-22T10:12:00Z"/>
          <w:rPrChange w:id="9291" w:author="Arthur Parmentier" w:date="2020-06-07T15:27:00Z">
            <w:rPr>
              <w:ins w:id="9292" w:author="Arthur Parmentier" w:date="2020-05-22T10:12:00Z"/>
            </w:rPr>
          </w:rPrChange>
        </w:rPr>
      </w:pPr>
      <w:ins w:id="9293" w:author="Arthur Parmentier" w:date="2020-05-22T09:58:00Z">
        <w:r w:rsidRPr="007C437A">
          <w:rPr>
            <w:rPrChange w:id="9294" w:author="Arthur Parmentier" w:date="2020-06-07T15:27:00Z">
              <w:rPr/>
            </w:rPrChange>
          </w:rPr>
          <w:t xml:space="preserve">One can wonder what </w:t>
        </w:r>
      </w:ins>
      <w:ins w:id="9295" w:author="Arthur Parmentier" w:date="2020-05-22T09:59:00Z">
        <w:r w:rsidRPr="007C437A">
          <w:rPr>
            <w:rPrChange w:id="9296" w:author="Arthur Parmentier" w:date="2020-06-07T15:27:00Z">
              <w:rPr/>
            </w:rPrChange>
          </w:rPr>
          <w:t>the core processes of recognition are</w:t>
        </w:r>
      </w:ins>
      <w:ins w:id="9297" w:author="Arthur Parmentier" w:date="2020-05-22T10:00:00Z">
        <w:r w:rsidRPr="007C437A">
          <w:rPr>
            <w:rPrChange w:id="9298" w:author="Arthur Parmentier" w:date="2020-06-07T15:27:00Z">
              <w:rPr/>
            </w:rPrChange>
          </w:rPr>
          <w:t xml:space="preserve"> and try to reproduce them on a computer.</w:t>
        </w:r>
      </w:ins>
      <w:ins w:id="9299" w:author="Arthur Parmentier" w:date="2020-05-22T10:04:00Z">
        <w:r w:rsidR="00E908AB" w:rsidRPr="007C437A">
          <w:rPr>
            <w:rPrChange w:id="9300" w:author="Arthur Parmentier" w:date="2020-06-07T15:27:00Z">
              <w:rPr/>
            </w:rPrChange>
          </w:rPr>
          <w:t xml:space="preserve"> Very common examples</w:t>
        </w:r>
      </w:ins>
      <w:ins w:id="9301" w:author="Arthur Parmentier" w:date="2020-05-22T10:05:00Z">
        <w:r w:rsidR="00E908AB" w:rsidRPr="007C437A">
          <w:rPr>
            <w:rPrChange w:id="9302" w:author="Arthur Parmentier" w:date="2020-06-07T15:27:00Z">
              <w:rPr/>
            </w:rPrChange>
          </w:rPr>
          <w:t xml:space="preserve"> of computer-recognition come from the so-called computer vision field</w:t>
        </w:r>
      </w:ins>
      <w:ins w:id="9303" w:author="Arthur Parmentier" w:date="2020-05-22T10:08:00Z">
        <w:r w:rsidR="00E908AB" w:rsidRPr="007C437A">
          <w:rPr>
            <w:rPrChange w:id="9304" w:author="Arthur Parmentier" w:date="2020-06-07T15:27:00Z">
              <w:rPr/>
            </w:rPrChange>
          </w:rPr>
          <w:t xml:space="preserve"> such as</w:t>
        </w:r>
      </w:ins>
      <w:ins w:id="9305" w:author="Arthur Parmentier" w:date="2020-05-22T10:07:00Z">
        <w:r w:rsidR="00E908AB" w:rsidRPr="007C437A">
          <w:rPr>
            <w:rPrChange w:id="9306" w:author="Arthur Parmentier" w:date="2020-06-07T15:27:00Z">
              <w:rPr/>
            </w:rPrChange>
          </w:rPr>
          <w:t xml:space="preserve"> object recognition</w:t>
        </w:r>
      </w:ins>
      <w:ins w:id="9307" w:author="Arthur Parmentier" w:date="2020-05-22T10:18:00Z">
        <w:r w:rsidR="00BB3B34" w:rsidRPr="007C437A">
          <w:rPr>
            <w:rPrChange w:id="9308" w:author="Arthur Parmentier" w:date="2020-06-07T15:27:00Z">
              <w:rPr/>
            </w:rPrChange>
          </w:rPr>
          <w:t xml:space="preserve"> (classification</w:t>
        </w:r>
      </w:ins>
      <w:ins w:id="9309" w:author="Arthur Parmentier" w:date="2020-05-22T10:19:00Z">
        <w:r w:rsidR="00BB3B34" w:rsidRPr="007C437A">
          <w:rPr>
            <w:rPrChange w:id="9310" w:author="Arthur Parmentier" w:date="2020-06-07T15:27:00Z">
              <w:rPr/>
            </w:rPrChange>
          </w:rPr>
          <w:t>)</w:t>
        </w:r>
      </w:ins>
      <w:ins w:id="9311" w:author="Arthur Parmentier" w:date="2020-05-22T10:08:00Z">
        <w:r w:rsidR="00E908AB" w:rsidRPr="007C437A">
          <w:rPr>
            <w:rPrChange w:id="9312" w:author="Arthur Parmentier" w:date="2020-06-07T15:27:00Z">
              <w:rPr/>
            </w:rPrChange>
          </w:rPr>
          <w:t xml:space="preserve"> or</w:t>
        </w:r>
      </w:ins>
      <w:ins w:id="9313" w:author="Arthur Parmentier" w:date="2020-05-22T10:07:00Z">
        <w:r w:rsidR="00E908AB" w:rsidRPr="007C437A">
          <w:rPr>
            <w:rPrChange w:id="9314" w:author="Arthur Parmentier" w:date="2020-06-07T15:27:00Z">
              <w:rPr/>
            </w:rPrChange>
          </w:rPr>
          <w:t xml:space="preserve"> detection</w:t>
        </w:r>
      </w:ins>
      <w:ins w:id="9315" w:author="Arthur Parmentier" w:date="2020-05-22T10:08:00Z">
        <w:r w:rsidR="00E908AB" w:rsidRPr="007C437A">
          <w:rPr>
            <w:rPrChange w:id="9316" w:author="Arthur Parmentier" w:date="2020-06-07T15:27:00Z">
              <w:rPr/>
            </w:rPrChange>
          </w:rPr>
          <w:t xml:space="preserve"> </w:t>
        </w:r>
      </w:ins>
      <w:ins w:id="9317" w:author="Arthur Parmentier" w:date="2020-05-22T10:09:00Z">
        <w:r w:rsidR="00E908AB" w:rsidRPr="007C437A">
          <w:rPr>
            <w:rPrChange w:id="9318" w:author="Arthur Parmentier" w:date="2020-06-07T15:27:00Z">
              <w:rPr/>
            </w:rPrChange>
          </w:rPr>
          <w:t xml:space="preserve">convolutional neural networks </w:t>
        </w:r>
      </w:ins>
      <w:ins w:id="9319" w:author="Arthur Parmentier" w:date="2020-05-22T10:10:00Z">
        <w:r w:rsidR="00E908AB" w:rsidRPr="007C437A">
          <w:rPr>
            <w:rPrChange w:id="9320" w:author="Arthur Parmentier" w:date="2020-06-07T15:27:00Z">
              <w:rPr/>
            </w:rPrChange>
          </w:rPr>
          <w:t xml:space="preserve">(CNNs) </w:t>
        </w:r>
      </w:ins>
      <w:ins w:id="9321" w:author="Arthur Parmentier" w:date="2020-05-22T10:09:00Z">
        <w:r w:rsidR="00E908AB" w:rsidRPr="007C437A">
          <w:rPr>
            <w:rPrChange w:id="9322" w:author="Arthur Parmentier" w:date="2020-06-07T15:27:00Z">
              <w:rPr/>
            </w:rPrChange>
          </w:rPr>
          <w:t xml:space="preserve">whose </w:t>
        </w:r>
        <w:r w:rsidR="00E908AB" w:rsidRPr="007C437A">
          <w:rPr>
            <w:rPrChange w:id="9323" w:author="Arthur Parmentier" w:date="2020-06-07T15:27:00Z">
              <w:rPr/>
            </w:rPrChange>
          </w:rPr>
          <w:lastRenderedPageBreak/>
          <w:t xml:space="preserve">performances are now close </w:t>
        </w:r>
      </w:ins>
      <w:ins w:id="9324" w:author="Arthur Parmentier" w:date="2020-05-22T10:10:00Z">
        <w:r w:rsidR="00E908AB" w:rsidRPr="007C437A">
          <w:rPr>
            <w:rPrChange w:id="9325" w:author="Arthur Parmentier" w:date="2020-06-07T15:27:00Z">
              <w:rPr/>
            </w:rPrChange>
          </w:rPr>
          <w:t>to that of humans. However, CNNs are trained on huge amount of data</w:t>
        </w:r>
      </w:ins>
      <w:ins w:id="9326" w:author="Arthur Parmentier" w:date="2020-05-22T10:11:00Z">
        <w:r w:rsidR="00E908AB" w:rsidRPr="007C437A">
          <w:rPr>
            <w:rPrChange w:id="9327" w:author="Arthur Parmentier" w:date="2020-06-07T15:27:00Z">
              <w:rPr/>
            </w:rPrChange>
          </w:rPr>
          <w:t xml:space="preserve"> and are (in general) not models that can be interpreted by humans.</w:t>
        </w:r>
      </w:ins>
    </w:p>
    <w:p w:rsidR="00D60A1F" w:rsidRPr="007C437A" w:rsidRDefault="00E908AB" w:rsidP="00834EA5">
      <w:pPr>
        <w:rPr>
          <w:ins w:id="9328" w:author="Arthur Parmentier" w:date="2020-06-04T11:50:00Z"/>
          <w:rPrChange w:id="9329" w:author="Arthur Parmentier" w:date="2020-06-07T15:27:00Z">
            <w:rPr>
              <w:ins w:id="9330" w:author="Arthur Parmentier" w:date="2020-06-04T11:50:00Z"/>
            </w:rPr>
          </w:rPrChange>
        </w:rPr>
      </w:pPr>
      <w:ins w:id="9331" w:author="Arthur Parmentier" w:date="2020-05-22T10:12:00Z">
        <w:r w:rsidRPr="007C437A">
          <w:rPr>
            <w:rPrChange w:id="9332" w:author="Arthur Parmentier" w:date="2020-06-07T15:27:00Z">
              <w:rPr/>
            </w:rPrChange>
          </w:rPr>
          <w:t>In the context of this master project</w:t>
        </w:r>
      </w:ins>
      <w:ins w:id="9333" w:author="Arthur Parmentier" w:date="2020-05-22T10:15:00Z">
        <w:r w:rsidR="00BB3B34" w:rsidRPr="007C437A">
          <w:rPr>
            <w:rPrChange w:id="9334" w:author="Arthur Parmentier" w:date="2020-06-07T15:27:00Z">
              <w:rPr/>
            </w:rPrChange>
          </w:rPr>
          <w:t xml:space="preserve"> and to offer the ability of creating new signs </w:t>
        </w:r>
      </w:ins>
      <w:ins w:id="9335" w:author="Arthur Parmentier" w:date="2020-05-22T10:16:00Z">
        <w:r w:rsidR="00BB3B34" w:rsidRPr="007C437A">
          <w:rPr>
            <w:rPrChange w:id="9336" w:author="Arthur Parmentier" w:date="2020-06-07T15:27:00Z">
              <w:rPr/>
            </w:rPrChange>
          </w:rPr>
          <w:t xml:space="preserve">to the user, we </w:t>
        </w:r>
      </w:ins>
      <w:ins w:id="9337" w:author="Arthur Parmentier" w:date="2020-05-22T10:24:00Z">
        <w:r w:rsidR="00D60A1F" w:rsidRPr="007C437A">
          <w:rPr>
            <w:rPrChange w:id="9338" w:author="Arthur Parmentier" w:date="2020-06-07T15:27:00Z">
              <w:rPr/>
            </w:rPrChange>
          </w:rPr>
          <w:t>must</w:t>
        </w:r>
      </w:ins>
      <w:ins w:id="9339" w:author="Arthur Parmentier" w:date="2020-05-22T10:16:00Z">
        <w:r w:rsidR="00BB3B34" w:rsidRPr="007C437A">
          <w:rPr>
            <w:rPrChange w:id="9340" w:author="Arthur Parmentier" w:date="2020-06-07T15:27:00Z">
              <w:rPr/>
            </w:rPrChange>
          </w:rPr>
          <w:t xml:space="preserve"> work with </w:t>
        </w:r>
      </w:ins>
      <w:ins w:id="9341" w:author="Arthur Parmentier" w:date="2020-05-22T10:17:00Z">
        <w:r w:rsidR="00BB3B34" w:rsidRPr="007C437A">
          <w:rPr>
            <w:rPrChange w:id="9342" w:author="Arthur Parmentier" w:date="2020-06-07T15:27:00Z">
              <w:rPr/>
            </w:rPrChange>
          </w:rPr>
          <w:t>lightweight</w:t>
        </w:r>
      </w:ins>
      <w:ins w:id="9343" w:author="Arthur Parmentier" w:date="2020-05-22T10:16:00Z">
        <w:r w:rsidR="00BB3B34" w:rsidRPr="007C437A">
          <w:rPr>
            <w:rPrChange w:id="9344" w:author="Arthur Parmentier" w:date="2020-06-07T15:27:00Z">
              <w:rPr/>
            </w:rPrChange>
          </w:rPr>
          <w:t>, interpretable models that can</w:t>
        </w:r>
      </w:ins>
      <w:ins w:id="9345" w:author="Arthur Parmentier" w:date="2020-05-22T10:17:00Z">
        <w:r w:rsidR="00BB3B34" w:rsidRPr="007C437A">
          <w:rPr>
            <w:rPrChange w:id="9346" w:author="Arthur Parmentier" w:date="2020-06-07T15:27:00Z">
              <w:rPr/>
            </w:rPrChange>
          </w:rPr>
          <w:t xml:space="preserve"> be trained fast and</w:t>
        </w:r>
      </w:ins>
      <w:ins w:id="9347" w:author="Arthur Parmentier" w:date="2020-05-22T10:16:00Z">
        <w:r w:rsidR="00BB3B34" w:rsidRPr="007C437A">
          <w:rPr>
            <w:rPrChange w:id="9348" w:author="Arthur Parmentier" w:date="2020-06-07T15:27:00Z">
              <w:rPr/>
            </w:rPrChange>
          </w:rPr>
          <w:t xml:space="preserve"> </w:t>
        </w:r>
      </w:ins>
      <w:ins w:id="9349" w:author="Arthur Parmentier" w:date="2020-05-22T10:17:00Z">
        <w:r w:rsidR="00BB3B34" w:rsidRPr="007C437A">
          <w:rPr>
            <w:rPrChange w:id="9350" w:author="Arthur Parmentier" w:date="2020-06-07T15:27:00Z">
              <w:rPr/>
            </w:rPrChange>
          </w:rPr>
          <w:t>identify the signs that are performed in real time</w:t>
        </w:r>
      </w:ins>
      <w:ins w:id="9351" w:author="Arthur Parmentier" w:date="2020-05-22T10:19:00Z">
        <w:r w:rsidR="00BB3B34" w:rsidRPr="007C437A">
          <w:rPr>
            <w:rPrChange w:id="9352" w:author="Arthur Parmentier" w:date="2020-06-07T15:27:00Z">
              <w:rPr/>
            </w:rPrChange>
          </w:rPr>
          <w:t>. In our case, the identification process is a simple classification process, in which we ask the classifier to predict the</w:t>
        </w:r>
      </w:ins>
      <w:ins w:id="9353" w:author="Arthur Parmentier" w:date="2020-05-22T10:20:00Z">
        <w:r w:rsidR="00BB3B34" w:rsidRPr="007C437A">
          <w:rPr>
            <w:rPrChange w:id="9354" w:author="Arthur Parmentier" w:date="2020-06-07T15:27:00Z">
              <w:rPr/>
            </w:rPrChange>
          </w:rPr>
          <w:t xml:space="preserve"> “class” of the motion sequence performed by the performer among a set of classes that </w:t>
        </w:r>
      </w:ins>
      <w:ins w:id="9355" w:author="Arthur Parmentier" w:date="2020-05-22T10:21:00Z">
        <w:r w:rsidR="00BB3B34" w:rsidRPr="007C437A">
          <w:rPr>
            <w:rPrChange w:id="9356" w:author="Arthur Parmentier" w:date="2020-06-07T15:27:00Z">
              <w:rPr/>
            </w:rPrChange>
          </w:rPr>
          <w:t>have been previously learned by the model: SP signs.</w:t>
        </w:r>
      </w:ins>
    </w:p>
    <w:p w:rsidR="00983F9B" w:rsidRPr="007C437A" w:rsidRDefault="00983F9B" w:rsidP="00834EA5">
      <w:pPr>
        <w:rPr>
          <w:ins w:id="9357" w:author="Arthur Parmentier" w:date="2020-05-22T10:36:00Z"/>
          <w:rPrChange w:id="9358" w:author="Arthur Parmentier" w:date="2020-06-07T15:27:00Z">
            <w:rPr>
              <w:ins w:id="9359" w:author="Arthur Parmentier" w:date="2020-05-22T10:36:00Z"/>
            </w:rPr>
          </w:rPrChange>
        </w:rPr>
      </w:pPr>
      <w:ins w:id="9360" w:author="Arthur Parmentier" w:date="2020-06-04T11:51:00Z">
        <w:r w:rsidRPr="007C437A">
          <w:rPr>
            <w:rPrChange w:id="9361" w:author="Arthur Parmentier" w:date="2020-06-07T15:27:00Z">
              <w:rPr/>
            </w:rPrChange>
          </w:rPr>
          <w:t>We have seen that in SP, there are very different types of signs (movements, poses</w:t>
        </w:r>
      </w:ins>
      <w:ins w:id="9362" w:author="Arthur Parmentier" w:date="2020-06-04T11:52:00Z">
        <w:r w:rsidRPr="007C437A">
          <w:rPr>
            <w:rPrChange w:id="9363" w:author="Arthur Parmentier" w:date="2020-06-07T15:27:00Z">
              <w:rPr/>
            </w:rPrChange>
          </w:rPr>
          <w:t xml:space="preserve"> – at several scales). </w:t>
        </w:r>
      </w:ins>
      <w:ins w:id="9364" w:author="Arthur Parmentier" w:date="2020-06-04T11:56:00Z">
        <w:r w:rsidRPr="007C437A">
          <w:rPr>
            <w:rPrChange w:id="9365" w:author="Arthur Parmentier" w:date="2020-06-07T15:27:00Z">
              <w:rPr/>
            </w:rPrChange>
          </w:rPr>
          <w:t>At</w:t>
        </w:r>
        <w:r w:rsidR="005A331F" w:rsidRPr="007C437A">
          <w:rPr>
            <w:rPrChange w:id="9366" w:author="Arthur Parmentier" w:date="2020-06-07T15:27:00Z">
              <w:rPr/>
            </w:rPrChange>
          </w:rPr>
          <w:t xml:space="preserve"> the beginning of my project, I thought about recognizing all signs with </w:t>
        </w:r>
      </w:ins>
      <w:ins w:id="9367" w:author="Arthur Parmentier" w:date="2020-06-04T11:57:00Z">
        <w:r w:rsidR="005A331F" w:rsidRPr="007C437A">
          <w:rPr>
            <w:rPrChange w:id="9368" w:author="Arthur Parmentier" w:date="2020-06-07T15:27:00Z">
              <w:rPr/>
            </w:rPrChange>
          </w:rPr>
          <w:t>a single Dynamic Time Warping model.</w:t>
        </w:r>
      </w:ins>
    </w:p>
    <w:p w:rsidR="00DF645F" w:rsidRPr="007C437A" w:rsidRDefault="005A331F">
      <w:pPr>
        <w:rPr>
          <w:ins w:id="9369" w:author="Arthur Parmentier" w:date="2020-06-04T11:57:00Z"/>
          <w:rPrChange w:id="9370" w:author="Arthur Parmentier" w:date="2020-06-07T15:27:00Z">
            <w:rPr>
              <w:ins w:id="9371" w:author="Arthur Parmentier" w:date="2020-06-04T11:57:00Z"/>
            </w:rPr>
          </w:rPrChange>
        </w:rPr>
      </w:pPr>
      <w:ins w:id="9372" w:author="Arthur Parmentier" w:date="2020-06-04T11:57:00Z">
        <w:r w:rsidRPr="007C437A">
          <w:rPr>
            <w:rPrChange w:id="9373" w:author="Arthur Parmentier" w:date="2020-06-07T15:27:00Z">
              <w:rPr/>
            </w:rPrChange>
          </w:rPr>
          <w:t>Indeed,</w:t>
        </w:r>
      </w:ins>
      <w:ins w:id="9374" w:author="Arthur Parmentier" w:date="2020-05-22T10:39:00Z">
        <w:r w:rsidR="00DF645F" w:rsidRPr="007C437A">
          <w:rPr>
            <w:rPrChange w:id="9375" w:author="Arthur Parmentier" w:date="2020-06-07T15:27:00Z">
              <w:rPr/>
            </w:rPrChange>
          </w:rPr>
          <w:t xml:space="preserve"> two light-weight models are generally presented in the literature to classify time-sequences:</w:t>
        </w:r>
      </w:ins>
      <w:ins w:id="9376" w:author="Arthur Parmentier" w:date="2020-05-22T10:40:00Z">
        <w:r w:rsidR="00DF645F" w:rsidRPr="007C437A">
          <w:rPr>
            <w:rPrChange w:id="9377" w:author="Arthur Parmentier" w:date="2020-06-07T15:27:00Z">
              <w:rPr/>
            </w:rPrChange>
          </w:rPr>
          <w:t xml:space="preserve"> Dynamic Time Warping </w:t>
        </w:r>
      </w:ins>
      <w:ins w:id="9378" w:author="Arthur Parmentier" w:date="2020-05-22T10:41:00Z">
        <w:r w:rsidR="00D50F7A" w:rsidRPr="007C437A">
          <w:rPr>
            <w:rPrChange w:id="9379" w:author="Arthur Parmentier" w:date="2020-06-07T15:27:00Z">
              <w:rPr/>
            </w:rPrChange>
          </w:rPr>
          <w:t xml:space="preserve">(DTW) </w:t>
        </w:r>
      </w:ins>
      <w:ins w:id="9380" w:author="Arthur Parmentier" w:date="2020-05-22T10:40:00Z">
        <w:r w:rsidR="00DF645F" w:rsidRPr="007C437A">
          <w:rPr>
            <w:rPrChange w:id="9381" w:author="Arthur Parmentier" w:date="2020-06-07T15:27:00Z">
              <w:rPr/>
            </w:rPrChange>
          </w:rPr>
          <w:t>and Hidden Markov Models</w:t>
        </w:r>
      </w:ins>
      <w:ins w:id="9382" w:author="Arthur Parmentier" w:date="2020-05-22T10:41:00Z">
        <w:r w:rsidR="00D50F7A" w:rsidRPr="007C437A">
          <w:rPr>
            <w:rPrChange w:id="9383" w:author="Arthur Parmentier" w:date="2020-06-07T15:27:00Z">
              <w:rPr/>
            </w:rPrChange>
          </w:rPr>
          <w:t xml:space="preserve"> (HMM</w:t>
        </w:r>
      </w:ins>
      <w:ins w:id="9384" w:author="Arthur Parmentier" w:date="2020-05-22T10:42:00Z">
        <w:r w:rsidR="00D50F7A" w:rsidRPr="007C437A">
          <w:rPr>
            <w:rPrChange w:id="9385" w:author="Arthur Parmentier" w:date="2020-06-07T15:27:00Z">
              <w:rPr/>
            </w:rPrChange>
          </w:rPr>
          <w:t>)</w:t>
        </w:r>
      </w:ins>
      <w:ins w:id="9386" w:author="Arthur Parmentier" w:date="2020-05-22T12:58:00Z">
        <w:r w:rsidR="00B734D3" w:rsidRPr="007C437A">
          <w:rPr>
            <w:rPrChange w:id="9387" w:author="Arthur Parmentier" w:date="2020-06-07T15:27:00Z">
              <w:rPr/>
            </w:rPrChange>
          </w:rPr>
          <w:t>.</w:t>
        </w:r>
      </w:ins>
      <w:ins w:id="9388" w:author="Arthur Parmentier" w:date="2020-05-22T10:40:00Z">
        <w:r w:rsidR="00DF645F" w:rsidRPr="007C437A">
          <w:rPr>
            <w:rPrChange w:id="9389" w:author="Arthur Parmentier" w:date="2020-06-07T15:27:00Z">
              <w:rPr/>
            </w:rPrChange>
          </w:rPr>
          <w:t xml:space="preserve"> In general</w:t>
        </w:r>
      </w:ins>
      <w:ins w:id="9390" w:author="Arthur Parmentier" w:date="2020-05-22T10:41:00Z">
        <w:r w:rsidR="00D50F7A" w:rsidRPr="007C437A">
          <w:rPr>
            <w:rPrChange w:id="9391" w:author="Arthur Parmentier" w:date="2020-06-07T15:27:00Z">
              <w:rPr/>
            </w:rPrChange>
          </w:rPr>
          <w:t xml:space="preserve">, DTW is observed to be faster and more accurate that </w:t>
        </w:r>
      </w:ins>
      <w:ins w:id="9392" w:author="Arthur Parmentier" w:date="2020-05-22T10:42:00Z">
        <w:r w:rsidR="00D50F7A" w:rsidRPr="007C437A">
          <w:rPr>
            <w:rPrChange w:id="9393" w:author="Arthur Parmentier" w:date="2020-06-07T15:27:00Z">
              <w:rPr/>
            </w:rPrChange>
          </w:rPr>
          <w:t>HMMs.</w:t>
        </w:r>
      </w:ins>
      <w:ins w:id="9394" w:author="Arthur Parmentier" w:date="2020-05-22T12:58:00Z">
        <w:r w:rsidR="00B734D3" w:rsidRPr="007C437A">
          <w:rPr>
            <w:rPrChange w:id="9395" w:author="Arthur Parmentier" w:date="2020-06-07T15:27:00Z">
              <w:rPr/>
            </w:rPrChange>
          </w:rPr>
          <w:t xml:space="preserve"> </w:t>
        </w:r>
        <w:r w:rsidR="00B734D3" w:rsidRPr="007C437A">
          <w:rPr>
            <w:rStyle w:val="Appelnotedebasdep"/>
            <w:rPrChange w:id="9396" w:author="Arthur Parmentier" w:date="2020-06-07T15:27:00Z">
              <w:rPr>
                <w:rStyle w:val="Appelnotedebasdep"/>
              </w:rPr>
            </w:rPrChange>
          </w:rPr>
          <w:footnoteReference w:id="52"/>
        </w:r>
      </w:ins>
      <w:ins w:id="9403" w:author="Arthur Parmentier" w:date="2020-06-04T11:12:00Z">
        <w:r w:rsidR="00C4278F" w:rsidRPr="007C437A">
          <w:rPr>
            <w:rPrChange w:id="9404" w:author="Arthur Parmentier" w:date="2020-06-07T15:27:00Z">
              <w:rPr/>
            </w:rPrChange>
          </w:rPr>
          <w:t xml:space="preserve"> Some works also propose combinations of HMM and DTW or modified DTW algorithms for gesture recognition.</w:t>
        </w:r>
        <w:r w:rsidR="00C4278F" w:rsidRPr="007C437A">
          <w:rPr>
            <w:rStyle w:val="Appelnotedebasdep"/>
            <w:rPrChange w:id="9405" w:author="Arthur Parmentier" w:date="2020-06-07T15:27:00Z">
              <w:rPr>
                <w:rStyle w:val="Appelnotedebasdep"/>
              </w:rPr>
            </w:rPrChange>
          </w:rPr>
          <w:footnoteReference w:id="53"/>
        </w:r>
      </w:ins>
    </w:p>
    <w:p w:rsidR="005A331F" w:rsidRPr="007C437A" w:rsidRDefault="005A331F">
      <w:pPr>
        <w:rPr>
          <w:ins w:id="9412" w:author="Arthur Parmentier" w:date="2020-06-04T12:07:00Z"/>
          <w:rPrChange w:id="9413" w:author="Arthur Parmentier" w:date="2020-06-07T15:27:00Z">
            <w:rPr>
              <w:ins w:id="9414" w:author="Arthur Parmentier" w:date="2020-06-04T12:07:00Z"/>
            </w:rPr>
          </w:rPrChange>
        </w:rPr>
      </w:pPr>
      <w:ins w:id="9415" w:author="Arthur Parmentier" w:date="2020-06-04T11:57:00Z">
        <w:r w:rsidRPr="007C437A">
          <w:rPr>
            <w:rPrChange w:id="9416" w:author="Arthur Parmentier" w:date="2020-06-07T15:27:00Z">
              <w:rPr/>
            </w:rPrChange>
          </w:rPr>
          <w:t xml:space="preserve">My initial design was to </w:t>
        </w:r>
      </w:ins>
      <w:ins w:id="9417" w:author="Arthur Parmentier" w:date="2020-06-04T11:58:00Z">
        <w:r w:rsidRPr="007C437A">
          <w:rPr>
            <w:rPrChange w:id="9418" w:author="Arthur Parmentier" w:date="2020-06-07T15:27:00Z">
              <w:rPr/>
            </w:rPrChange>
          </w:rPr>
          <w:t>sum up all the features that I would use (full body skeleton, hands skeleton…) into a single feature vector that I could feed to DTW.</w:t>
        </w:r>
      </w:ins>
      <w:ins w:id="9419" w:author="Arthur Parmentier" w:date="2020-06-04T11:59:00Z">
        <w:r w:rsidRPr="007C437A">
          <w:rPr>
            <w:rPrChange w:id="9420" w:author="Arthur Parmentier" w:date="2020-06-07T15:27:00Z">
              <w:rPr/>
            </w:rPrChange>
          </w:rPr>
          <w:t xml:space="preserve"> </w:t>
        </w:r>
      </w:ins>
      <w:ins w:id="9421" w:author="Arthur Parmentier" w:date="2020-06-04T12:05:00Z">
        <w:r w:rsidRPr="007C437A">
          <w:rPr>
            <w:rPrChange w:id="9422" w:author="Arthur Parmentier" w:date="2020-06-07T15:27:00Z">
              <w:rPr/>
            </w:rPrChange>
          </w:rPr>
          <w:br/>
        </w:r>
      </w:ins>
      <w:ins w:id="9423" w:author="Arthur Parmentier" w:date="2020-06-04T11:59:00Z">
        <w:r w:rsidRPr="007C437A">
          <w:rPr>
            <w:rPrChange w:id="9424" w:author="Arthur Parmentier" w:date="2020-06-07T15:27:00Z">
              <w:rPr/>
            </w:rPrChange>
          </w:rPr>
          <w:t xml:space="preserve">The first obstacle to this initial design was that all inputs would not have similar data rates, so that </w:t>
        </w:r>
      </w:ins>
      <w:ins w:id="9425" w:author="Arthur Parmentier" w:date="2020-06-04T12:00:00Z">
        <w:r w:rsidRPr="007C437A">
          <w:rPr>
            <w:rPrChange w:id="9426" w:author="Arthur Parmentier" w:date="2020-06-07T15:27:00Z">
              <w:rPr/>
            </w:rPrChange>
          </w:rPr>
          <w:t>the combination of inputs would either result in a data rate</w:t>
        </w:r>
      </w:ins>
      <w:ins w:id="9427" w:author="Arthur Parmentier" w:date="2020-06-04T12:01:00Z">
        <w:r w:rsidRPr="007C437A">
          <w:rPr>
            <w:rPrChange w:id="9428" w:author="Arthur Parmentier" w:date="2020-06-07T15:27:00Z">
              <w:rPr/>
            </w:rPrChange>
          </w:rPr>
          <w:t xml:space="preserve"> equal to the slowest input or </w:t>
        </w:r>
      </w:ins>
      <w:ins w:id="9429" w:author="Arthur Parmentier" w:date="2020-06-04T12:03:00Z">
        <w:r w:rsidRPr="007C437A">
          <w:rPr>
            <w:rPrChange w:id="9430" w:author="Arthur Parmentier" w:date="2020-06-07T15:27:00Z">
              <w:rPr/>
            </w:rPrChange>
          </w:rPr>
          <w:t xml:space="preserve">a very high data rate, equal to the sum of each input data rate, but with common values between two consecutive feature </w:t>
        </w:r>
      </w:ins>
      <w:ins w:id="9431" w:author="Arthur Parmentier" w:date="2020-06-04T12:04:00Z">
        <w:r w:rsidRPr="007C437A">
          <w:rPr>
            <w:rPrChange w:id="9432" w:author="Arthur Parmentier" w:date="2020-06-07T15:27:00Z">
              <w:rPr/>
            </w:rPrChange>
          </w:rPr>
          <w:t>vectors. This situation would not be ideal as it would require more processing and would not repre</w:t>
        </w:r>
      </w:ins>
      <w:ins w:id="9433" w:author="Arthur Parmentier" w:date="2020-06-04T12:05:00Z">
        <w:r w:rsidRPr="007C437A">
          <w:rPr>
            <w:rPrChange w:id="9434" w:author="Arthur Parmentier" w:date="2020-06-07T15:27:00Z">
              <w:rPr/>
            </w:rPrChange>
          </w:rPr>
          <w:t>sent accurately the movement.</w:t>
        </w:r>
        <w:r w:rsidRPr="007C437A">
          <w:rPr>
            <w:rPrChange w:id="9435" w:author="Arthur Parmentier" w:date="2020-06-07T15:27:00Z">
              <w:rPr/>
            </w:rPrChange>
          </w:rPr>
          <w:br/>
          <w:t xml:space="preserve">The second obstacle was that although DTW can recognize poses, it performs much slower than </w:t>
        </w:r>
      </w:ins>
      <w:ins w:id="9436" w:author="Arthur Parmentier" w:date="2020-06-04T12:06:00Z">
        <w:r w:rsidRPr="007C437A">
          <w:rPr>
            <w:rPrChange w:id="9437" w:author="Arthur Parmentier" w:date="2020-06-07T15:27:00Z">
              <w:rPr/>
            </w:rPrChange>
          </w:rPr>
          <w:t>pose classifiers that are not time</w:t>
        </w:r>
        <w:r w:rsidR="00175441" w:rsidRPr="007C437A">
          <w:rPr>
            <w:rPrChange w:id="9438" w:author="Arthur Parmentier" w:date="2020-06-07T15:27:00Z">
              <w:rPr/>
            </w:rPrChange>
          </w:rPr>
          <w:t>-dependent</w:t>
        </w:r>
        <w:r w:rsidRPr="007C437A">
          <w:rPr>
            <w:rPrChange w:id="9439" w:author="Arthur Parmentier" w:date="2020-06-07T15:27:00Z">
              <w:rPr/>
            </w:rPrChange>
          </w:rPr>
          <w:t>, such as SVM</w:t>
        </w:r>
        <w:r w:rsidR="00175441" w:rsidRPr="007C437A">
          <w:rPr>
            <w:rPrChange w:id="9440" w:author="Arthur Parmentier" w:date="2020-06-07T15:27:00Z">
              <w:rPr/>
            </w:rPrChange>
          </w:rPr>
          <w:t xml:space="preserve"> or decision trees. </w:t>
        </w:r>
      </w:ins>
      <w:ins w:id="9441" w:author="Arthur Parmentier" w:date="2020-06-04T12:07:00Z">
        <w:r w:rsidR="00175441" w:rsidRPr="007C437A">
          <w:rPr>
            <w:rPrChange w:id="9442" w:author="Arthur Parmentier" w:date="2020-06-07T15:27:00Z">
              <w:rPr/>
            </w:rPrChange>
          </w:rPr>
          <w:t>Ideally, one would want to construct one model per type of sign to be recognize.</w:t>
        </w:r>
      </w:ins>
    </w:p>
    <w:p w:rsidR="00175441" w:rsidRPr="007C437A" w:rsidRDefault="00175441">
      <w:pPr>
        <w:rPr>
          <w:ins w:id="9443" w:author="Arthur Parmentier" w:date="2020-05-22T09:32:00Z"/>
          <w:rPrChange w:id="9444" w:author="Arthur Parmentier" w:date="2020-06-07T15:27:00Z">
            <w:rPr>
              <w:ins w:id="9445" w:author="Arthur Parmentier" w:date="2020-05-22T09:32:00Z"/>
            </w:rPr>
          </w:rPrChange>
        </w:rPr>
        <w:pPrChange w:id="9446" w:author="Arthur Parmentier" w:date="2020-05-22T09:43:00Z">
          <w:pPr>
            <w:pStyle w:val="Titre3"/>
          </w:pPr>
        </w:pPrChange>
      </w:pPr>
      <w:ins w:id="9447" w:author="Arthur Parmentier" w:date="2020-06-04T12:09:00Z">
        <w:r w:rsidRPr="007C437A">
          <w:rPr>
            <w:rPrChange w:id="9448" w:author="Arthur Parmentier" w:date="2020-06-07T15:27:00Z">
              <w:rPr/>
            </w:rPrChange>
          </w:rPr>
          <w:t xml:space="preserve">I have chosen to implement two models for my final prototype: one for the full body with DTW and one </w:t>
        </w:r>
      </w:ins>
      <w:ins w:id="9449" w:author="Arthur Parmentier" w:date="2020-06-04T12:10:00Z">
        <w:r w:rsidRPr="007C437A">
          <w:rPr>
            <w:rPrChange w:id="9450" w:author="Arthur Parmentier" w:date="2020-06-07T15:27:00Z">
              <w:rPr/>
            </w:rPrChange>
          </w:rPr>
          <w:t>for the hands with Adaboost decision trees.</w:t>
        </w:r>
      </w:ins>
    </w:p>
    <w:p w:rsidR="006D0BF0" w:rsidRPr="007C437A" w:rsidRDefault="00175441" w:rsidP="006D0BF0">
      <w:pPr>
        <w:pStyle w:val="Titre4"/>
        <w:rPr>
          <w:ins w:id="9451" w:author="Arthur Parmentier" w:date="2020-05-22T09:32:00Z"/>
          <w:rPrChange w:id="9452" w:author="Arthur Parmentier" w:date="2020-06-07T15:27:00Z">
            <w:rPr>
              <w:ins w:id="9453" w:author="Arthur Parmentier" w:date="2020-05-22T09:32:00Z"/>
            </w:rPr>
          </w:rPrChange>
        </w:rPr>
      </w:pPr>
      <w:ins w:id="9454" w:author="Arthur Parmentier" w:date="2020-06-04T12:10:00Z">
        <w:r w:rsidRPr="007C437A">
          <w:rPr>
            <w:rPrChange w:id="9455" w:author="Arthur Parmentier" w:date="2020-06-07T15:27:00Z">
              <w:rPr/>
            </w:rPrChange>
          </w:rPr>
          <w:lastRenderedPageBreak/>
          <w:t>Full</w:t>
        </w:r>
      </w:ins>
      <w:ins w:id="9456" w:author="Arthur Parmentier" w:date="2020-06-04T12:12:00Z">
        <w:r w:rsidR="00F73660" w:rsidRPr="007C437A">
          <w:rPr>
            <w:rPrChange w:id="9457" w:author="Arthur Parmentier" w:date="2020-06-07T15:27:00Z">
              <w:rPr/>
            </w:rPrChange>
          </w:rPr>
          <w:t xml:space="preserve"> </w:t>
        </w:r>
      </w:ins>
      <w:ins w:id="9458" w:author="Arthur Parmentier" w:date="2020-06-04T12:10:00Z">
        <w:r w:rsidRPr="007C437A">
          <w:rPr>
            <w:rPrChange w:id="9459" w:author="Arthur Parmentier" w:date="2020-06-07T15:27:00Z">
              <w:rPr/>
            </w:rPrChange>
          </w:rPr>
          <w:t xml:space="preserve">body </w:t>
        </w:r>
      </w:ins>
      <w:ins w:id="9460" w:author="Arthur Parmentier" w:date="2020-05-22T12:18:00Z">
        <w:r w:rsidR="00E9747D" w:rsidRPr="007C437A">
          <w:rPr>
            <w:rPrChange w:id="9461" w:author="Arthur Parmentier" w:date="2020-06-07T15:27:00Z">
              <w:rPr/>
            </w:rPrChange>
          </w:rPr>
          <w:t>Wekinator</w:t>
        </w:r>
      </w:ins>
      <w:ins w:id="9462" w:author="Arthur Parmentier" w:date="2020-05-22T09:32:00Z">
        <w:r w:rsidR="006D0BF0" w:rsidRPr="007C437A">
          <w:rPr>
            <w:rPrChange w:id="9463" w:author="Arthur Parmentier" w:date="2020-06-07T15:27:00Z">
              <w:rPr/>
            </w:rPrChange>
          </w:rPr>
          <w:t xml:space="preserve"> DTW</w:t>
        </w:r>
      </w:ins>
    </w:p>
    <w:p w:rsidR="004116C1" w:rsidRPr="007C437A" w:rsidRDefault="00D50F7A" w:rsidP="006D0BF0">
      <w:pPr>
        <w:rPr>
          <w:ins w:id="9464" w:author="Arthur Parmentier" w:date="2020-05-22T11:38:00Z"/>
          <w:rPrChange w:id="9465" w:author="Arthur Parmentier" w:date="2020-06-07T15:27:00Z">
            <w:rPr>
              <w:ins w:id="9466" w:author="Arthur Parmentier" w:date="2020-05-22T11:38:00Z"/>
            </w:rPr>
          </w:rPrChange>
        </w:rPr>
      </w:pPr>
      <w:ins w:id="9467" w:author="Arthur Parmentier" w:date="2020-05-22T10:43:00Z">
        <w:r w:rsidRPr="007C437A">
          <w:rPr>
            <w:rPrChange w:id="9468" w:author="Arthur Parmentier" w:date="2020-06-07T15:27:00Z">
              <w:rPr/>
            </w:rPrChange>
          </w:rPr>
          <w:t xml:space="preserve">Unfortunately, at the time of the project, I could not </w:t>
        </w:r>
      </w:ins>
      <w:ins w:id="9469" w:author="Arthur Parmentier" w:date="2020-05-22T10:44:00Z">
        <w:r w:rsidRPr="007C437A">
          <w:rPr>
            <w:rPrChange w:id="9470" w:author="Arthur Parmentier" w:date="2020-06-07T15:27:00Z">
              <w:rPr/>
            </w:rPrChange>
          </w:rPr>
          <w:t>find any real-time implementation of DTW in Max/MSP.</w:t>
        </w:r>
        <w:r w:rsidRPr="007C437A">
          <w:rPr>
            <w:rStyle w:val="Appelnotedebasdep"/>
            <w:rPrChange w:id="9471" w:author="Arthur Parmentier" w:date="2020-06-07T15:27:00Z">
              <w:rPr>
                <w:rStyle w:val="Appelnotedebasdep"/>
              </w:rPr>
            </w:rPrChange>
          </w:rPr>
          <w:footnoteReference w:id="54"/>
        </w:r>
      </w:ins>
    </w:p>
    <w:p w:rsidR="00983F9B" w:rsidRPr="007C437A" w:rsidRDefault="00BA3283" w:rsidP="006D0BF0">
      <w:pPr>
        <w:rPr>
          <w:ins w:id="9513" w:author="Arthur Parmentier" w:date="2020-06-04T11:45:00Z"/>
          <w:rPrChange w:id="9514" w:author="Arthur Parmentier" w:date="2020-06-07T15:27:00Z">
            <w:rPr>
              <w:ins w:id="9515" w:author="Arthur Parmentier" w:date="2020-06-04T11:45:00Z"/>
            </w:rPr>
          </w:rPrChange>
        </w:rPr>
      </w:pPr>
      <w:ins w:id="9516" w:author="Arthur Parmentier" w:date="2020-05-22T11:38:00Z">
        <w:r w:rsidRPr="007C437A">
          <w:rPr>
            <w:rPrChange w:id="9517" w:author="Arthur Parmentier" w:date="2020-06-07T15:27:00Z">
              <w:rPr/>
            </w:rPrChange>
          </w:rPr>
          <w:t xml:space="preserve">However, </w:t>
        </w:r>
      </w:ins>
      <w:ins w:id="9518" w:author="Arthur Parmentier" w:date="2020-05-22T11:52:00Z">
        <w:r w:rsidR="000430B4" w:rsidRPr="007C437A">
          <w:rPr>
            <w:rPrChange w:id="9519" w:author="Arthur Parmentier" w:date="2020-06-07T15:27:00Z">
              <w:rPr/>
            </w:rPrChange>
          </w:rPr>
          <w:t xml:space="preserve">the external software </w:t>
        </w:r>
      </w:ins>
      <w:ins w:id="9520" w:author="Arthur Parmentier" w:date="2020-05-22T12:18:00Z">
        <w:r w:rsidR="00E9747D" w:rsidRPr="007C437A">
          <w:rPr>
            <w:rPrChange w:id="9521" w:author="Arthur Parmentier" w:date="2020-06-07T15:27:00Z">
              <w:rPr/>
            </w:rPrChange>
          </w:rPr>
          <w:t>Wekinator</w:t>
        </w:r>
      </w:ins>
      <w:ins w:id="9522" w:author="Arthur Parmentier" w:date="2020-05-22T11:38:00Z">
        <w:r w:rsidRPr="007C437A">
          <w:rPr>
            <w:rStyle w:val="Appelnotedebasdep"/>
            <w:rPrChange w:id="9523" w:author="Arthur Parmentier" w:date="2020-06-07T15:27:00Z">
              <w:rPr>
                <w:rStyle w:val="Appelnotedebasdep"/>
              </w:rPr>
            </w:rPrChange>
          </w:rPr>
          <w:footnoteReference w:id="55"/>
        </w:r>
      </w:ins>
      <w:ins w:id="9528" w:author="Arthur Parmentier" w:date="2020-05-22T11:39:00Z">
        <w:r w:rsidR="00965FAA" w:rsidRPr="007C437A">
          <w:rPr>
            <w:rPrChange w:id="9529" w:author="Arthur Parmentier" w:date="2020-06-07T15:27:00Z">
              <w:rPr/>
            </w:rPrChange>
          </w:rPr>
          <w:t xml:space="preserve"> offers a very efficient DTW implementation based on the FastDTW library</w:t>
        </w:r>
      </w:ins>
      <w:ins w:id="9530" w:author="Arthur Parmentier" w:date="2020-05-22T11:40:00Z">
        <w:r w:rsidR="00965FAA" w:rsidRPr="007C437A">
          <w:rPr>
            <w:rStyle w:val="Appelnotedebasdep"/>
            <w:rPrChange w:id="9531" w:author="Arthur Parmentier" w:date="2020-06-07T15:27:00Z">
              <w:rPr>
                <w:rStyle w:val="Appelnotedebasdep"/>
              </w:rPr>
            </w:rPrChange>
          </w:rPr>
          <w:footnoteReference w:id="56"/>
        </w:r>
      </w:ins>
      <w:ins w:id="9540" w:author="Arthur Parmentier" w:date="2020-05-22T11:43:00Z">
        <w:r w:rsidR="00B827FE" w:rsidRPr="007C437A">
          <w:rPr>
            <w:rPrChange w:id="9541" w:author="Arthur Parmentier" w:date="2020-06-07T15:27:00Z">
              <w:rPr/>
            </w:rPrChange>
          </w:rPr>
          <w:t xml:space="preserve"> with additional improvements for real-time performance</w:t>
        </w:r>
      </w:ins>
      <w:ins w:id="9542" w:author="Arthur Parmentier" w:date="2020-06-04T11:45:00Z">
        <w:r w:rsidR="00983F9B" w:rsidRPr="007C437A">
          <w:rPr>
            <w:rPrChange w:id="9543" w:author="Arthur Parmentier" w:date="2020-06-07T15:27:00Z">
              <w:rPr/>
            </w:rPrChange>
          </w:rPr>
          <w:t xml:space="preserve"> and several internal parameters for its DTW model.</w:t>
        </w:r>
      </w:ins>
    </w:p>
    <w:p w:rsidR="00B827FE" w:rsidRPr="007C437A" w:rsidRDefault="00B827FE" w:rsidP="006D0BF0">
      <w:pPr>
        <w:rPr>
          <w:ins w:id="9544" w:author="Arthur Parmentier" w:date="2020-05-22T11:37:00Z"/>
          <w:rPrChange w:id="9545" w:author="Arthur Parmentier" w:date="2020-06-07T15:27:00Z">
            <w:rPr>
              <w:ins w:id="9546" w:author="Arthur Parmentier" w:date="2020-05-22T11:37:00Z"/>
            </w:rPr>
          </w:rPrChange>
        </w:rPr>
      </w:pPr>
      <w:ins w:id="9547" w:author="Arthur Parmentier" w:date="2020-05-22T11:45:00Z">
        <w:r w:rsidRPr="007C437A">
          <w:rPr>
            <w:rPrChange w:id="9548" w:author="Arthur Parmentier" w:date="2020-06-07T15:27:00Z">
              <w:rPr/>
            </w:rPrChange>
          </w:rPr>
          <w:t xml:space="preserve">Max </w:t>
        </w:r>
      </w:ins>
      <w:ins w:id="9549" w:author="Arthur Parmentier" w:date="2020-06-04T11:46:00Z">
        <w:r w:rsidR="00983F9B" w:rsidRPr="007C437A">
          <w:rPr>
            <w:rPrChange w:id="9550" w:author="Arthur Parmentier" w:date="2020-06-07T15:27:00Z">
              <w:rPr/>
            </w:rPrChange>
          </w:rPr>
          <w:t xml:space="preserve">and Wekinator communicate </w:t>
        </w:r>
      </w:ins>
      <w:ins w:id="9551" w:author="Arthur Parmentier" w:date="2020-06-04T11:44:00Z">
        <w:r w:rsidR="00983F9B" w:rsidRPr="007C437A">
          <w:rPr>
            <w:rPrChange w:id="9552" w:author="Arthur Parmentier" w:date="2020-06-07T15:27:00Z">
              <w:rPr/>
            </w:rPrChange>
          </w:rPr>
          <w:t>in</w:t>
        </w:r>
      </w:ins>
      <w:ins w:id="9553" w:author="Arthur Parmentier" w:date="2020-05-22T11:45:00Z">
        <w:r w:rsidRPr="007C437A">
          <w:rPr>
            <w:rPrChange w:id="9554" w:author="Arthur Parmentier" w:date="2020-06-07T15:27:00Z">
              <w:rPr/>
            </w:rPrChange>
          </w:rPr>
          <w:t xml:space="preserve"> </w:t>
        </w:r>
      </w:ins>
      <w:ins w:id="9555" w:author="Arthur Parmentier" w:date="2020-05-22T11:44:00Z">
        <w:r w:rsidRPr="007C437A">
          <w:rPr>
            <w:rPrChange w:id="9556" w:author="Arthur Parmentier" w:date="2020-06-07T15:27:00Z">
              <w:rPr/>
            </w:rPrChange>
          </w:rPr>
          <w:t>O</w:t>
        </w:r>
      </w:ins>
      <w:ins w:id="9557" w:author="Arthur Parmentier" w:date="2020-05-22T11:45:00Z">
        <w:r w:rsidRPr="007C437A">
          <w:rPr>
            <w:rPrChange w:id="9558" w:author="Arthur Parmentier" w:date="2020-06-07T15:27:00Z">
              <w:rPr/>
            </w:rPrChange>
          </w:rPr>
          <w:t>pen Sound Control (OSC</w:t>
        </w:r>
      </w:ins>
      <w:ins w:id="9559" w:author="Arthur Parmentier" w:date="2020-06-04T11:49:00Z">
        <w:r w:rsidR="00983F9B" w:rsidRPr="007C437A">
          <w:rPr>
            <w:rPrChange w:id="9560" w:author="Arthur Parmentier" w:date="2020-06-07T15:27:00Z">
              <w:rPr/>
            </w:rPrChange>
          </w:rPr>
          <w:t>)</w:t>
        </w:r>
      </w:ins>
      <w:ins w:id="9561" w:author="Arthur Parmentier" w:date="2020-06-04T11:46:00Z">
        <w:r w:rsidR="00983F9B" w:rsidRPr="007C437A">
          <w:rPr>
            <w:rPrChange w:id="9562" w:author="Arthur Parmentier" w:date="2020-06-07T15:27:00Z">
              <w:rPr/>
            </w:rPrChange>
          </w:rPr>
          <w:t>. A</w:t>
        </w:r>
      </w:ins>
      <w:ins w:id="9563" w:author="Arthur Parmentier" w:date="2020-05-22T11:46:00Z">
        <w:r w:rsidRPr="007C437A">
          <w:rPr>
            <w:rPrChange w:id="9564" w:author="Arthur Parmentier" w:date="2020-06-07T15:27:00Z">
              <w:rPr/>
            </w:rPrChange>
          </w:rPr>
          <w:t xml:space="preserve">lthough the user must launch </w:t>
        </w:r>
      </w:ins>
      <w:ins w:id="9565" w:author="Arthur Parmentier" w:date="2020-05-22T12:18:00Z">
        <w:r w:rsidR="00E9747D" w:rsidRPr="007C437A">
          <w:rPr>
            <w:rPrChange w:id="9566" w:author="Arthur Parmentier" w:date="2020-06-07T15:27:00Z">
              <w:rPr/>
            </w:rPrChange>
          </w:rPr>
          <w:t>Wekinator</w:t>
        </w:r>
      </w:ins>
      <w:ins w:id="9567" w:author="Arthur Parmentier" w:date="2020-05-22T11:46:00Z">
        <w:r w:rsidRPr="007C437A">
          <w:rPr>
            <w:rPrChange w:id="9568" w:author="Arthur Parmentier" w:date="2020-06-07T15:27:00Z">
              <w:rPr/>
            </w:rPrChange>
          </w:rPr>
          <w:t xml:space="preserve"> separately and perform basic op</w:t>
        </w:r>
      </w:ins>
      <w:ins w:id="9569" w:author="Arthur Parmentier" w:date="2020-05-22T11:47:00Z">
        <w:r w:rsidRPr="007C437A">
          <w:rPr>
            <w:rPrChange w:id="9570" w:author="Arthur Parmentier" w:date="2020-06-07T15:27:00Z">
              <w:rPr/>
            </w:rPrChange>
          </w:rPr>
          <w:t xml:space="preserve">erations </w:t>
        </w:r>
      </w:ins>
      <w:ins w:id="9571" w:author="Arthur Parmentier" w:date="2020-06-04T11:49:00Z">
        <w:r w:rsidR="00983F9B" w:rsidRPr="007C437A">
          <w:rPr>
            <w:rPrChange w:id="9572" w:author="Arthur Parmentier" w:date="2020-06-07T15:27:00Z">
              <w:rPr/>
            </w:rPrChange>
          </w:rPr>
          <w:t>on</w:t>
        </w:r>
      </w:ins>
      <w:ins w:id="9573" w:author="Arthur Parmentier" w:date="2020-05-22T11:47:00Z">
        <w:r w:rsidRPr="007C437A">
          <w:rPr>
            <w:rPrChange w:id="9574" w:author="Arthur Parmentier" w:date="2020-06-07T15:27:00Z">
              <w:rPr/>
            </w:rPrChange>
          </w:rPr>
          <w:t xml:space="preserve"> its </w:t>
        </w:r>
      </w:ins>
      <w:ins w:id="9575" w:author="Arthur Parmentier" w:date="2020-06-04T11:49:00Z">
        <w:r w:rsidR="00983F9B" w:rsidRPr="007C437A">
          <w:rPr>
            <w:rPrChange w:id="9576" w:author="Arthur Parmentier" w:date="2020-06-07T15:27:00Z">
              <w:rPr/>
            </w:rPrChange>
          </w:rPr>
          <w:t>GUI</w:t>
        </w:r>
      </w:ins>
      <w:ins w:id="9577" w:author="Arthur Parmentier" w:date="2020-05-22T11:47:00Z">
        <w:r w:rsidRPr="007C437A">
          <w:rPr>
            <w:rPrChange w:id="9578" w:author="Arthur Parmentier" w:date="2020-06-07T15:27:00Z">
              <w:rPr/>
            </w:rPrChange>
          </w:rPr>
          <w:t xml:space="preserve">, </w:t>
        </w:r>
      </w:ins>
      <w:ins w:id="9579" w:author="Arthur Parmentier" w:date="2020-06-04T11:49:00Z">
        <w:r w:rsidR="00983F9B" w:rsidRPr="007C437A">
          <w:rPr>
            <w:rPrChange w:id="9580" w:author="Arthur Parmentier" w:date="2020-06-07T15:27:00Z">
              <w:rPr/>
            </w:rPrChange>
          </w:rPr>
          <w:t>most important parts</w:t>
        </w:r>
      </w:ins>
      <w:ins w:id="9581" w:author="Arthur Parmentier" w:date="2020-05-22T11:47:00Z">
        <w:r w:rsidRPr="007C437A">
          <w:rPr>
            <w:rPrChange w:id="9582" w:author="Arthur Parmentier" w:date="2020-06-07T15:27:00Z">
              <w:rPr/>
            </w:rPrChange>
          </w:rPr>
          <w:t xml:space="preserve"> of </w:t>
        </w:r>
      </w:ins>
      <w:ins w:id="9583" w:author="Arthur Parmentier" w:date="2020-05-22T12:18:00Z">
        <w:r w:rsidR="00E9747D" w:rsidRPr="007C437A">
          <w:rPr>
            <w:rPrChange w:id="9584" w:author="Arthur Parmentier" w:date="2020-06-07T15:27:00Z">
              <w:rPr/>
            </w:rPrChange>
          </w:rPr>
          <w:t>Wekinator</w:t>
        </w:r>
      </w:ins>
      <w:ins w:id="9585" w:author="Arthur Parmentier" w:date="2020-05-22T11:47:00Z">
        <w:r w:rsidRPr="007C437A">
          <w:rPr>
            <w:rPrChange w:id="9586" w:author="Arthur Parmentier" w:date="2020-06-07T15:27:00Z">
              <w:rPr/>
            </w:rPrChange>
          </w:rPr>
          <w:t xml:space="preserve"> can be controlled remotely via OSC, allowing Max </w:t>
        </w:r>
      </w:ins>
      <w:ins w:id="9587" w:author="Arthur Parmentier" w:date="2020-05-22T11:50:00Z">
        <w:r w:rsidR="000430B4" w:rsidRPr="007C437A">
          <w:rPr>
            <w:rPrChange w:id="9588" w:author="Arthur Parmentier" w:date="2020-06-07T15:27:00Z">
              <w:rPr/>
            </w:rPrChange>
          </w:rPr>
          <w:t xml:space="preserve">to automatize certain operations, such </w:t>
        </w:r>
      </w:ins>
      <w:ins w:id="9589" w:author="Arthur Parmentier" w:date="2020-06-04T11:49:00Z">
        <w:r w:rsidR="00983F9B" w:rsidRPr="007C437A">
          <w:rPr>
            <w:rPrChange w:id="9590" w:author="Arthur Parmentier" w:date="2020-06-07T15:27:00Z">
              <w:rPr/>
            </w:rPrChange>
          </w:rPr>
          <w:t>its</w:t>
        </w:r>
      </w:ins>
      <w:ins w:id="9591" w:author="Arthur Parmentier" w:date="2020-05-22T11:50:00Z">
        <w:r w:rsidR="000430B4" w:rsidRPr="007C437A">
          <w:rPr>
            <w:rPrChange w:id="9592" w:author="Arthur Parmentier" w:date="2020-06-07T15:27:00Z">
              <w:rPr/>
            </w:rPrChange>
          </w:rPr>
          <w:t xml:space="preserve"> training process.</w:t>
        </w:r>
      </w:ins>
    </w:p>
    <w:p w:rsidR="004116C1" w:rsidRPr="007C437A" w:rsidRDefault="00D454BF" w:rsidP="006D0BF0">
      <w:pPr>
        <w:rPr>
          <w:ins w:id="9593" w:author="Arthur Parmentier" w:date="2020-05-22T11:53:00Z"/>
          <w:rPrChange w:id="9594" w:author="Arthur Parmentier" w:date="2020-06-07T15:27:00Z">
            <w:rPr>
              <w:ins w:id="9595" w:author="Arthur Parmentier" w:date="2020-05-22T11:53:00Z"/>
            </w:rPr>
          </w:rPrChange>
        </w:rPr>
      </w:pPr>
      <w:ins w:id="9596" w:author="Arthur Parmentier" w:date="2020-05-22T11:53:00Z">
        <w:r w:rsidRPr="007C437A">
          <w:rPr>
            <w:rPrChange w:id="9597" w:author="Arthur Parmentier" w:date="2020-06-07T15:27:00Z">
              <w:rPr/>
            </w:rPrChange>
          </w:rPr>
          <w:t xml:space="preserve">The “user guide” for using </w:t>
        </w:r>
      </w:ins>
      <w:ins w:id="9598" w:author="Arthur Parmentier" w:date="2020-05-22T12:18:00Z">
        <w:r w:rsidR="00E9747D" w:rsidRPr="007C437A">
          <w:rPr>
            <w:rPrChange w:id="9599" w:author="Arthur Parmentier" w:date="2020-06-07T15:27:00Z">
              <w:rPr/>
            </w:rPrChange>
          </w:rPr>
          <w:t>Wekinator</w:t>
        </w:r>
      </w:ins>
      <w:ins w:id="9600" w:author="Arthur Parmentier" w:date="2020-05-22T11:53:00Z">
        <w:r w:rsidRPr="007C437A">
          <w:rPr>
            <w:rPrChange w:id="9601" w:author="Arthur Parmentier" w:date="2020-06-07T15:27:00Z">
              <w:rPr/>
            </w:rPrChange>
          </w:rPr>
          <w:t xml:space="preserve"> with the project is the following:</w:t>
        </w:r>
      </w:ins>
    </w:p>
    <w:p w:rsidR="00D454BF" w:rsidRPr="007C437A" w:rsidRDefault="00D454BF">
      <w:pPr>
        <w:ind w:left="720"/>
        <w:rPr>
          <w:ins w:id="9602" w:author="Arthur Parmentier" w:date="2020-05-22T11:53:00Z"/>
          <w:rPrChange w:id="9603" w:author="Arthur Parmentier" w:date="2020-06-07T15:27:00Z">
            <w:rPr>
              <w:ins w:id="9604" w:author="Arthur Parmentier" w:date="2020-05-22T11:53:00Z"/>
            </w:rPr>
          </w:rPrChange>
        </w:rPr>
        <w:pPrChange w:id="9605" w:author="Arthur Parmentier" w:date="2020-05-22T11:53:00Z">
          <w:pPr/>
        </w:pPrChange>
      </w:pPr>
      <w:ins w:id="9606" w:author="Arthur Parmentier" w:date="2020-05-22T11:53:00Z">
        <w:r w:rsidRPr="007C437A">
          <w:rPr>
            <w:rPrChange w:id="9607" w:author="Arthur Parmentier" w:date="2020-06-07T15:27:00Z">
              <w:rPr/>
            </w:rPrChange>
          </w:rPr>
          <w:t xml:space="preserve">1) Start </w:t>
        </w:r>
      </w:ins>
      <w:ins w:id="9608" w:author="Arthur Parmentier" w:date="2020-05-22T12:18:00Z">
        <w:r w:rsidR="00E9747D" w:rsidRPr="007C437A">
          <w:rPr>
            <w:rPrChange w:id="9609" w:author="Arthur Parmentier" w:date="2020-06-07T15:27:00Z">
              <w:rPr/>
            </w:rPrChange>
          </w:rPr>
          <w:t>Wekinator</w:t>
        </w:r>
      </w:ins>
      <w:ins w:id="9610" w:author="Arthur Parmentier" w:date="2020-05-22T11:53:00Z">
        <w:r w:rsidRPr="007C437A">
          <w:rPr>
            <w:rPrChange w:id="9611" w:author="Arthur Parmentier" w:date="2020-06-07T15:27:00Z">
              <w:rPr/>
            </w:rPrChange>
          </w:rPr>
          <w:t>.</w:t>
        </w:r>
      </w:ins>
    </w:p>
    <w:p w:rsidR="00D454BF" w:rsidRPr="007C437A" w:rsidRDefault="00D454BF">
      <w:pPr>
        <w:ind w:left="720"/>
        <w:rPr>
          <w:ins w:id="9612" w:author="Arthur Parmentier" w:date="2020-05-22T11:53:00Z"/>
          <w:rPrChange w:id="9613" w:author="Arthur Parmentier" w:date="2020-06-07T15:27:00Z">
            <w:rPr>
              <w:ins w:id="9614" w:author="Arthur Parmentier" w:date="2020-05-22T11:53:00Z"/>
            </w:rPr>
          </w:rPrChange>
        </w:rPr>
        <w:pPrChange w:id="9615" w:author="Arthur Parmentier" w:date="2020-05-22T11:53:00Z">
          <w:pPr/>
        </w:pPrChange>
      </w:pPr>
      <w:ins w:id="9616" w:author="Arthur Parmentier" w:date="2020-05-22T11:53:00Z">
        <w:r w:rsidRPr="007C437A">
          <w:rPr>
            <w:rPrChange w:id="9617" w:author="Arthur Parmentier" w:date="2020-06-07T15:27:00Z">
              <w:rPr/>
            </w:rPrChange>
          </w:rPr>
          <w:t xml:space="preserve">2) Set the listening port to </w:t>
        </w:r>
      </w:ins>
      <w:ins w:id="9618" w:author="Arthur Parmentier" w:date="2020-06-04T11:49:00Z">
        <w:r w:rsidR="00983F9B" w:rsidRPr="007C437A">
          <w:rPr>
            <w:rPrChange w:id="9619" w:author="Arthur Parmentier" w:date="2020-06-07T15:27:00Z">
              <w:rPr/>
            </w:rPrChange>
          </w:rPr>
          <w:t xml:space="preserve">match </w:t>
        </w:r>
      </w:ins>
      <w:ins w:id="9620" w:author="Arthur Parmentier" w:date="2020-06-04T11:50:00Z">
        <w:r w:rsidR="00983F9B" w:rsidRPr="007C437A">
          <w:rPr>
            <w:rPrChange w:id="9621" w:author="Arthur Parmentier" w:date="2020-06-07T15:27:00Z">
              <w:rPr/>
            </w:rPrChange>
          </w:rPr>
          <w:t xml:space="preserve">Max settings </w:t>
        </w:r>
      </w:ins>
      <w:ins w:id="9622" w:author="Arthur Parmentier" w:date="2020-05-22T11:53:00Z">
        <w:r w:rsidRPr="007C437A">
          <w:rPr>
            <w:rPrChange w:id="9623" w:author="Arthur Parmentier" w:date="2020-06-07T15:27:00Z">
              <w:rPr/>
            </w:rPrChange>
          </w:rPr>
          <w:t>and click "start listening"</w:t>
        </w:r>
      </w:ins>
    </w:p>
    <w:p w:rsidR="00D454BF" w:rsidRPr="007C437A" w:rsidRDefault="00D454BF">
      <w:pPr>
        <w:ind w:left="720"/>
        <w:rPr>
          <w:ins w:id="9624" w:author="Arthur Parmentier" w:date="2020-05-22T11:53:00Z"/>
          <w:rPrChange w:id="9625" w:author="Arthur Parmentier" w:date="2020-06-07T15:27:00Z">
            <w:rPr>
              <w:ins w:id="9626" w:author="Arthur Parmentier" w:date="2020-05-22T11:53:00Z"/>
            </w:rPr>
          </w:rPrChange>
        </w:rPr>
        <w:pPrChange w:id="9627" w:author="Arthur Parmentier" w:date="2020-05-22T11:53:00Z">
          <w:pPr/>
        </w:pPrChange>
      </w:pPr>
      <w:ins w:id="9628" w:author="Arthur Parmentier" w:date="2020-05-22T11:53:00Z">
        <w:r w:rsidRPr="007C437A">
          <w:rPr>
            <w:rPrChange w:id="9629" w:author="Arthur Parmentier" w:date="2020-06-07T15:27:00Z">
              <w:rPr/>
            </w:rPrChange>
          </w:rPr>
          <w:t>3) Set the OSC input address to /wek/inputs (default)</w:t>
        </w:r>
      </w:ins>
    </w:p>
    <w:p w:rsidR="00D454BF" w:rsidRPr="007C437A" w:rsidRDefault="00D454BF">
      <w:pPr>
        <w:ind w:left="720"/>
        <w:rPr>
          <w:ins w:id="9630" w:author="Arthur Parmentier" w:date="2020-05-22T11:53:00Z"/>
          <w:rPrChange w:id="9631" w:author="Arthur Parmentier" w:date="2020-06-07T15:27:00Z">
            <w:rPr>
              <w:ins w:id="9632" w:author="Arthur Parmentier" w:date="2020-05-22T11:53:00Z"/>
            </w:rPr>
          </w:rPrChange>
        </w:rPr>
        <w:pPrChange w:id="9633" w:author="Arthur Parmentier" w:date="2020-05-22T11:53:00Z">
          <w:pPr/>
        </w:pPrChange>
      </w:pPr>
      <w:ins w:id="9634" w:author="Arthur Parmentier" w:date="2020-05-22T11:53:00Z">
        <w:r w:rsidRPr="007C437A">
          <w:rPr>
            <w:rPrChange w:id="9635" w:author="Arthur Parmentier" w:date="2020-06-07T15:27:00Z">
              <w:rPr/>
            </w:rPrChange>
          </w:rPr>
          <w:t>4) Change the number of inputs (#inputs) to match the size of your input in this patch</w:t>
        </w:r>
      </w:ins>
      <w:ins w:id="9636" w:author="Arthur Parmentier" w:date="2020-05-22T18:38:00Z">
        <w:r w:rsidR="00C24A48" w:rsidRPr="007C437A">
          <w:rPr>
            <w:rPrChange w:id="9637" w:author="Arthur Parmentier" w:date="2020-06-07T15:27:00Z">
              <w:rPr/>
            </w:rPrChange>
          </w:rPr>
          <w:t>er</w:t>
        </w:r>
      </w:ins>
      <w:ins w:id="9638" w:author="Arthur Parmentier" w:date="2020-05-22T11:53:00Z">
        <w:r w:rsidRPr="007C437A">
          <w:rPr>
            <w:rPrChange w:id="9639" w:author="Arthur Parmentier" w:date="2020-06-07T15:27:00Z">
              <w:rPr/>
            </w:rPrChange>
          </w:rPr>
          <w:t xml:space="preserve">, as defined in the first layer. For instance, with </w:t>
        </w:r>
      </w:ins>
      <w:ins w:id="9640" w:author="Arthur Parmentier" w:date="2020-05-22T11:54:00Z">
        <w:r w:rsidRPr="007C437A">
          <w:rPr>
            <w:rPrChange w:id="9641" w:author="Arthur Parmentier" w:date="2020-06-07T15:27:00Z">
              <w:rPr/>
            </w:rPrChange>
          </w:rPr>
          <w:t>P</w:t>
        </w:r>
      </w:ins>
      <w:ins w:id="9642" w:author="Arthur Parmentier" w:date="2020-05-22T11:53:00Z">
        <w:r w:rsidRPr="007C437A">
          <w:rPr>
            <w:rPrChange w:id="9643" w:author="Arthur Parmentier" w:date="2020-06-07T15:27:00Z">
              <w:rPr/>
            </w:rPrChange>
          </w:rPr>
          <w:t>ose</w:t>
        </w:r>
      </w:ins>
      <w:ins w:id="9644" w:author="Arthur Parmentier" w:date="2020-05-22T11:54:00Z">
        <w:r w:rsidRPr="007C437A">
          <w:rPr>
            <w:rPrChange w:id="9645" w:author="Arthur Parmentier" w:date="2020-06-07T15:27:00Z">
              <w:rPr/>
            </w:rPrChange>
          </w:rPr>
          <w:t>N</w:t>
        </w:r>
      </w:ins>
      <w:ins w:id="9646" w:author="Arthur Parmentier" w:date="2020-05-22T11:53:00Z">
        <w:r w:rsidRPr="007C437A">
          <w:rPr>
            <w:rPrChange w:id="9647" w:author="Arthur Parmentier" w:date="2020-06-07T15:27:00Z">
              <w:rPr/>
            </w:rPrChange>
          </w:rPr>
          <w:t>et, there are two features per joint (X and Y coordinates) so #inputs = #joints*2</w:t>
        </w:r>
      </w:ins>
    </w:p>
    <w:p w:rsidR="00D454BF" w:rsidRPr="007C437A" w:rsidRDefault="00D454BF">
      <w:pPr>
        <w:ind w:left="720"/>
        <w:rPr>
          <w:ins w:id="9648" w:author="Arthur Parmentier" w:date="2020-05-22T11:53:00Z"/>
          <w:rPrChange w:id="9649" w:author="Arthur Parmentier" w:date="2020-06-07T15:27:00Z">
            <w:rPr>
              <w:ins w:id="9650" w:author="Arthur Parmentier" w:date="2020-05-22T11:53:00Z"/>
            </w:rPr>
          </w:rPrChange>
        </w:rPr>
        <w:pPrChange w:id="9651" w:author="Arthur Parmentier" w:date="2020-05-22T11:53:00Z">
          <w:pPr/>
        </w:pPrChange>
      </w:pPr>
      <w:ins w:id="9652" w:author="Arthur Parmentier" w:date="2020-05-22T11:53:00Z">
        <w:r w:rsidRPr="007C437A">
          <w:rPr>
            <w:rPrChange w:id="9653" w:author="Arthur Parmentier" w:date="2020-06-07T15:27:00Z">
              <w:rPr/>
            </w:rPrChange>
          </w:rPr>
          <w:t xml:space="preserve">5) Change the </w:t>
        </w:r>
      </w:ins>
      <w:ins w:id="9654" w:author="Arthur Parmentier" w:date="2020-05-22T12:18:00Z">
        <w:r w:rsidR="00E9747D" w:rsidRPr="007C437A">
          <w:rPr>
            <w:rPrChange w:id="9655" w:author="Arthur Parmentier" w:date="2020-06-07T15:27:00Z">
              <w:rPr/>
            </w:rPrChange>
          </w:rPr>
          <w:t>Wekinator</w:t>
        </w:r>
      </w:ins>
      <w:ins w:id="9656" w:author="Arthur Parmentier" w:date="2020-05-22T11:53:00Z">
        <w:r w:rsidRPr="007C437A">
          <w:rPr>
            <w:rPrChange w:id="9657" w:author="Arthur Parmentier" w:date="2020-06-07T15:27:00Z">
              <w:rPr/>
            </w:rPrChange>
          </w:rPr>
          <w:t xml:space="preserve"> output type to "All Dynamic Time Warping" with N</w:t>
        </w:r>
      </w:ins>
      <w:ins w:id="9658" w:author="Arthur Parmentier" w:date="2020-06-04T12:14:00Z">
        <w:r w:rsidR="006217E4" w:rsidRPr="007C437A">
          <w:rPr>
            <w:rPrChange w:id="9659" w:author="Arthur Parmentier" w:date="2020-06-07T15:27:00Z">
              <w:rPr/>
            </w:rPrChange>
          </w:rPr>
          <w:t xml:space="preserve"> gestures types, N</w:t>
        </w:r>
      </w:ins>
      <w:ins w:id="9660" w:author="Arthur Parmentier" w:date="2020-05-22T11:56:00Z">
        <w:r w:rsidR="00FD00B9" w:rsidRPr="007C437A">
          <w:rPr>
            <w:rPrChange w:id="9661" w:author="Arthur Parmentier" w:date="2020-06-07T15:27:00Z">
              <w:rPr/>
            </w:rPrChange>
          </w:rPr>
          <w:t xml:space="preserve"> </w:t>
        </w:r>
      </w:ins>
      <w:ins w:id="9662" w:author="Arthur Parmentier" w:date="2020-06-04T12:13:00Z">
        <w:r w:rsidR="006217E4" w:rsidRPr="007C437A">
          <w:rPr>
            <w:rPrChange w:id="9663" w:author="Arthur Parmentier" w:date="2020-06-07T15:27:00Z">
              <w:rPr/>
            </w:rPrChange>
          </w:rPr>
          <w:t>equal o</w:t>
        </w:r>
      </w:ins>
      <w:ins w:id="9664" w:author="Arthur Parmentier" w:date="2020-06-04T12:14:00Z">
        <w:r w:rsidR="006217E4" w:rsidRPr="007C437A">
          <w:rPr>
            <w:rPrChange w:id="9665" w:author="Arthur Parmentier" w:date="2020-06-07T15:27:00Z">
              <w:rPr/>
            </w:rPrChange>
          </w:rPr>
          <w:t xml:space="preserve">r </w:t>
        </w:r>
      </w:ins>
      <w:ins w:id="9666" w:author="Arthur Parmentier" w:date="2020-06-04T12:13:00Z">
        <w:r w:rsidR="006217E4" w:rsidRPr="007C437A">
          <w:rPr>
            <w:rPrChange w:id="9667" w:author="Arthur Parmentier" w:date="2020-06-07T15:27:00Z">
              <w:rPr/>
            </w:rPrChange>
          </w:rPr>
          <w:t>greater than</w:t>
        </w:r>
      </w:ins>
      <w:ins w:id="9668" w:author="Arthur Parmentier" w:date="2020-05-22T11:56:00Z">
        <w:r w:rsidR="00FD00B9" w:rsidRPr="007C437A">
          <w:rPr>
            <w:rPrChange w:id="9669" w:author="Arthur Parmentier" w:date="2020-06-07T15:27:00Z">
              <w:rPr/>
            </w:rPrChange>
          </w:rPr>
          <w:t xml:space="preserve"> </w:t>
        </w:r>
      </w:ins>
      <w:ins w:id="9670" w:author="Arthur Parmentier" w:date="2020-05-22T11:53:00Z">
        <w:r w:rsidRPr="007C437A">
          <w:rPr>
            <w:rPrChange w:id="9671" w:author="Arthur Parmentier" w:date="2020-06-07T15:27:00Z">
              <w:rPr/>
            </w:rPrChange>
          </w:rPr>
          <w:t xml:space="preserve">the size of your dictionary of signs. It probably does not matter if you </w:t>
        </w:r>
      </w:ins>
      <w:ins w:id="9672" w:author="Arthur Parmentier" w:date="2020-05-22T11:56:00Z">
        <w:r w:rsidR="00FD00B9" w:rsidRPr="007C437A">
          <w:rPr>
            <w:rPrChange w:id="9673" w:author="Arthur Parmentier" w:date="2020-06-07T15:27:00Z">
              <w:rPr/>
            </w:rPrChange>
          </w:rPr>
          <w:t>specify</w:t>
        </w:r>
      </w:ins>
      <w:ins w:id="9674" w:author="Arthur Parmentier" w:date="2020-05-22T11:53:00Z">
        <w:r w:rsidRPr="007C437A">
          <w:rPr>
            <w:rPrChange w:id="9675" w:author="Arthur Parmentier" w:date="2020-06-07T15:27:00Z">
              <w:rPr/>
            </w:rPrChange>
          </w:rPr>
          <w:t xml:space="preserve"> a greater amount of types, so you can also use any sufficiently large N if you do not know how many signs it should recognize</w:t>
        </w:r>
      </w:ins>
      <w:ins w:id="9676" w:author="Arthur Parmentier" w:date="2020-05-22T11:56:00Z">
        <w:r w:rsidR="00936A60" w:rsidRPr="007C437A">
          <w:rPr>
            <w:rPrChange w:id="9677" w:author="Arthur Parmentier" w:date="2020-06-07T15:27:00Z">
              <w:rPr/>
            </w:rPrChange>
          </w:rPr>
          <w:t xml:space="preserve">; </w:t>
        </w:r>
      </w:ins>
      <w:ins w:id="9678" w:author="Arthur Parmentier" w:date="2020-05-22T11:57:00Z">
        <w:r w:rsidR="00936A60" w:rsidRPr="007C437A">
          <w:rPr>
            <w:rPrChange w:id="9679" w:author="Arthur Parmentier" w:date="2020-06-07T15:27:00Z">
              <w:rPr/>
            </w:rPrChange>
          </w:rPr>
          <w:t xml:space="preserve">ultimately, </w:t>
        </w:r>
      </w:ins>
      <w:ins w:id="9680" w:author="Arthur Parmentier" w:date="2020-05-22T12:18:00Z">
        <w:r w:rsidR="00E9747D" w:rsidRPr="007C437A">
          <w:rPr>
            <w:rPrChange w:id="9681" w:author="Arthur Parmentier" w:date="2020-06-07T15:27:00Z">
              <w:rPr/>
            </w:rPrChange>
          </w:rPr>
          <w:t>Wekinator</w:t>
        </w:r>
      </w:ins>
      <w:ins w:id="9682" w:author="Arthur Parmentier" w:date="2020-05-22T11:57:00Z">
        <w:r w:rsidR="00936A60" w:rsidRPr="007C437A">
          <w:rPr>
            <w:rPrChange w:id="9683" w:author="Arthur Parmentier" w:date="2020-06-07T15:27:00Z">
              <w:rPr/>
            </w:rPrChange>
          </w:rPr>
          <w:t xml:space="preserve"> will simply never match the signs to those classes.</w:t>
        </w:r>
      </w:ins>
    </w:p>
    <w:p w:rsidR="00D454BF" w:rsidRPr="007C437A" w:rsidRDefault="00D454BF">
      <w:pPr>
        <w:ind w:left="720"/>
        <w:rPr>
          <w:ins w:id="9684" w:author="Arthur Parmentier" w:date="2020-05-22T11:53:00Z"/>
          <w:rPrChange w:id="9685" w:author="Arthur Parmentier" w:date="2020-06-07T15:27:00Z">
            <w:rPr>
              <w:ins w:id="9686" w:author="Arthur Parmentier" w:date="2020-05-22T11:53:00Z"/>
            </w:rPr>
          </w:rPrChange>
        </w:rPr>
        <w:pPrChange w:id="9687" w:author="Arthur Parmentier" w:date="2020-05-22T11:53:00Z">
          <w:pPr/>
        </w:pPrChange>
      </w:pPr>
      <w:ins w:id="9688" w:author="Arthur Parmentier" w:date="2020-05-22T11:53:00Z">
        <w:r w:rsidRPr="007C437A">
          <w:rPr>
            <w:rPrChange w:id="9689" w:author="Arthur Parmentier" w:date="2020-06-07T15:27:00Z">
              <w:rPr/>
            </w:rPrChange>
          </w:rPr>
          <w:t xml:space="preserve">6) Set the ouput port to </w:t>
        </w:r>
      </w:ins>
      <w:ins w:id="9690" w:author="Arthur Parmentier" w:date="2020-06-04T12:14:00Z">
        <w:r w:rsidR="00AA2510" w:rsidRPr="007C437A">
          <w:rPr>
            <w:rPrChange w:id="9691" w:author="Arthur Parmentier" w:date="2020-06-07T15:27:00Z">
              <w:rPr/>
            </w:rPrChange>
          </w:rPr>
          <w:t>match Max/MSP settings</w:t>
        </w:r>
      </w:ins>
      <w:ins w:id="9692" w:author="Arthur Parmentier" w:date="2020-05-22T11:53:00Z">
        <w:r w:rsidRPr="007C437A">
          <w:rPr>
            <w:rPrChange w:id="9693" w:author="Arthur Parmentier" w:date="2020-06-07T15:27:00Z">
              <w:rPr/>
            </w:rPrChange>
          </w:rPr>
          <w:t xml:space="preserve"> and click next.</w:t>
        </w:r>
      </w:ins>
    </w:p>
    <w:p w:rsidR="00D454BF" w:rsidRPr="007C437A" w:rsidRDefault="00D454BF">
      <w:pPr>
        <w:ind w:left="720"/>
        <w:rPr>
          <w:ins w:id="9694" w:author="Arthur Parmentier" w:date="2020-05-22T11:53:00Z"/>
          <w:rPrChange w:id="9695" w:author="Arthur Parmentier" w:date="2020-06-07T15:27:00Z">
            <w:rPr>
              <w:ins w:id="9696" w:author="Arthur Parmentier" w:date="2020-05-22T11:53:00Z"/>
            </w:rPr>
          </w:rPrChange>
        </w:rPr>
        <w:pPrChange w:id="9697" w:author="Arthur Parmentier" w:date="2020-05-22T11:53:00Z">
          <w:pPr/>
        </w:pPrChange>
      </w:pPr>
      <w:ins w:id="9698" w:author="Arthur Parmentier" w:date="2020-05-22T11:53:00Z">
        <w:r w:rsidRPr="007C437A">
          <w:rPr>
            <w:rPrChange w:id="9699" w:author="Arthur Parmentier" w:date="2020-06-07T15:27:00Z">
              <w:rPr/>
            </w:rPrChange>
          </w:rPr>
          <w:lastRenderedPageBreak/>
          <w:t xml:space="preserve">7) If any input is running, make sure that the </w:t>
        </w:r>
      </w:ins>
      <w:ins w:id="9700" w:author="Arthur Parmentier" w:date="2020-05-22T11:54:00Z">
        <w:r w:rsidR="008E3834" w:rsidRPr="007C437A">
          <w:rPr>
            <w:rPrChange w:id="9701" w:author="Arthur Parmentier" w:date="2020-06-07T15:27:00Z">
              <w:rPr/>
            </w:rPrChange>
          </w:rPr>
          <w:t>“</w:t>
        </w:r>
      </w:ins>
      <w:ins w:id="9702" w:author="Arthur Parmentier" w:date="2020-05-22T11:53:00Z">
        <w:r w:rsidRPr="007C437A">
          <w:rPr>
            <w:rPrChange w:id="9703" w:author="Arthur Parmentier" w:date="2020-06-07T15:27:00Z">
              <w:rPr/>
            </w:rPrChange>
          </w:rPr>
          <w:t>OSC In</w:t>
        </w:r>
      </w:ins>
      <w:ins w:id="9704" w:author="Arthur Parmentier" w:date="2020-05-22T11:54:00Z">
        <w:r w:rsidR="008E3834" w:rsidRPr="007C437A">
          <w:rPr>
            <w:rPrChange w:id="9705" w:author="Arthur Parmentier" w:date="2020-06-07T15:27:00Z">
              <w:rPr/>
            </w:rPrChange>
          </w:rPr>
          <w:t>”</w:t>
        </w:r>
      </w:ins>
      <w:ins w:id="9706" w:author="Arthur Parmentier" w:date="2020-05-22T11:53:00Z">
        <w:r w:rsidRPr="007C437A">
          <w:rPr>
            <w:rPrChange w:id="9707" w:author="Arthur Parmentier" w:date="2020-06-07T15:27:00Z">
              <w:rPr/>
            </w:rPrChange>
          </w:rPr>
          <w:t xml:space="preserve"> indicator of </w:t>
        </w:r>
      </w:ins>
      <w:ins w:id="9708" w:author="Arthur Parmentier" w:date="2020-05-22T12:18:00Z">
        <w:r w:rsidR="00E9747D" w:rsidRPr="007C437A">
          <w:rPr>
            <w:rPrChange w:id="9709" w:author="Arthur Parmentier" w:date="2020-06-07T15:27:00Z">
              <w:rPr/>
            </w:rPrChange>
          </w:rPr>
          <w:t>Wekinator</w:t>
        </w:r>
      </w:ins>
      <w:ins w:id="9710" w:author="Arthur Parmentier" w:date="2020-05-22T11:53:00Z">
        <w:r w:rsidRPr="007C437A">
          <w:rPr>
            <w:rPrChange w:id="9711" w:author="Arthur Parmentier" w:date="2020-06-07T15:27:00Z">
              <w:rPr/>
            </w:rPrChange>
          </w:rPr>
          <w:t xml:space="preserve"> is green. If it is yellow</w:t>
        </w:r>
      </w:ins>
      <w:ins w:id="9712" w:author="Arthur Parmentier" w:date="2020-05-22T11:54:00Z">
        <w:r w:rsidR="008E3834" w:rsidRPr="007C437A">
          <w:rPr>
            <w:rPrChange w:id="9713" w:author="Arthur Parmentier" w:date="2020-06-07T15:27:00Z">
              <w:rPr/>
            </w:rPrChange>
          </w:rPr>
          <w:t xml:space="preserve"> instead</w:t>
        </w:r>
      </w:ins>
      <w:ins w:id="9714" w:author="Arthur Parmentier" w:date="2020-05-22T11:53:00Z">
        <w:r w:rsidRPr="007C437A">
          <w:rPr>
            <w:rPrChange w:id="9715" w:author="Arthur Parmentier" w:date="2020-06-07T15:27:00Z">
              <w:rPr/>
            </w:rPrChange>
          </w:rPr>
          <w:t xml:space="preserve">, </w:t>
        </w:r>
      </w:ins>
      <w:ins w:id="9716" w:author="Arthur Parmentier" w:date="2020-06-04T12:14:00Z">
        <w:r w:rsidR="00D02205" w:rsidRPr="007C437A">
          <w:rPr>
            <w:rPrChange w:id="9717" w:author="Arthur Parmentier" w:date="2020-06-07T15:27:00Z">
              <w:rPr/>
            </w:rPrChange>
          </w:rPr>
          <w:t>make sure you have some inpu</w:t>
        </w:r>
      </w:ins>
      <w:ins w:id="9718" w:author="Arthur Parmentier" w:date="2020-06-04T12:15:00Z">
        <w:r w:rsidR="00D02205" w:rsidRPr="007C437A">
          <w:rPr>
            <w:rPrChange w:id="9719" w:author="Arthur Parmentier" w:date="2020-06-07T15:27:00Z">
              <w:rPr/>
            </w:rPrChange>
          </w:rPr>
          <w:t xml:space="preserve">t running and try </w:t>
        </w:r>
      </w:ins>
      <w:ins w:id="9720" w:author="Arthur Parmentier" w:date="2020-05-22T11:53:00Z">
        <w:r w:rsidRPr="007C437A">
          <w:rPr>
            <w:rPrChange w:id="9721" w:author="Arthur Parmentier" w:date="2020-06-07T15:27:00Z">
              <w:rPr/>
            </w:rPrChange>
          </w:rPr>
          <w:t xml:space="preserve">to open the view/OSC input status window and restart listening to the OSC. If it is red, check that the size of your input in Max matches the #input parameter of </w:t>
        </w:r>
      </w:ins>
      <w:ins w:id="9722" w:author="Arthur Parmentier" w:date="2020-05-22T12:18:00Z">
        <w:r w:rsidR="00E9747D" w:rsidRPr="007C437A">
          <w:rPr>
            <w:rPrChange w:id="9723" w:author="Arthur Parmentier" w:date="2020-06-07T15:27:00Z">
              <w:rPr/>
            </w:rPrChange>
          </w:rPr>
          <w:t>Wekinator</w:t>
        </w:r>
      </w:ins>
      <w:ins w:id="9724" w:author="Arthur Parmentier" w:date="2020-05-22T11:53:00Z">
        <w:r w:rsidRPr="007C437A">
          <w:rPr>
            <w:rPrChange w:id="9725" w:author="Arthur Parmentier" w:date="2020-06-07T15:27:00Z">
              <w:rPr/>
            </w:rPrChange>
          </w:rPr>
          <w:t>.</w:t>
        </w:r>
      </w:ins>
    </w:p>
    <w:p w:rsidR="00D454BF" w:rsidRPr="007C437A" w:rsidRDefault="00D454BF">
      <w:pPr>
        <w:ind w:left="720"/>
        <w:rPr>
          <w:ins w:id="9726" w:author="Arthur Parmentier" w:date="2020-05-22T11:53:00Z"/>
          <w:rPrChange w:id="9727" w:author="Arthur Parmentier" w:date="2020-06-07T15:27:00Z">
            <w:rPr>
              <w:ins w:id="9728" w:author="Arthur Parmentier" w:date="2020-05-22T11:53:00Z"/>
            </w:rPr>
          </w:rPrChange>
        </w:rPr>
        <w:pPrChange w:id="9729" w:author="Arthur Parmentier" w:date="2020-05-22T11:53:00Z">
          <w:pPr/>
        </w:pPrChange>
      </w:pPr>
      <w:ins w:id="9730" w:author="Arthur Parmentier" w:date="2020-05-22T11:53:00Z">
        <w:r w:rsidRPr="007C437A">
          <w:rPr>
            <w:rPrChange w:id="9731" w:author="Arthur Parmentier" w:date="2020-06-07T15:27:00Z">
              <w:rPr/>
            </w:rPrChange>
          </w:rPr>
          <w:t xml:space="preserve">8) You can now push the </w:t>
        </w:r>
      </w:ins>
      <w:ins w:id="9732" w:author="Arthur Parmentier" w:date="2020-06-04T12:15:00Z">
        <w:r w:rsidR="00B35E64" w:rsidRPr="007C437A">
          <w:rPr>
            <w:rPrChange w:id="9733" w:author="Arthur Parmentier" w:date="2020-06-07T15:27:00Z">
              <w:rPr/>
            </w:rPrChange>
          </w:rPr>
          <w:t>train</w:t>
        </w:r>
      </w:ins>
      <w:ins w:id="9734" w:author="Arthur Parmentier" w:date="2020-05-22T11:53:00Z">
        <w:r w:rsidRPr="007C437A">
          <w:rPr>
            <w:rPrChange w:id="9735" w:author="Arthur Parmentier" w:date="2020-06-07T15:27:00Z">
              <w:rPr/>
            </w:rPrChange>
          </w:rPr>
          <w:t xml:space="preserve"> button</w:t>
        </w:r>
      </w:ins>
      <w:ins w:id="9736" w:author="Arthur Parmentier" w:date="2020-06-04T12:15:00Z">
        <w:r w:rsidR="00B35E64" w:rsidRPr="007C437A">
          <w:rPr>
            <w:rPrChange w:id="9737" w:author="Arthur Parmentier" w:date="2020-06-07T15:27:00Z">
              <w:rPr/>
            </w:rPrChange>
          </w:rPr>
          <w:t xml:space="preserve"> aside the Mubu object for the full body DTW model</w:t>
        </w:r>
      </w:ins>
      <w:ins w:id="9738" w:author="Arthur Parmentier" w:date="2020-05-22T11:53:00Z">
        <w:r w:rsidRPr="007C437A">
          <w:rPr>
            <w:rPrChange w:id="9739" w:author="Arthur Parmentier" w:date="2020-06-07T15:27:00Z">
              <w:rPr/>
            </w:rPrChange>
          </w:rPr>
          <w:t xml:space="preserve">. The number of examples for each sign should </w:t>
        </w:r>
      </w:ins>
      <w:ins w:id="9740" w:author="Arthur Parmentier" w:date="2020-06-04T12:15:00Z">
        <w:r w:rsidR="009A73CA" w:rsidRPr="007C437A">
          <w:rPr>
            <w:rPrChange w:id="9741" w:author="Arthur Parmentier" w:date="2020-06-07T15:27:00Z">
              <w:rPr/>
            </w:rPrChange>
          </w:rPr>
          <w:t>show up</w:t>
        </w:r>
      </w:ins>
      <w:ins w:id="9742" w:author="Arthur Parmentier" w:date="2020-05-22T11:53:00Z">
        <w:r w:rsidRPr="007C437A">
          <w:rPr>
            <w:rPrChange w:id="9743" w:author="Arthur Parmentier" w:date="2020-06-07T15:27:00Z">
              <w:rPr/>
            </w:rPrChange>
          </w:rPr>
          <w:t xml:space="preserve"> in </w:t>
        </w:r>
      </w:ins>
      <w:ins w:id="9744" w:author="Arthur Parmentier" w:date="2020-05-22T12:18:00Z">
        <w:r w:rsidR="00E9747D" w:rsidRPr="007C437A">
          <w:rPr>
            <w:rPrChange w:id="9745" w:author="Arthur Parmentier" w:date="2020-06-07T15:27:00Z">
              <w:rPr/>
            </w:rPrChange>
          </w:rPr>
          <w:t>Wekinator</w:t>
        </w:r>
      </w:ins>
      <w:ins w:id="9746" w:author="Arthur Parmentier" w:date="2020-05-22T11:53:00Z">
        <w:r w:rsidRPr="007C437A">
          <w:rPr>
            <w:rPrChange w:id="9747" w:author="Arthur Parmentier" w:date="2020-06-07T15:27:00Z">
              <w:rPr/>
            </w:rPrChange>
          </w:rPr>
          <w:t>.</w:t>
        </w:r>
      </w:ins>
    </w:p>
    <w:p w:rsidR="00D454BF" w:rsidRPr="007C437A" w:rsidRDefault="00D454BF">
      <w:pPr>
        <w:ind w:left="720"/>
        <w:rPr>
          <w:ins w:id="9748" w:author="Arthur Parmentier" w:date="2020-05-22T11:37:00Z"/>
          <w:rPrChange w:id="9749" w:author="Arthur Parmentier" w:date="2020-06-07T15:27:00Z">
            <w:rPr>
              <w:ins w:id="9750" w:author="Arthur Parmentier" w:date="2020-05-22T11:37:00Z"/>
            </w:rPr>
          </w:rPrChange>
        </w:rPr>
        <w:pPrChange w:id="9751" w:author="Arthur Parmentier" w:date="2020-05-22T11:53:00Z">
          <w:pPr/>
        </w:pPrChange>
      </w:pPr>
      <w:ins w:id="9752" w:author="Arthur Parmentier" w:date="2020-05-22T11:53:00Z">
        <w:r w:rsidRPr="007C437A">
          <w:rPr>
            <w:rPrChange w:id="9753" w:author="Arthur Parmentier" w:date="2020-06-07T15:27:00Z">
              <w:rPr/>
            </w:rPrChange>
          </w:rPr>
          <w:t xml:space="preserve">9) Once the training is done after a few seconds, you can press the "run" button in </w:t>
        </w:r>
      </w:ins>
      <w:ins w:id="9754" w:author="Arthur Parmentier" w:date="2020-05-22T12:18:00Z">
        <w:r w:rsidR="00E9747D" w:rsidRPr="007C437A">
          <w:rPr>
            <w:rPrChange w:id="9755" w:author="Arthur Parmentier" w:date="2020-06-07T15:27:00Z">
              <w:rPr/>
            </w:rPrChange>
          </w:rPr>
          <w:t>Wekinator</w:t>
        </w:r>
      </w:ins>
      <w:ins w:id="9756" w:author="Arthur Parmentier" w:date="2020-05-22T11:53:00Z">
        <w:r w:rsidRPr="007C437A">
          <w:rPr>
            <w:rPrChange w:id="9757" w:author="Arthur Parmentier" w:date="2020-06-07T15:27:00Z">
              <w:rPr/>
            </w:rPrChange>
          </w:rPr>
          <w:t xml:space="preserve"> to start classifying your live input.</w:t>
        </w:r>
      </w:ins>
    </w:p>
    <w:p w:rsidR="004116C1" w:rsidRPr="007C437A" w:rsidRDefault="00CD5F56" w:rsidP="006D0BF0">
      <w:pPr>
        <w:rPr>
          <w:ins w:id="9758" w:author="Arthur Parmentier" w:date="2020-06-04T12:28:00Z"/>
          <w:rPrChange w:id="9759" w:author="Arthur Parmentier" w:date="2020-06-07T15:27:00Z">
            <w:rPr>
              <w:ins w:id="9760" w:author="Arthur Parmentier" w:date="2020-06-04T12:28:00Z"/>
            </w:rPr>
          </w:rPrChange>
        </w:rPr>
      </w:pPr>
      <w:ins w:id="9761" w:author="Arthur Parmentier" w:date="2020-05-22T11:57:00Z">
        <w:r w:rsidRPr="007C437A">
          <w:rPr>
            <w:rPrChange w:id="9762" w:author="Arthur Parmentier" w:date="2020-06-07T15:27:00Z">
              <w:rPr/>
            </w:rPrChange>
          </w:rPr>
          <w:t>These operations ma</w:t>
        </w:r>
      </w:ins>
      <w:ins w:id="9763" w:author="Arthur Parmentier" w:date="2020-05-22T12:20:00Z">
        <w:r w:rsidR="00E9747D" w:rsidRPr="007C437A">
          <w:rPr>
            <w:rPrChange w:id="9764" w:author="Arthur Parmentier" w:date="2020-06-07T15:27:00Z">
              <w:rPr/>
            </w:rPrChange>
          </w:rPr>
          <w:t>y</w:t>
        </w:r>
      </w:ins>
      <w:ins w:id="9765" w:author="Arthur Parmentier" w:date="2020-05-22T11:57:00Z">
        <w:r w:rsidRPr="007C437A">
          <w:rPr>
            <w:rPrChange w:id="9766" w:author="Arthur Parmentier" w:date="2020-06-07T15:27:00Z">
              <w:rPr/>
            </w:rPrChange>
          </w:rPr>
          <w:t xml:space="preserve"> take 3 minutes at the fi</w:t>
        </w:r>
      </w:ins>
      <w:ins w:id="9767" w:author="Arthur Parmentier" w:date="2020-05-22T11:58:00Z">
        <w:r w:rsidRPr="007C437A">
          <w:rPr>
            <w:rPrChange w:id="9768" w:author="Arthur Parmentier" w:date="2020-06-07T15:27:00Z">
              <w:rPr/>
            </w:rPrChange>
          </w:rPr>
          <w:t>rst time use and less than 1 minute once the user would get acquainted to the process. Automatizing these steps</w:t>
        </w:r>
      </w:ins>
      <w:ins w:id="9769" w:author="Arthur Parmentier" w:date="2020-05-22T11:59:00Z">
        <w:r w:rsidRPr="007C437A">
          <w:rPr>
            <w:rPrChange w:id="9770" w:author="Arthur Parmentier" w:date="2020-06-07T15:27:00Z">
              <w:rPr/>
            </w:rPrChange>
          </w:rPr>
          <w:t xml:space="preserve"> would be very difficult from Max directly, as </w:t>
        </w:r>
      </w:ins>
      <w:ins w:id="9771" w:author="Arthur Parmentier" w:date="2020-05-22T12:18:00Z">
        <w:r w:rsidR="00E9747D" w:rsidRPr="007C437A">
          <w:rPr>
            <w:rPrChange w:id="9772" w:author="Arthur Parmentier" w:date="2020-06-07T15:27:00Z">
              <w:rPr/>
            </w:rPrChange>
          </w:rPr>
          <w:t>Wekinator</w:t>
        </w:r>
      </w:ins>
      <w:ins w:id="9773" w:author="Arthur Parmentier" w:date="2020-05-22T11:59:00Z">
        <w:r w:rsidRPr="007C437A">
          <w:rPr>
            <w:rPrChange w:id="9774" w:author="Arthur Parmentier" w:date="2020-06-07T15:27:00Z">
              <w:rPr/>
            </w:rPrChange>
          </w:rPr>
          <w:t xml:space="preserve"> builds its own file structures </w:t>
        </w:r>
      </w:ins>
      <w:ins w:id="9775" w:author="Arthur Parmentier" w:date="2020-05-22T12:00:00Z">
        <w:r w:rsidRPr="007C437A">
          <w:rPr>
            <w:rPrChange w:id="9776" w:author="Arthur Parmentier" w:date="2020-06-07T15:27:00Z">
              <w:rPr/>
            </w:rPrChange>
          </w:rPr>
          <w:t xml:space="preserve">and </w:t>
        </w:r>
      </w:ins>
      <w:ins w:id="9777" w:author="Arthur Parmentier" w:date="2020-06-04T12:16:00Z">
        <w:r w:rsidR="00AF7CAA" w:rsidRPr="007C437A">
          <w:rPr>
            <w:rPrChange w:id="9778" w:author="Arthur Parmentier" w:date="2020-06-07T15:27:00Z">
              <w:rPr/>
            </w:rPrChange>
          </w:rPr>
          <w:t>I could not find a way</w:t>
        </w:r>
      </w:ins>
      <w:ins w:id="9779" w:author="Arthur Parmentier" w:date="2020-05-22T12:01:00Z">
        <w:r w:rsidRPr="007C437A">
          <w:rPr>
            <w:rPrChange w:id="9780" w:author="Arthur Parmentier" w:date="2020-06-07T15:27:00Z">
              <w:rPr/>
            </w:rPrChange>
          </w:rPr>
          <w:t xml:space="preserve"> to load a project in </w:t>
        </w:r>
      </w:ins>
      <w:ins w:id="9781" w:author="Arthur Parmentier" w:date="2020-05-22T12:18:00Z">
        <w:r w:rsidR="00E9747D" w:rsidRPr="007C437A">
          <w:rPr>
            <w:rPrChange w:id="9782" w:author="Arthur Parmentier" w:date="2020-06-07T15:27:00Z">
              <w:rPr/>
            </w:rPrChange>
          </w:rPr>
          <w:t>Wekinator</w:t>
        </w:r>
      </w:ins>
      <w:ins w:id="9783" w:author="Arthur Parmentier" w:date="2020-05-22T12:01:00Z">
        <w:r w:rsidRPr="007C437A">
          <w:rPr>
            <w:rPrChange w:id="9784" w:author="Arthur Parmentier" w:date="2020-06-07T15:27:00Z">
              <w:rPr/>
            </w:rPrChange>
          </w:rPr>
          <w:t xml:space="preserve"> from</w:t>
        </w:r>
      </w:ins>
      <w:ins w:id="9785" w:author="Arthur Parmentier" w:date="2020-05-22T11:58:00Z">
        <w:r w:rsidRPr="007C437A">
          <w:rPr>
            <w:rPrChange w:id="9786" w:author="Arthur Parmentier" w:date="2020-06-07T15:27:00Z">
              <w:rPr/>
            </w:rPrChange>
          </w:rPr>
          <w:t xml:space="preserve"> </w:t>
        </w:r>
      </w:ins>
      <w:ins w:id="9787" w:author="Arthur Parmentier" w:date="2020-05-22T12:02:00Z">
        <w:r w:rsidRPr="007C437A">
          <w:rPr>
            <w:rPrChange w:id="9788" w:author="Arthur Parmentier" w:date="2020-06-07T15:27:00Z">
              <w:rPr/>
            </w:rPrChange>
          </w:rPr>
          <w:t>a command line</w:t>
        </w:r>
      </w:ins>
      <w:ins w:id="9789" w:author="Arthur Parmentier" w:date="2020-05-22T12:18:00Z">
        <w:r w:rsidR="00E9747D" w:rsidRPr="007C437A">
          <w:rPr>
            <w:rPrChange w:id="9790" w:author="Arthur Parmentier" w:date="2020-06-07T15:27:00Z">
              <w:rPr/>
            </w:rPrChange>
          </w:rPr>
          <w:t xml:space="preserve"> directly.</w:t>
        </w:r>
      </w:ins>
      <w:ins w:id="9791" w:author="Arthur Parmentier" w:date="2020-06-04T12:16:00Z">
        <w:r w:rsidR="00805C6B" w:rsidRPr="007C437A">
          <w:rPr>
            <w:rPrChange w:id="9792" w:author="Arthur Parmentier" w:date="2020-06-07T15:27:00Z">
              <w:rPr/>
            </w:rPrChange>
          </w:rPr>
          <w:t xml:space="preserve"> In the future, it is possible that the InteractML or Ra</w:t>
        </w:r>
      </w:ins>
      <w:ins w:id="9793" w:author="Arthur Parmentier" w:date="2020-06-04T12:17:00Z">
        <w:r w:rsidR="00805C6B" w:rsidRPr="007C437A">
          <w:rPr>
            <w:rPrChange w:id="9794" w:author="Arthur Parmentier" w:date="2020-06-07T15:27:00Z">
              <w:rPr/>
            </w:rPrChange>
          </w:rPr>
          <w:t>pidMax project will make th</w:t>
        </w:r>
      </w:ins>
      <w:ins w:id="9795" w:author="Arthur Parmentier" w:date="2020-06-04T12:28:00Z">
        <w:r w:rsidR="008F7240" w:rsidRPr="007C437A">
          <w:rPr>
            <w:rPrChange w:id="9796" w:author="Arthur Parmentier" w:date="2020-06-07T15:27:00Z">
              <w:rPr/>
            </w:rPrChange>
          </w:rPr>
          <w:t>e process</w:t>
        </w:r>
      </w:ins>
      <w:ins w:id="9797" w:author="Arthur Parmentier" w:date="2020-06-04T12:17:00Z">
        <w:r w:rsidR="00805C6B" w:rsidRPr="007C437A">
          <w:rPr>
            <w:rPrChange w:id="9798" w:author="Arthur Parmentier" w:date="2020-06-07T15:27:00Z">
              <w:rPr/>
            </w:rPrChange>
          </w:rPr>
          <w:t xml:space="preserve"> fully automated.</w:t>
        </w:r>
      </w:ins>
    </w:p>
    <w:p w:rsidR="00620051" w:rsidRPr="007C437A" w:rsidRDefault="00620051" w:rsidP="006D0BF0">
      <w:pPr>
        <w:rPr>
          <w:ins w:id="9799" w:author="Arthur Parmentier" w:date="2020-06-04T12:45:00Z"/>
          <w:rPrChange w:id="9800" w:author="Arthur Parmentier" w:date="2020-06-07T15:27:00Z">
            <w:rPr>
              <w:ins w:id="9801" w:author="Arthur Parmentier" w:date="2020-06-04T12:45:00Z"/>
            </w:rPr>
          </w:rPrChange>
        </w:rPr>
      </w:pPr>
      <w:ins w:id="9802" w:author="Arthur Parmentier" w:date="2020-06-04T12:28:00Z">
        <w:r w:rsidRPr="007C437A">
          <w:rPr>
            <w:rPrChange w:id="9803" w:author="Arthur Parmentier" w:date="2020-06-07T15:27:00Z">
              <w:rPr/>
            </w:rPrChange>
          </w:rPr>
          <w:t xml:space="preserve">Once the model is running, Max receives in real time the set of DTW distances </w:t>
        </w:r>
      </w:ins>
      <w:ins w:id="9804" w:author="Arthur Parmentier" w:date="2020-06-04T12:29:00Z">
        <w:r w:rsidRPr="007C437A">
          <w:rPr>
            <w:rPrChange w:id="9805" w:author="Arthur Parmentier" w:date="2020-06-07T15:27:00Z">
              <w:rPr/>
            </w:rPrChange>
          </w:rPr>
          <w:t>from the real time sequence to</w:t>
        </w:r>
      </w:ins>
      <w:ins w:id="9806" w:author="Arthur Parmentier" w:date="2020-06-04T12:28:00Z">
        <w:r w:rsidRPr="007C437A">
          <w:rPr>
            <w:rPrChange w:id="9807" w:author="Arthur Parmentier" w:date="2020-06-07T15:27:00Z">
              <w:rPr/>
            </w:rPrChange>
          </w:rPr>
          <w:t xml:space="preserve"> each</w:t>
        </w:r>
      </w:ins>
      <w:ins w:id="9808" w:author="Arthur Parmentier" w:date="2020-06-04T12:29:00Z">
        <w:r w:rsidRPr="007C437A">
          <w:rPr>
            <w:rPrChange w:id="9809" w:author="Arthur Parmentier" w:date="2020-06-07T15:27:00Z">
              <w:rPr/>
            </w:rPrChange>
          </w:rPr>
          <w:t xml:space="preserve"> recorded</w:t>
        </w:r>
      </w:ins>
      <w:ins w:id="9810" w:author="Arthur Parmentier" w:date="2020-06-04T12:28:00Z">
        <w:r w:rsidRPr="007C437A">
          <w:rPr>
            <w:rPrChange w:id="9811" w:author="Arthur Parmentier" w:date="2020-06-07T15:27:00Z">
              <w:rPr/>
            </w:rPrChange>
          </w:rPr>
          <w:t xml:space="preserve"> </w:t>
        </w:r>
      </w:ins>
      <w:ins w:id="9812" w:author="Arthur Parmentier" w:date="2020-06-04T12:29:00Z">
        <w:r w:rsidRPr="007C437A">
          <w:rPr>
            <w:rPrChange w:id="9813" w:author="Arthur Parmentier" w:date="2020-06-07T15:27:00Z">
              <w:rPr/>
            </w:rPrChange>
          </w:rPr>
          <w:t xml:space="preserve">sign sequence. By finding the minimal value in that set and </w:t>
        </w:r>
      </w:ins>
      <w:ins w:id="9814" w:author="Arthur Parmentier" w:date="2020-06-04T12:30:00Z">
        <w:r w:rsidRPr="007C437A">
          <w:rPr>
            <w:rPrChange w:id="9815" w:author="Arthur Parmentier" w:date="2020-06-07T15:27:00Z">
              <w:rPr/>
            </w:rPrChange>
          </w:rPr>
          <w:t xml:space="preserve">comparing this value to a confidence threshold, we </w:t>
        </w:r>
      </w:ins>
      <w:ins w:id="9816" w:author="Arthur Parmentier" w:date="2020-06-04T12:31:00Z">
        <w:r w:rsidRPr="007C437A">
          <w:rPr>
            <w:rPrChange w:id="9817" w:author="Arthur Parmentier" w:date="2020-06-07T15:27:00Z">
              <w:rPr/>
            </w:rPrChange>
          </w:rPr>
          <w:t>can find when a sign is being performed in real time.</w:t>
        </w:r>
      </w:ins>
    </w:p>
    <w:p w:rsidR="00DD39AE" w:rsidRPr="007C437A" w:rsidRDefault="00DD39AE">
      <w:pPr>
        <w:keepNext/>
        <w:rPr>
          <w:ins w:id="9818" w:author="Arthur Parmentier" w:date="2020-06-04T12:46:00Z"/>
          <w:rPrChange w:id="9819" w:author="Arthur Parmentier" w:date="2020-06-07T15:27:00Z">
            <w:rPr>
              <w:ins w:id="9820" w:author="Arthur Parmentier" w:date="2020-06-04T12:46:00Z"/>
            </w:rPr>
          </w:rPrChange>
        </w:rPr>
        <w:pPrChange w:id="9821" w:author="Arthur Parmentier" w:date="2020-06-04T12:46:00Z">
          <w:pPr/>
        </w:pPrChange>
      </w:pPr>
      <w:ins w:id="9822" w:author="Arthur Parmentier" w:date="2020-06-04T12:45:00Z">
        <w:r w:rsidRPr="007C437A">
          <w:rPr>
            <w:rPrChange w:id="9823" w:author="Arthur Parmentier" w:date="2020-06-07T15:27:00Z">
              <w:rPr>
                <w:noProof/>
              </w:rPr>
            </w:rPrChange>
          </w:rPr>
          <w:drawing>
            <wp:inline distT="0" distB="0" distL="0" distR="0">
              <wp:extent cx="6188710" cy="3691890"/>
              <wp:effectExtent l="0" t="0" r="254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TW.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3691890"/>
                      </a:xfrm>
                      <a:prstGeom prst="rect">
                        <a:avLst/>
                      </a:prstGeom>
                    </pic:spPr>
                  </pic:pic>
                </a:graphicData>
              </a:graphic>
            </wp:inline>
          </w:drawing>
        </w:r>
      </w:ins>
    </w:p>
    <w:p w:rsidR="00DD39AE" w:rsidRPr="007C437A" w:rsidRDefault="00DD39AE">
      <w:pPr>
        <w:pStyle w:val="Lgende"/>
        <w:rPr>
          <w:ins w:id="9824" w:author="Arthur Parmentier" w:date="2020-06-04T12:31:00Z"/>
          <w:rPrChange w:id="9825" w:author="Arthur Parmentier" w:date="2020-06-07T15:27:00Z">
            <w:rPr>
              <w:ins w:id="9826" w:author="Arthur Parmentier" w:date="2020-06-04T12:31:00Z"/>
            </w:rPr>
          </w:rPrChange>
        </w:rPr>
        <w:pPrChange w:id="9827" w:author="Arthur Parmentier" w:date="2020-06-04T12:46:00Z">
          <w:pPr/>
        </w:pPrChange>
      </w:pPr>
      <w:ins w:id="9828" w:author="Arthur Parmentier" w:date="2020-06-04T12:46:00Z">
        <w:r w:rsidRPr="007C437A">
          <w:rPr>
            <w:rPrChange w:id="9829" w:author="Arthur Parmentier" w:date="2020-06-07T15:27:00Z">
              <w:rPr/>
            </w:rPrChange>
          </w:rPr>
          <w:t xml:space="preserve">Figure </w:t>
        </w:r>
        <w:r w:rsidRPr="007C437A">
          <w:rPr>
            <w:rPrChange w:id="9830" w:author="Arthur Parmentier" w:date="2020-06-07T15:27:00Z">
              <w:rPr/>
            </w:rPrChange>
          </w:rPr>
          <w:fldChar w:fldCharType="begin"/>
        </w:r>
        <w:r w:rsidRPr="007C437A">
          <w:rPr>
            <w:rPrChange w:id="9831" w:author="Arthur Parmentier" w:date="2020-06-07T15:27:00Z">
              <w:rPr/>
            </w:rPrChange>
          </w:rPr>
          <w:instrText xml:space="preserve"> SEQ Figure \* ARABIC </w:instrText>
        </w:r>
      </w:ins>
      <w:r w:rsidRPr="007C437A">
        <w:rPr>
          <w:rPrChange w:id="9832" w:author="Arthur Parmentier" w:date="2020-06-07T15:27:00Z">
            <w:rPr/>
          </w:rPrChange>
        </w:rPr>
        <w:fldChar w:fldCharType="separate"/>
      </w:r>
      <w:ins w:id="9833" w:author="Arthur Parmentier" w:date="2020-06-05T21:05:00Z">
        <w:r w:rsidR="001C2AA6" w:rsidRPr="007C437A">
          <w:rPr>
            <w:rPrChange w:id="9834" w:author="Arthur Parmentier" w:date="2020-06-07T15:27:00Z">
              <w:rPr>
                <w:noProof/>
              </w:rPr>
            </w:rPrChange>
          </w:rPr>
          <w:t>9</w:t>
        </w:r>
      </w:ins>
      <w:ins w:id="9835" w:author="Arthur Parmentier" w:date="2020-06-04T12:46:00Z">
        <w:r w:rsidRPr="007C437A">
          <w:rPr>
            <w:rPrChange w:id="9836" w:author="Arthur Parmentier" w:date="2020-06-07T15:27:00Z">
              <w:rPr/>
            </w:rPrChange>
          </w:rPr>
          <w:fldChar w:fldCharType="end"/>
        </w:r>
        <w:r w:rsidRPr="007C437A">
          <w:rPr>
            <w:rPrChange w:id="9837" w:author="Arthur Parmentier" w:date="2020-06-07T15:27:00Z">
              <w:rPr/>
            </w:rPrChange>
          </w:rPr>
          <w:t xml:space="preserve"> DTW output GUI in Max. The middle black box are slides that show the confidence level of each sign in real time. Recognized signs are shown at the bottom.</w:t>
        </w:r>
      </w:ins>
    </w:p>
    <w:p w:rsidR="00620051" w:rsidRPr="007C437A" w:rsidRDefault="00620051" w:rsidP="006D0BF0">
      <w:pPr>
        <w:rPr>
          <w:ins w:id="9838" w:author="Arthur Parmentier" w:date="2020-05-22T11:37:00Z"/>
          <w:rPrChange w:id="9839" w:author="Arthur Parmentier" w:date="2020-06-07T15:27:00Z">
            <w:rPr>
              <w:ins w:id="9840" w:author="Arthur Parmentier" w:date="2020-05-22T11:37:00Z"/>
            </w:rPr>
          </w:rPrChange>
        </w:rPr>
      </w:pPr>
      <w:ins w:id="9841" w:author="Arthur Parmentier" w:date="2020-06-04T12:34:00Z">
        <w:r w:rsidRPr="007C437A">
          <w:rPr>
            <w:rPrChange w:id="9842" w:author="Arthur Parmentier" w:date="2020-06-07T15:27:00Z">
              <w:rPr/>
            </w:rPrChange>
          </w:rPr>
          <w:t>We will address performance</w:t>
        </w:r>
      </w:ins>
      <w:ins w:id="9843" w:author="Arthur Parmentier" w:date="2020-06-04T12:35:00Z">
        <w:r w:rsidRPr="007C437A">
          <w:rPr>
            <w:rPrChange w:id="9844" w:author="Arthur Parmentier" w:date="2020-06-07T15:27:00Z">
              <w:rPr/>
            </w:rPrChange>
          </w:rPr>
          <w:t xml:space="preserve"> and accuracy aspects in a further section.</w:t>
        </w:r>
      </w:ins>
    </w:p>
    <w:p w:rsidR="004116C1" w:rsidRPr="007C437A" w:rsidRDefault="00620051" w:rsidP="00620051">
      <w:pPr>
        <w:pStyle w:val="Titre4"/>
        <w:rPr>
          <w:ins w:id="9845" w:author="Arthur Parmentier" w:date="2020-06-04T12:35:00Z"/>
          <w:rPrChange w:id="9846" w:author="Arthur Parmentier" w:date="2020-06-07T15:27:00Z">
            <w:rPr>
              <w:ins w:id="9847" w:author="Arthur Parmentier" w:date="2020-06-04T12:35:00Z"/>
            </w:rPr>
          </w:rPrChange>
        </w:rPr>
      </w:pPr>
      <w:ins w:id="9848" w:author="Arthur Parmentier" w:date="2020-06-04T12:35:00Z">
        <w:r w:rsidRPr="007C437A">
          <w:rPr>
            <w:rPrChange w:id="9849" w:author="Arthur Parmentier" w:date="2020-06-07T15:27:00Z">
              <w:rPr/>
            </w:rPrChange>
          </w:rPr>
          <w:lastRenderedPageBreak/>
          <w:t xml:space="preserve">Hands Adaboost </w:t>
        </w:r>
      </w:ins>
      <w:ins w:id="9850" w:author="Arthur Parmentier" w:date="2020-06-04T12:42:00Z">
        <w:r w:rsidR="00BD61A6" w:rsidRPr="007C437A">
          <w:rPr>
            <w:rPrChange w:id="9851" w:author="Arthur Parmentier" w:date="2020-06-07T15:27:00Z">
              <w:rPr/>
            </w:rPrChange>
          </w:rPr>
          <w:t xml:space="preserve">for </w:t>
        </w:r>
      </w:ins>
      <w:ins w:id="9852" w:author="Arthur Parmentier" w:date="2020-06-04T12:35:00Z">
        <w:r w:rsidRPr="007C437A">
          <w:rPr>
            <w:rPrChange w:id="9853" w:author="Arthur Parmentier" w:date="2020-06-07T15:27:00Z">
              <w:rPr/>
            </w:rPrChange>
          </w:rPr>
          <w:t>decision tree</w:t>
        </w:r>
      </w:ins>
    </w:p>
    <w:p w:rsidR="00620051" w:rsidRPr="007C437A" w:rsidRDefault="00620051" w:rsidP="00620051">
      <w:pPr>
        <w:rPr>
          <w:ins w:id="9854" w:author="Arthur Parmentier" w:date="2020-06-04T12:39:00Z"/>
          <w:rPrChange w:id="9855" w:author="Arthur Parmentier" w:date="2020-06-07T15:27:00Z">
            <w:rPr>
              <w:ins w:id="9856" w:author="Arthur Parmentier" w:date="2020-06-04T12:39:00Z"/>
            </w:rPr>
          </w:rPrChange>
        </w:rPr>
      </w:pPr>
      <w:ins w:id="9857" w:author="Arthur Parmentier" w:date="2020-06-04T12:35:00Z">
        <w:r w:rsidRPr="007C437A">
          <w:rPr>
            <w:rPrChange w:id="9858" w:author="Arthur Parmentier" w:date="2020-06-07T15:27:00Z">
              <w:rPr/>
            </w:rPrChange>
          </w:rPr>
          <w:t>To recognize hand poses that are used in s</w:t>
        </w:r>
      </w:ins>
      <w:ins w:id="9859" w:author="Arthur Parmentier" w:date="2020-06-04T12:36:00Z">
        <w:r w:rsidRPr="007C437A">
          <w:rPr>
            <w:rPrChange w:id="9860" w:author="Arthur Parmentier" w:date="2020-06-07T15:27:00Z">
              <w:rPr/>
            </w:rPrChange>
          </w:rPr>
          <w:t xml:space="preserve">igns like “tempo” or “volume”, I chose to work with </w:t>
        </w:r>
      </w:ins>
      <w:ins w:id="9861" w:author="Arthur Parmentier" w:date="2020-06-04T12:37:00Z">
        <w:r w:rsidRPr="007C437A">
          <w:rPr>
            <w:rPrChange w:id="9862" w:author="Arthur Parmentier" w:date="2020-06-07T15:27:00Z">
              <w:rPr/>
            </w:rPrChange>
          </w:rPr>
          <w:t xml:space="preserve">an Adaboost </w:t>
        </w:r>
      </w:ins>
      <w:ins w:id="9863" w:author="Arthur Parmentier" w:date="2020-06-04T12:42:00Z">
        <w:r w:rsidR="00BD61A6" w:rsidRPr="007C437A">
          <w:rPr>
            <w:rPrChange w:id="9864" w:author="Arthur Parmentier" w:date="2020-06-07T15:27:00Z">
              <w:rPr/>
            </w:rPrChange>
          </w:rPr>
          <w:t xml:space="preserve">for </w:t>
        </w:r>
      </w:ins>
      <w:ins w:id="9865" w:author="Arthur Parmentier" w:date="2020-06-04T12:37:00Z">
        <w:r w:rsidRPr="007C437A">
          <w:rPr>
            <w:rPrChange w:id="9866" w:author="Arthur Parmentier" w:date="2020-06-07T15:27:00Z">
              <w:rPr/>
            </w:rPrChange>
          </w:rPr>
          <w:t xml:space="preserve">decision tree classifier model in Wekinator. The configuration process in Wekinator is </w:t>
        </w:r>
      </w:ins>
      <w:ins w:id="9867" w:author="Arthur Parmentier" w:date="2020-06-04T12:38:00Z">
        <w:r w:rsidRPr="007C437A">
          <w:rPr>
            <w:rPrChange w:id="9868" w:author="Arthur Parmentier" w:date="2020-06-07T15:27:00Z">
              <w:rPr/>
            </w:rPrChange>
          </w:rPr>
          <w:t xml:space="preserve">only </w:t>
        </w:r>
      </w:ins>
      <w:ins w:id="9869" w:author="Arthur Parmentier" w:date="2020-06-04T12:37:00Z">
        <w:r w:rsidRPr="007C437A">
          <w:rPr>
            <w:rPrChange w:id="9870" w:author="Arthur Parmentier" w:date="2020-06-07T15:27:00Z">
              <w:rPr/>
            </w:rPrChange>
          </w:rPr>
          <w:t>slight</w:t>
        </w:r>
      </w:ins>
      <w:ins w:id="9871" w:author="Arthur Parmentier" w:date="2020-06-04T12:38:00Z">
        <w:r w:rsidRPr="007C437A">
          <w:rPr>
            <w:rPrChange w:id="9872" w:author="Arthur Parmentier" w:date="2020-06-07T15:27:00Z">
              <w:rPr/>
            </w:rPrChange>
          </w:rPr>
          <w:t xml:space="preserve">ly different </w:t>
        </w:r>
      </w:ins>
      <w:ins w:id="9873" w:author="Arthur Parmentier" w:date="2020-06-04T12:39:00Z">
        <w:r w:rsidR="00103255" w:rsidRPr="007C437A">
          <w:rPr>
            <w:rPrChange w:id="9874" w:author="Arthur Parmentier" w:date="2020-06-07T15:27:00Z">
              <w:rPr/>
            </w:rPrChange>
          </w:rPr>
          <w:t xml:space="preserve">and is fully detailed in my </w:t>
        </w:r>
        <w:r w:rsidR="00103255" w:rsidRPr="007C437A">
          <w:rPr>
            <w:rPrChange w:id="9875" w:author="Arthur Parmentier" w:date="2020-06-07T15:27:00Z">
              <w:rPr/>
            </w:rPrChange>
          </w:rPr>
          <w:fldChar w:fldCharType="begin"/>
        </w:r>
        <w:r w:rsidR="00103255" w:rsidRPr="007C437A">
          <w:rPr>
            <w:rPrChange w:id="9876" w:author="Arthur Parmentier" w:date="2020-06-07T15:27:00Z">
              <w:rPr/>
            </w:rPrChange>
          </w:rPr>
          <w:instrText xml:space="preserve"> HYPERLINK "https://www.youtube.com/watch?v=rKD5BMaHmI8" </w:instrText>
        </w:r>
        <w:r w:rsidR="00103255" w:rsidRPr="007C437A">
          <w:rPr>
            <w:rPrChange w:id="9877" w:author="Arthur Parmentier" w:date="2020-06-07T15:27:00Z">
              <w:rPr/>
            </w:rPrChange>
          </w:rPr>
          <w:fldChar w:fldCharType="separate"/>
        </w:r>
        <w:r w:rsidR="00103255" w:rsidRPr="007C437A">
          <w:rPr>
            <w:rStyle w:val="Lienhypertexte"/>
            <w:rPrChange w:id="9878" w:author="Arthur Parmentier" w:date="2020-06-07T15:27:00Z">
              <w:rPr>
                <w:rStyle w:val="Lienhypertexte"/>
              </w:rPr>
            </w:rPrChange>
          </w:rPr>
          <w:t>fourth demo video</w:t>
        </w:r>
        <w:r w:rsidR="00103255" w:rsidRPr="007C437A">
          <w:rPr>
            <w:rPrChange w:id="9879" w:author="Arthur Parmentier" w:date="2020-06-07T15:27:00Z">
              <w:rPr/>
            </w:rPrChange>
          </w:rPr>
          <w:fldChar w:fldCharType="end"/>
        </w:r>
        <w:r w:rsidR="00103255" w:rsidRPr="007C437A">
          <w:rPr>
            <w:rPrChange w:id="9880" w:author="Arthur Parmentier" w:date="2020-06-07T15:27:00Z">
              <w:rPr/>
            </w:rPrChange>
          </w:rPr>
          <w:t>.</w:t>
        </w:r>
      </w:ins>
    </w:p>
    <w:p w:rsidR="00054963" w:rsidRPr="007C437A" w:rsidRDefault="00054963">
      <w:pPr>
        <w:rPr>
          <w:ins w:id="9881" w:author="Arthur Parmentier" w:date="2020-05-22T09:13:00Z"/>
          <w:rPrChange w:id="9882" w:author="Arthur Parmentier" w:date="2020-06-07T15:27:00Z">
            <w:rPr>
              <w:ins w:id="9883" w:author="Arthur Parmentier" w:date="2020-05-22T09:13:00Z"/>
            </w:rPr>
          </w:rPrChange>
        </w:rPr>
        <w:pPrChange w:id="9884" w:author="Arthur Parmentier" w:date="2020-06-04T12:35:00Z">
          <w:pPr>
            <w:pStyle w:val="Titre3"/>
          </w:pPr>
        </w:pPrChange>
      </w:pPr>
      <w:ins w:id="9885" w:author="Arthur Parmentier" w:date="2020-06-04T12:40:00Z">
        <w:r w:rsidRPr="007C437A">
          <w:rPr>
            <w:rPrChange w:id="9886" w:author="Arthur Parmentier" w:date="2020-06-07T15:27:00Z">
              <w:rPr/>
            </w:rPrChange>
          </w:rPr>
          <w:t>At the output of the model, Max receives the index of the most likely sign</w:t>
        </w:r>
      </w:ins>
      <w:ins w:id="9887" w:author="Arthur Parmentier" w:date="2020-06-04T12:41:00Z">
        <w:r w:rsidRPr="007C437A">
          <w:rPr>
            <w:rPrChange w:id="9888" w:author="Arthur Parmentier" w:date="2020-06-07T15:27:00Z">
              <w:rPr/>
            </w:rPrChange>
          </w:rPr>
          <w:t xml:space="preserve"> and can eventually threshold on the confidence of the classification to avoid </w:t>
        </w:r>
      </w:ins>
      <w:ins w:id="9889" w:author="Arthur Parmentier" w:date="2020-06-04T12:42:00Z">
        <w:r w:rsidR="00D26A17" w:rsidRPr="007C437A">
          <w:rPr>
            <w:rPrChange w:id="9890" w:author="Arthur Parmentier" w:date="2020-06-07T15:27:00Z">
              <w:rPr/>
            </w:rPrChange>
          </w:rPr>
          <w:t>false positives</w:t>
        </w:r>
      </w:ins>
      <w:ins w:id="9891" w:author="Arthur Parmentier" w:date="2020-06-04T12:41:00Z">
        <w:r w:rsidRPr="007C437A">
          <w:rPr>
            <w:rPrChange w:id="9892" w:author="Arthur Parmentier" w:date="2020-06-07T15:27:00Z">
              <w:rPr/>
            </w:rPrChange>
          </w:rPr>
          <w:t>.</w:t>
        </w:r>
      </w:ins>
    </w:p>
    <w:p w:rsidR="006D0BF0" w:rsidRPr="007C437A" w:rsidDel="004D7C82" w:rsidRDefault="006D0BF0">
      <w:pPr>
        <w:rPr>
          <w:del w:id="9893" w:author="Arthur Parmentier" w:date="2020-06-04T12:17:00Z"/>
          <w:rPrChange w:id="9894" w:author="Arthur Parmentier" w:date="2020-06-07T15:27:00Z">
            <w:rPr>
              <w:del w:id="9895" w:author="Arthur Parmentier" w:date="2020-06-04T12:17:00Z"/>
            </w:rPr>
          </w:rPrChange>
        </w:rPr>
        <w:pPrChange w:id="9896" w:author="Arthur Parmentier" w:date="2020-05-22T09:13:00Z">
          <w:pPr>
            <w:pStyle w:val="Titre2"/>
          </w:pPr>
        </w:pPrChange>
      </w:pPr>
      <w:bookmarkStart w:id="9897" w:name="_Toc42259027"/>
      <w:bookmarkStart w:id="9898" w:name="_Toc42259104"/>
      <w:bookmarkEnd w:id="9897"/>
      <w:bookmarkEnd w:id="9898"/>
    </w:p>
    <w:p w:rsidR="00F25194" w:rsidRPr="007C437A" w:rsidRDefault="00F25194">
      <w:pPr>
        <w:pStyle w:val="Titre3"/>
        <w:rPr>
          <w:ins w:id="9899" w:author="Arthur Parmentier" w:date="2020-06-04T14:56:00Z"/>
          <w:rPrChange w:id="9900" w:author="Arthur Parmentier" w:date="2020-06-07T15:27:00Z">
            <w:rPr>
              <w:ins w:id="9901" w:author="Arthur Parmentier" w:date="2020-06-04T14:56:00Z"/>
            </w:rPr>
          </w:rPrChange>
        </w:rPr>
      </w:pPr>
      <w:bookmarkStart w:id="9902" w:name="_Toc42259105"/>
      <w:r w:rsidRPr="007C437A">
        <w:rPr>
          <w:rPrChange w:id="9903" w:author="Arthur Parmentier" w:date="2020-06-07T15:27:00Z">
            <w:rPr/>
          </w:rPrChange>
        </w:rPr>
        <w:t>Part 4: Grammar parsing</w:t>
      </w:r>
      <w:bookmarkEnd w:id="9902"/>
    </w:p>
    <w:p w:rsidR="00947BFF" w:rsidRPr="007C437A" w:rsidRDefault="00947BFF">
      <w:pPr>
        <w:pStyle w:val="Titre4"/>
        <w:rPr>
          <w:ins w:id="9904" w:author="Arthur Parmentier" w:date="2020-06-04T13:57:00Z"/>
          <w:rPrChange w:id="9905" w:author="Arthur Parmentier" w:date="2020-06-07T15:27:00Z">
            <w:rPr>
              <w:ins w:id="9906" w:author="Arthur Parmentier" w:date="2020-06-04T13:57:00Z"/>
            </w:rPr>
          </w:rPrChange>
        </w:rPr>
        <w:pPrChange w:id="9907" w:author="Arthur Parmentier" w:date="2020-06-04T14:56:00Z">
          <w:pPr>
            <w:pStyle w:val="Titre3"/>
          </w:pPr>
        </w:pPrChange>
      </w:pPr>
      <w:ins w:id="9908" w:author="Arthur Parmentier" w:date="2020-06-04T14:56:00Z">
        <w:r w:rsidRPr="007C437A">
          <w:rPr>
            <w:rPrChange w:id="9909" w:author="Arthur Parmentier" w:date="2020-06-07T15:27:00Z">
              <w:rPr/>
            </w:rPrChange>
          </w:rPr>
          <w:t>A finite state machine (FSM) or automata</w:t>
        </w:r>
      </w:ins>
    </w:p>
    <w:p w:rsidR="00043B6E" w:rsidRPr="007C437A" w:rsidRDefault="00043B6E" w:rsidP="00043B6E">
      <w:pPr>
        <w:rPr>
          <w:ins w:id="9910" w:author="Arthur Parmentier" w:date="2020-06-04T13:59:00Z"/>
          <w:rPrChange w:id="9911" w:author="Arthur Parmentier" w:date="2020-06-07T15:27:00Z">
            <w:rPr>
              <w:ins w:id="9912" w:author="Arthur Parmentier" w:date="2020-06-04T13:59:00Z"/>
            </w:rPr>
          </w:rPrChange>
        </w:rPr>
      </w:pPr>
      <w:ins w:id="9913" w:author="Arthur Parmentier" w:date="2020-06-04T13:57:00Z">
        <w:r w:rsidRPr="007C437A">
          <w:rPr>
            <w:rPrChange w:id="9914" w:author="Arthur Parmentier" w:date="2020-06-07T15:27:00Z">
              <w:rPr/>
            </w:rPrChange>
          </w:rPr>
          <w:t xml:space="preserve">From the models introduced in the previous section, </w:t>
        </w:r>
      </w:ins>
      <w:ins w:id="9915" w:author="Arthur Parmentier" w:date="2020-06-04T13:58:00Z">
        <w:r w:rsidRPr="007C437A">
          <w:rPr>
            <w:rPrChange w:id="9916" w:author="Arthur Parmentier" w:date="2020-06-07T15:27:00Z">
              <w:rPr/>
            </w:rPrChange>
          </w:rPr>
          <w:t xml:space="preserve">we </w:t>
        </w:r>
      </w:ins>
      <w:ins w:id="9917" w:author="Arthur Parmentier" w:date="2020-06-04T13:59:00Z">
        <w:r w:rsidRPr="007C437A">
          <w:rPr>
            <w:rPrChange w:id="9918" w:author="Arthur Parmentier" w:date="2020-06-07T15:27:00Z">
              <w:rPr/>
            </w:rPrChange>
          </w:rPr>
          <w:t>can</w:t>
        </w:r>
      </w:ins>
      <w:ins w:id="9919" w:author="Arthur Parmentier" w:date="2020-06-04T13:58:00Z">
        <w:r w:rsidRPr="007C437A">
          <w:rPr>
            <w:rPrChange w:id="9920" w:author="Arthur Parmentier" w:date="2020-06-07T15:27:00Z">
              <w:rPr/>
            </w:rPrChange>
          </w:rPr>
          <w:t xml:space="preserve"> recognize individual signs, forming a sequence in time, just like words form a phrase in oral languages.</w:t>
        </w:r>
      </w:ins>
    </w:p>
    <w:p w:rsidR="00043B6E" w:rsidRPr="007C437A" w:rsidRDefault="00043B6E" w:rsidP="00043B6E">
      <w:pPr>
        <w:rPr>
          <w:ins w:id="9921" w:author="Arthur Parmentier" w:date="2020-06-04T14:02:00Z"/>
          <w:rPrChange w:id="9922" w:author="Arthur Parmentier" w:date="2020-06-07T15:27:00Z">
            <w:rPr>
              <w:ins w:id="9923" w:author="Arthur Parmentier" w:date="2020-06-04T14:02:00Z"/>
            </w:rPr>
          </w:rPrChange>
        </w:rPr>
      </w:pPr>
      <w:ins w:id="9924" w:author="Arthur Parmentier" w:date="2020-06-04T14:00:00Z">
        <w:r w:rsidRPr="007C437A">
          <w:rPr>
            <w:rPrChange w:id="9925" w:author="Arthur Parmentier" w:date="2020-06-07T15:27:00Z">
              <w:rPr/>
            </w:rPrChange>
          </w:rPr>
          <w:t xml:space="preserve">The next step is therefore to implement the grammar of SP </w:t>
        </w:r>
      </w:ins>
      <w:ins w:id="9926" w:author="Arthur Parmentier" w:date="2020-06-04T14:01:00Z">
        <w:r w:rsidRPr="007C437A">
          <w:rPr>
            <w:rPrChange w:id="9927" w:author="Arthur Parmentier" w:date="2020-06-07T15:27:00Z">
              <w:rPr/>
            </w:rPrChange>
          </w:rPr>
          <w:t>with a parsing mechanism that would then allow us to create requests or commands to each device that acts a</w:t>
        </w:r>
      </w:ins>
      <w:ins w:id="9928" w:author="Arthur Parmentier" w:date="2020-06-04T14:02:00Z">
        <w:r w:rsidRPr="007C437A">
          <w:rPr>
            <w:rPrChange w:id="9929" w:author="Arthur Parmentier" w:date="2020-06-07T15:27:00Z">
              <w:rPr/>
            </w:rPrChange>
          </w:rPr>
          <w:t>s an individual performer in the system.</w:t>
        </w:r>
      </w:ins>
    </w:p>
    <w:p w:rsidR="00043B6E" w:rsidRPr="007C437A" w:rsidRDefault="00043B6E" w:rsidP="00043B6E">
      <w:pPr>
        <w:rPr>
          <w:ins w:id="9930" w:author="Arthur Parmentier" w:date="2020-06-04T14:05:00Z"/>
          <w:rPrChange w:id="9931" w:author="Arthur Parmentier" w:date="2020-06-07T15:27:00Z">
            <w:rPr>
              <w:ins w:id="9932" w:author="Arthur Parmentier" w:date="2020-06-04T14:05:00Z"/>
            </w:rPr>
          </w:rPrChange>
        </w:rPr>
      </w:pPr>
      <w:ins w:id="9933" w:author="Arthur Parmentier" w:date="2020-06-04T14:02:00Z">
        <w:r w:rsidRPr="007C437A">
          <w:rPr>
            <w:rPrChange w:id="9934" w:author="Arthur Parmentier" w:date="2020-06-07T15:27:00Z">
              <w:rPr/>
            </w:rPrChange>
          </w:rPr>
          <w:t>We have seen previously that</w:t>
        </w:r>
      </w:ins>
      <w:ins w:id="9935" w:author="Arthur Parmentier" w:date="2020-06-04T14:03:00Z">
        <w:r w:rsidRPr="007C437A">
          <w:rPr>
            <w:rPrChange w:id="9936" w:author="Arthur Parmentier" w:date="2020-06-07T15:27:00Z">
              <w:rPr/>
            </w:rPrChange>
          </w:rPr>
          <w:t xml:space="preserve"> the default SP mode can be modeled as a regular lan</w:t>
        </w:r>
      </w:ins>
      <w:ins w:id="9937" w:author="Arthur Parmentier" w:date="2020-06-04T14:04:00Z">
        <w:r w:rsidRPr="007C437A">
          <w:rPr>
            <w:rPrChange w:id="9938" w:author="Arthur Parmentier" w:date="2020-06-07T15:27:00Z">
              <w:rPr/>
            </w:rPrChange>
          </w:rPr>
          <w:t xml:space="preserve">guage. This allow us to build a deterministic finite state machine </w:t>
        </w:r>
      </w:ins>
      <w:ins w:id="9939" w:author="Arthur Parmentier" w:date="2020-06-04T14:06:00Z">
        <w:r w:rsidRPr="007C437A">
          <w:rPr>
            <w:rPrChange w:id="9940" w:author="Arthur Parmentier" w:date="2020-06-07T15:27:00Z">
              <w:rPr/>
            </w:rPrChange>
          </w:rPr>
          <w:t xml:space="preserve">(FSM) </w:t>
        </w:r>
      </w:ins>
      <w:ins w:id="9941" w:author="Arthur Parmentier" w:date="2020-06-04T14:04:00Z">
        <w:r w:rsidRPr="007C437A">
          <w:rPr>
            <w:rPrChange w:id="9942" w:author="Arthur Parmentier" w:date="2020-06-07T15:27:00Z">
              <w:rPr/>
            </w:rPrChange>
          </w:rPr>
          <w:t xml:space="preserve">that can create </w:t>
        </w:r>
      </w:ins>
      <w:ins w:id="9943" w:author="Arthur Parmentier" w:date="2020-06-04T14:05:00Z">
        <w:r w:rsidRPr="007C437A">
          <w:rPr>
            <w:rPrChange w:id="9944" w:author="Arthur Parmentier" w:date="2020-06-07T15:27:00Z">
              <w:rPr/>
            </w:rPrChange>
          </w:rPr>
          <w:t>meaningful requests from the time sequence of signs.</w:t>
        </w:r>
      </w:ins>
    </w:p>
    <w:p w:rsidR="00541D7C" w:rsidRPr="007C437A" w:rsidRDefault="00043B6E">
      <w:pPr>
        <w:rPr>
          <w:ins w:id="9945" w:author="Arthur Parmentier" w:date="2020-06-04T14:46:00Z"/>
          <w:rPrChange w:id="9946" w:author="Arthur Parmentier" w:date="2020-06-07T15:27:00Z">
            <w:rPr>
              <w:ins w:id="9947" w:author="Arthur Parmentier" w:date="2020-06-04T14:46:00Z"/>
            </w:rPr>
          </w:rPrChange>
        </w:rPr>
        <w:pPrChange w:id="9948" w:author="Arthur Parmentier" w:date="2020-06-04T14:46:00Z">
          <w:pPr>
            <w:keepNext/>
          </w:pPr>
        </w:pPrChange>
      </w:pPr>
      <w:ins w:id="9949" w:author="Arthur Parmentier" w:date="2020-06-04T14:06:00Z">
        <w:r w:rsidRPr="007C437A">
          <w:rPr>
            <w:rPrChange w:id="9950" w:author="Arthur Parmentier" w:date="2020-06-07T15:27:00Z">
              <w:rPr/>
            </w:rPrChange>
          </w:rPr>
          <w:t>There are several ways to implement a FSM inside Max</w:t>
        </w:r>
      </w:ins>
      <w:ins w:id="9951" w:author="Arthur Parmentier" w:date="2020-06-04T14:07:00Z">
        <w:r w:rsidRPr="007C437A">
          <w:rPr>
            <w:rPrChange w:id="9952" w:author="Arthur Parmentier" w:date="2020-06-07T15:27:00Z">
              <w:rPr/>
            </w:rPrChange>
          </w:rPr>
          <w:t xml:space="preserve"> but the most convenient </w:t>
        </w:r>
        <w:r w:rsidR="003341C4" w:rsidRPr="007C437A">
          <w:rPr>
            <w:rPrChange w:id="9953" w:author="Arthur Parmentier" w:date="2020-06-07T15:27:00Z">
              <w:rPr/>
            </w:rPrChange>
          </w:rPr>
          <w:t xml:space="preserve">way that I found was using a </w:t>
        </w:r>
      </w:ins>
      <w:ins w:id="9954" w:author="Arthur Parmentier" w:date="2020-06-04T14:08:00Z">
        <w:r w:rsidR="003341C4" w:rsidRPr="007C437A">
          <w:rPr>
            <w:rPrChange w:id="9955" w:author="Arthur Parmentier" w:date="2020-06-07T15:27:00Z">
              <w:rPr/>
            </w:rPrChange>
          </w:rPr>
          <w:t>node.js package called “Javascript state machine”</w:t>
        </w:r>
        <w:r w:rsidR="003341C4" w:rsidRPr="007C437A">
          <w:rPr>
            <w:rStyle w:val="Appelnotedebasdep"/>
            <w:rPrChange w:id="9956" w:author="Arthur Parmentier" w:date="2020-06-07T15:27:00Z">
              <w:rPr>
                <w:rStyle w:val="Appelnotedebasdep"/>
              </w:rPr>
            </w:rPrChange>
          </w:rPr>
          <w:footnoteReference w:id="57"/>
        </w:r>
      </w:ins>
      <w:ins w:id="9959" w:author="Arthur Parmentier" w:date="2020-06-04T14:09:00Z">
        <w:r w:rsidR="00443149" w:rsidRPr="007C437A">
          <w:rPr>
            <w:rPrChange w:id="9960" w:author="Arthur Parmentier" w:date="2020-06-07T15:27:00Z">
              <w:rPr/>
            </w:rPrChange>
          </w:rPr>
          <w:t xml:space="preserve">. </w:t>
        </w:r>
      </w:ins>
      <w:ins w:id="9961" w:author="Arthur Parmentier" w:date="2020-06-04T14:10:00Z">
        <w:r w:rsidR="00443149" w:rsidRPr="007C437A">
          <w:rPr>
            <w:rPrChange w:id="9962" w:author="Arthur Parmentier" w:date="2020-06-07T15:27:00Z">
              <w:rPr/>
            </w:rPrChange>
          </w:rPr>
          <w:t>By also using the Viz.js lib</w:t>
        </w:r>
      </w:ins>
      <w:ins w:id="9963" w:author="Arthur Parmentier" w:date="2020-06-04T14:11:00Z">
        <w:r w:rsidR="00443149" w:rsidRPr="007C437A">
          <w:rPr>
            <w:rPrChange w:id="9964" w:author="Arthur Parmentier" w:date="2020-06-07T15:27:00Z">
              <w:rPr/>
            </w:rPrChange>
          </w:rPr>
          <w:t>rary</w:t>
        </w:r>
        <w:r w:rsidR="00443149" w:rsidRPr="007C437A">
          <w:rPr>
            <w:rStyle w:val="Appelnotedebasdep"/>
            <w:rPrChange w:id="9965" w:author="Arthur Parmentier" w:date="2020-06-07T15:27:00Z">
              <w:rPr>
                <w:rStyle w:val="Appelnotedebasdep"/>
              </w:rPr>
            </w:rPrChange>
          </w:rPr>
          <w:footnoteReference w:id="58"/>
        </w:r>
        <w:r w:rsidR="00443149" w:rsidRPr="007C437A">
          <w:rPr>
            <w:rPrChange w:id="9968" w:author="Arthur Parmentier" w:date="2020-06-07T15:27:00Z">
              <w:rPr/>
            </w:rPrChange>
          </w:rPr>
          <w:t xml:space="preserve">, I was able </w:t>
        </w:r>
      </w:ins>
      <w:ins w:id="9969" w:author="Arthur Parmentier" w:date="2020-06-04T14:12:00Z">
        <w:r w:rsidR="00443149" w:rsidRPr="007C437A">
          <w:rPr>
            <w:rPrChange w:id="9970" w:author="Arthur Parmentier" w:date="2020-06-07T15:27:00Z">
              <w:rPr/>
            </w:rPrChange>
          </w:rPr>
          <w:t>to display the</w:t>
        </w:r>
      </w:ins>
      <w:ins w:id="9971" w:author="Arthur Parmentier" w:date="2020-06-04T14:13:00Z">
        <w:r w:rsidR="00443149" w:rsidRPr="007C437A">
          <w:rPr>
            <w:rPrChange w:id="9972" w:author="Arthur Parmentier" w:date="2020-06-07T15:27:00Z">
              <w:rPr/>
            </w:rPrChange>
          </w:rPr>
          <w:t xml:space="preserve"> FSM inside a Jweb object in Max as a connected graph that represents all the states and transitions of the FSM. This is a very nice v</w:t>
        </w:r>
      </w:ins>
      <w:ins w:id="9973" w:author="Arthur Parmentier" w:date="2020-06-04T14:14:00Z">
        <w:r w:rsidR="00443149" w:rsidRPr="007C437A">
          <w:rPr>
            <w:rPrChange w:id="9974" w:author="Arthur Parmentier" w:date="2020-06-07T15:27:00Z">
              <w:rPr/>
            </w:rPrChange>
          </w:rPr>
          <w:t>isualization for learning the grammar of SP and also for programmers to have a di</w:t>
        </w:r>
      </w:ins>
      <w:ins w:id="9975" w:author="Arthur Parmentier" w:date="2020-06-04T14:15:00Z">
        <w:r w:rsidR="00443149" w:rsidRPr="007C437A">
          <w:rPr>
            <w:rPrChange w:id="9976" w:author="Arthur Parmentier" w:date="2020-06-07T15:27:00Z">
              <w:rPr/>
            </w:rPrChange>
          </w:rPr>
          <w:t>rect feedback on their grammatical implementation, for instance when adding new modes to the tool in the future</w:t>
        </w:r>
      </w:ins>
      <w:ins w:id="9977" w:author="Arthur Parmentier" w:date="2020-06-04T14:44:00Z">
        <w:r w:rsidR="00327836" w:rsidRPr="007C437A">
          <w:rPr>
            <w:rPrChange w:id="9978" w:author="Arthur Parmentier" w:date="2020-06-07T15:27:00Z">
              <w:rPr/>
            </w:rPrChange>
          </w:rPr>
          <w:t xml:space="preserve"> (see </w:t>
        </w:r>
        <w:r w:rsidR="00327836" w:rsidRPr="007C437A">
          <w:rPr>
            <w:rPrChange w:id="9979" w:author="Arthur Parmentier" w:date="2020-06-07T15:27:00Z">
              <w:rPr/>
            </w:rPrChange>
          </w:rPr>
          <w:fldChar w:fldCharType="begin"/>
        </w:r>
        <w:r w:rsidR="00327836" w:rsidRPr="007C437A">
          <w:rPr>
            <w:rPrChange w:id="9980" w:author="Arthur Parmentier" w:date="2020-06-07T15:27:00Z">
              <w:rPr/>
            </w:rPrChange>
          </w:rPr>
          <w:instrText xml:space="preserve"> REF _Ref42174288 \h </w:instrText>
        </w:r>
      </w:ins>
      <w:r w:rsidR="00327836" w:rsidRPr="007C437A">
        <w:rPr>
          <w:rPrChange w:id="9981" w:author="Arthur Parmentier" w:date="2020-06-07T15:27:00Z">
            <w:rPr/>
          </w:rPrChange>
        </w:rPr>
      </w:r>
      <w:r w:rsidR="00327836" w:rsidRPr="007C437A">
        <w:rPr>
          <w:rPrChange w:id="9982" w:author="Arthur Parmentier" w:date="2020-06-07T15:27:00Z">
            <w:rPr/>
          </w:rPrChange>
        </w:rPr>
        <w:fldChar w:fldCharType="separate"/>
      </w:r>
      <w:ins w:id="9983" w:author="Arthur Parmentier" w:date="2020-06-04T14:44:00Z">
        <w:r w:rsidR="00327836" w:rsidRPr="007C437A">
          <w:rPr>
            <w:rPrChange w:id="9984" w:author="Arthur Parmentier" w:date="2020-06-07T15:27:00Z">
              <w:rPr/>
            </w:rPrChange>
          </w:rPr>
          <w:t xml:space="preserve">Figure </w:t>
        </w:r>
        <w:r w:rsidR="00327836" w:rsidRPr="007C437A">
          <w:rPr>
            <w:rPrChange w:id="9985" w:author="Arthur Parmentier" w:date="2020-06-07T15:27:00Z">
              <w:rPr>
                <w:noProof/>
              </w:rPr>
            </w:rPrChange>
          </w:rPr>
          <w:t>9</w:t>
        </w:r>
        <w:r w:rsidR="00327836" w:rsidRPr="007C437A">
          <w:rPr>
            <w:rPrChange w:id="9986" w:author="Arthur Parmentier" w:date="2020-06-07T15:27:00Z">
              <w:rPr/>
            </w:rPrChange>
          </w:rPr>
          <w:fldChar w:fldCharType="end"/>
        </w:r>
        <w:r w:rsidR="00327836" w:rsidRPr="007C437A">
          <w:rPr>
            <w:rPrChange w:id="9987" w:author="Arthur Parmentier" w:date="2020-06-07T15:27:00Z">
              <w:rPr/>
            </w:rPrChange>
          </w:rPr>
          <w:t>).</w:t>
        </w:r>
      </w:ins>
    </w:p>
    <w:p w:rsidR="00833029" w:rsidRPr="007C437A" w:rsidRDefault="00833029">
      <w:pPr>
        <w:keepNext/>
        <w:rPr>
          <w:ins w:id="9988" w:author="Arthur Parmentier" w:date="2020-06-04T14:44:00Z"/>
          <w:rPrChange w:id="9989" w:author="Arthur Parmentier" w:date="2020-06-07T15:27:00Z">
            <w:rPr>
              <w:ins w:id="9990" w:author="Arthur Parmentier" w:date="2020-06-04T14:44:00Z"/>
            </w:rPr>
          </w:rPrChange>
        </w:rPr>
        <w:pPrChange w:id="9991" w:author="Arthur Parmentier" w:date="2020-06-04T14:44:00Z">
          <w:pPr/>
        </w:pPrChange>
      </w:pPr>
      <w:ins w:id="9992" w:author="Arthur Parmentier" w:date="2020-06-04T14:43:00Z">
        <w:r w:rsidRPr="007C437A">
          <w:rPr>
            <w:rPrChange w:id="9993" w:author="Arthur Parmentier" w:date="2020-06-07T15:27:00Z">
              <w:rPr>
                <w:noProof/>
              </w:rPr>
            </w:rPrChange>
          </w:rPr>
          <w:lastRenderedPageBreak/>
          <w:drawing>
            <wp:inline distT="0" distB="0" distL="0" distR="0">
              <wp:extent cx="6188710" cy="3051175"/>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mata.PNG"/>
                      <pic:cNvPicPr/>
                    </pic:nvPicPr>
                    <pic:blipFill>
                      <a:blip r:embed="rId28">
                        <a:extLst>
                          <a:ext uri="{28A0092B-C50C-407E-A947-70E740481C1C}">
                            <a14:useLocalDpi xmlns:a14="http://schemas.microsoft.com/office/drawing/2010/main" val="0"/>
                          </a:ext>
                        </a:extLst>
                      </a:blip>
                      <a:stretch>
                        <a:fillRect/>
                      </a:stretch>
                    </pic:blipFill>
                    <pic:spPr>
                      <a:xfrm>
                        <a:off x="0" y="0"/>
                        <a:ext cx="6188710" cy="3051175"/>
                      </a:xfrm>
                      <a:prstGeom prst="rect">
                        <a:avLst/>
                      </a:prstGeom>
                    </pic:spPr>
                  </pic:pic>
                </a:graphicData>
              </a:graphic>
            </wp:inline>
          </w:drawing>
        </w:r>
      </w:ins>
    </w:p>
    <w:p w:rsidR="0051238B" w:rsidRPr="007C437A" w:rsidRDefault="00833029" w:rsidP="00833029">
      <w:pPr>
        <w:pStyle w:val="Lgende"/>
        <w:rPr>
          <w:ins w:id="9994" w:author="Arthur Parmentier" w:date="2020-06-04T14:46:00Z"/>
          <w:rPrChange w:id="9995" w:author="Arthur Parmentier" w:date="2020-06-07T15:27:00Z">
            <w:rPr>
              <w:ins w:id="9996" w:author="Arthur Parmentier" w:date="2020-06-04T14:46:00Z"/>
            </w:rPr>
          </w:rPrChange>
        </w:rPr>
      </w:pPr>
      <w:bookmarkStart w:id="9997" w:name="_Ref42174288"/>
      <w:bookmarkStart w:id="9998" w:name="_Ref42174282"/>
      <w:ins w:id="9999" w:author="Arthur Parmentier" w:date="2020-06-04T14:44:00Z">
        <w:r w:rsidRPr="007C437A">
          <w:rPr>
            <w:rPrChange w:id="10000" w:author="Arthur Parmentier" w:date="2020-06-07T15:27:00Z">
              <w:rPr/>
            </w:rPrChange>
          </w:rPr>
          <w:t xml:space="preserve">Figure </w:t>
        </w:r>
        <w:r w:rsidRPr="007C437A">
          <w:rPr>
            <w:rPrChange w:id="10001" w:author="Arthur Parmentier" w:date="2020-06-07T15:27:00Z">
              <w:rPr/>
            </w:rPrChange>
          </w:rPr>
          <w:fldChar w:fldCharType="begin"/>
        </w:r>
        <w:r w:rsidRPr="007C437A">
          <w:rPr>
            <w:rPrChange w:id="10002" w:author="Arthur Parmentier" w:date="2020-06-07T15:27:00Z">
              <w:rPr/>
            </w:rPrChange>
          </w:rPr>
          <w:instrText xml:space="preserve"> SEQ Figure \* ARABIC </w:instrText>
        </w:r>
      </w:ins>
      <w:r w:rsidRPr="007C437A">
        <w:rPr>
          <w:rPrChange w:id="10003" w:author="Arthur Parmentier" w:date="2020-06-07T15:27:00Z">
            <w:rPr/>
          </w:rPrChange>
        </w:rPr>
        <w:fldChar w:fldCharType="separate"/>
      </w:r>
      <w:ins w:id="10004" w:author="Arthur Parmentier" w:date="2020-06-05T21:05:00Z">
        <w:r w:rsidR="001C2AA6" w:rsidRPr="007C437A">
          <w:rPr>
            <w:rPrChange w:id="10005" w:author="Arthur Parmentier" w:date="2020-06-07T15:27:00Z">
              <w:rPr>
                <w:noProof/>
              </w:rPr>
            </w:rPrChange>
          </w:rPr>
          <w:t>10</w:t>
        </w:r>
      </w:ins>
      <w:ins w:id="10006" w:author="Arthur Parmentier" w:date="2020-06-04T14:44:00Z">
        <w:r w:rsidRPr="007C437A">
          <w:rPr>
            <w:rPrChange w:id="10007" w:author="Arthur Parmentier" w:date="2020-06-07T15:27:00Z">
              <w:rPr/>
            </w:rPrChange>
          </w:rPr>
          <w:fldChar w:fldCharType="end"/>
        </w:r>
        <w:bookmarkEnd w:id="9997"/>
        <w:r w:rsidRPr="007C437A">
          <w:rPr>
            <w:rPrChange w:id="10008" w:author="Arthur Parmentier" w:date="2020-06-07T15:27:00Z">
              <w:rPr/>
            </w:rPrChange>
          </w:rPr>
          <w:t xml:space="preserve"> Max</w:t>
        </w:r>
      </w:ins>
      <w:ins w:id="10009" w:author="Arthur Parmentier" w:date="2020-06-04T15:54:00Z">
        <w:r w:rsidR="009972CC" w:rsidRPr="007C437A">
          <w:rPr>
            <w:rPrChange w:id="10010" w:author="Arthur Parmentier" w:date="2020-06-07T15:27:00Z">
              <w:rPr/>
            </w:rPrChange>
          </w:rPr>
          <w:t xml:space="preserve"> SP</w:t>
        </w:r>
      </w:ins>
      <w:ins w:id="10011" w:author="Arthur Parmentier" w:date="2020-06-04T14:44:00Z">
        <w:r w:rsidRPr="007C437A">
          <w:rPr>
            <w:rPrChange w:id="10012" w:author="Arthur Parmentier" w:date="2020-06-07T15:27:00Z">
              <w:rPr/>
            </w:rPrChange>
          </w:rPr>
          <w:t xml:space="preserve"> automata (FSM) GUI</w:t>
        </w:r>
      </w:ins>
      <w:bookmarkEnd w:id="9998"/>
    </w:p>
    <w:p w:rsidR="00541D7C" w:rsidRPr="007C437A" w:rsidRDefault="00541D7C" w:rsidP="00541D7C">
      <w:pPr>
        <w:rPr>
          <w:ins w:id="10013" w:author="Arthur Parmentier" w:date="2020-06-04T14:56:00Z"/>
          <w:rPrChange w:id="10014" w:author="Arthur Parmentier" w:date="2020-06-07T15:27:00Z">
            <w:rPr>
              <w:ins w:id="10015" w:author="Arthur Parmentier" w:date="2020-06-04T14:56:00Z"/>
            </w:rPr>
          </w:rPrChange>
        </w:rPr>
      </w:pPr>
      <w:ins w:id="10016" w:author="Arthur Parmentier" w:date="2020-06-04T14:47:00Z">
        <w:r w:rsidRPr="007C437A">
          <w:rPr>
            <w:rPrChange w:id="10017" w:author="Arthur Parmentier" w:date="2020-06-07T15:27:00Z">
              <w:rPr/>
            </w:rPrChange>
          </w:rPr>
          <w:t xml:space="preserve">Yet, the FSM only implements the default SP mode and </w:t>
        </w:r>
      </w:ins>
      <w:ins w:id="10018" w:author="Arthur Parmentier" w:date="2020-06-04T14:48:00Z">
        <w:r w:rsidRPr="007C437A">
          <w:rPr>
            <w:rPrChange w:id="10019" w:author="Arthur Parmentier" w:date="2020-06-07T15:27:00Z">
              <w:rPr/>
            </w:rPrChange>
          </w:rPr>
          <w:t>although they have a dedicated state, all logic elements are not implemented either</w:t>
        </w:r>
      </w:ins>
      <w:ins w:id="10020" w:author="Arthur Parmentier" w:date="2020-06-04T14:49:00Z">
        <w:r w:rsidRPr="007C437A">
          <w:rPr>
            <w:rPrChange w:id="10021" w:author="Arthur Parmentier" w:date="2020-06-07T15:27:00Z">
              <w:rPr/>
            </w:rPrChange>
          </w:rPr>
          <w:t xml:space="preserve">, as they introduce a </w:t>
        </w:r>
      </w:ins>
      <w:ins w:id="10022" w:author="Arthur Parmentier" w:date="2020-06-04T14:50:00Z">
        <w:r w:rsidRPr="007C437A">
          <w:rPr>
            <w:rPrChange w:id="10023" w:author="Arthur Parmentier" w:date="2020-06-07T15:27:00Z">
              <w:rPr/>
            </w:rPrChange>
          </w:rPr>
          <w:t>great level of complexity both in the automata and the interpretation by the device itself.</w:t>
        </w:r>
      </w:ins>
    </w:p>
    <w:p w:rsidR="00947BFF" w:rsidRPr="007C437A" w:rsidRDefault="00947BFF">
      <w:pPr>
        <w:pStyle w:val="Titre4"/>
        <w:rPr>
          <w:ins w:id="10024" w:author="Arthur Parmentier" w:date="2020-06-04T14:50:00Z"/>
          <w:rPrChange w:id="10025" w:author="Arthur Parmentier" w:date="2020-06-07T15:27:00Z">
            <w:rPr>
              <w:ins w:id="10026" w:author="Arthur Parmentier" w:date="2020-06-04T14:50:00Z"/>
            </w:rPr>
          </w:rPrChange>
        </w:rPr>
        <w:pPrChange w:id="10027" w:author="Arthur Parmentier" w:date="2020-06-04T14:56:00Z">
          <w:pPr/>
        </w:pPrChange>
      </w:pPr>
      <w:ins w:id="10028" w:author="Arthur Parmentier" w:date="2020-06-04T14:56:00Z">
        <w:r w:rsidRPr="007C437A">
          <w:rPr>
            <w:rPrChange w:id="10029" w:author="Arthur Parmentier" w:date="2020-06-07T15:27:00Z">
              <w:rPr/>
            </w:rPrChange>
          </w:rPr>
          <w:t>Forming a request to de</w:t>
        </w:r>
      </w:ins>
      <w:ins w:id="10030" w:author="Arthur Parmentier" w:date="2020-06-04T14:57:00Z">
        <w:r w:rsidRPr="007C437A">
          <w:rPr>
            <w:rPrChange w:id="10031" w:author="Arthur Parmentier" w:date="2020-06-07T15:27:00Z">
              <w:rPr/>
            </w:rPrChange>
          </w:rPr>
          <w:t xml:space="preserve">vices </w:t>
        </w:r>
      </w:ins>
      <w:ins w:id="10032" w:author="Arthur Parmentier" w:date="2020-06-04T14:56:00Z">
        <w:r w:rsidRPr="007C437A">
          <w:rPr>
            <w:rPrChange w:id="10033" w:author="Arthur Parmentier" w:date="2020-06-07T15:27:00Z">
              <w:rPr/>
            </w:rPrChange>
          </w:rPr>
          <w:t>from a sequence</w:t>
        </w:r>
      </w:ins>
      <w:ins w:id="10034" w:author="Arthur Parmentier" w:date="2020-06-04T14:57:00Z">
        <w:r w:rsidRPr="007C437A">
          <w:rPr>
            <w:rPrChange w:id="10035" w:author="Arthur Parmentier" w:date="2020-06-07T15:27:00Z">
              <w:rPr/>
            </w:rPrChange>
          </w:rPr>
          <w:t xml:space="preserve"> of signs</w:t>
        </w:r>
      </w:ins>
    </w:p>
    <w:p w:rsidR="00947BFF" w:rsidRPr="007C437A" w:rsidRDefault="00C47018" w:rsidP="00947BFF">
      <w:pPr>
        <w:rPr>
          <w:ins w:id="10036" w:author="Arthur Parmentier" w:date="2020-06-04T15:00:00Z"/>
          <w:rPrChange w:id="10037" w:author="Arthur Parmentier" w:date="2020-06-07T15:27:00Z">
            <w:rPr>
              <w:ins w:id="10038" w:author="Arthur Parmentier" w:date="2020-06-04T15:00:00Z"/>
            </w:rPr>
          </w:rPrChange>
        </w:rPr>
      </w:pPr>
      <w:ins w:id="10039" w:author="Arthur Parmentier" w:date="2020-06-04T14:58:00Z">
        <w:r w:rsidRPr="007C437A">
          <w:rPr>
            <w:rPrChange w:id="10040" w:author="Arthur Parmentier" w:date="2020-06-07T15:27:00Z">
              <w:rPr/>
            </w:rPrChange>
          </w:rPr>
          <w:t>For constructing the request messages, I took inspiration from the OSC protocol: at the</w:t>
        </w:r>
      </w:ins>
      <w:ins w:id="10041" w:author="Arthur Parmentier" w:date="2020-06-04T14:59:00Z">
        <w:r w:rsidRPr="007C437A">
          <w:rPr>
            <w:rPrChange w:id="10042" w:author="Arthur Parmentier" w:date="2020-06-07T15:27:00Z">
              <w:rPr/>
            </w:rPrChange>
          </w:rPr>
          <w:t xml:space="preserve"> output of the automata, requests are sent to the devices with the following rec</w:t>
        </w:r>
      </w:ins>
      <w:ins w:id="10043" w:author="Arthur Parmentier" w:date="2020-06-04T15:00:00Z">
        <w:r w:rsidRPr="007C437A">
          <w:rPr>
            <w:rPrChange w:id="10044" w:author="Arthur Parmentier" w:date="2020-06-07T15:27:00Z">
              <w:rPr/>
            </w:rPrChange>
          </w:rPr>
          <w:t>ursive forms:</w:t>
        </w:r>
      </w:ins>
    </w:p>
    <w:p w:rsidR="00C47018" w:rsidRPr="007C437A" w:rsidRDefault="00C47018" w:rsidP="00947BFF">
      <w:pPr>
        <w:rPr>
          <w:ins w:id="10045" w:author="Arthur Parmentier" w:date="2020-06-04T15:04:00Z"/>
          <w:rPrChange w:id="10046" w:author="Arthur Parmentier" w:date="2020-06-07T15:27:00Z">
            <w:rPr>
              <w:ins w:id="10047" w:author="Arthur Parmentier" w:date="2020-06-04T15:04:00Z"/>
            </w:rPr>
          </w:rPrChange>
        </w:rPr>
      </w:pPr>
      <w:ins w:id="10048" w:author="Arthur Parmentier" w:date="2020-06-04T15:00:00Z">
        <w:r w:rsidRPr="007C437A">
          <w:rPr>
            <w:rPrChange w:id="10049" w:author="Arthur Parmentier" w:date="2020-06-07T15:27:00Z">
              <w:rPr/>
            </w:rPrChange>
          </w:rPr>
          <w:t>/device_name/content/parameter value</w:t>
        </w:r>
      </w:ins>
      <w:ins w:id="10050" w:author="Arthur Parmentier" w:date="2020-06-04T15:01:00Z">
        <w:r w:rsidRPr="007C437A">
          <w:rPr>
            <w:rPrChange w:id="10051" w:author="Arthur Parmentier" w:date="2020-06-07T15:27:00Z">
              <w:rPr/>
            </w:rPrChange>
          </w:rPr>
          <w:br/>
          <w:t>/device_name/content/parameter/</w:t>
        </w:r>
      </w:ins>
      <w:ins w:id="10052" w:author="Arthur Parmentier" w:date="2020-06-04T15:03:00Z">
        <w:r w:rsidRPr="007C437A">
          <w:rPr>
            <w:rPrChange w:id="10053" w:author="Arthur Parmentier" w:date="2020-06-07T15:27:00Z">
              <w:rPr/>
            </w:rPrChange>
          </w:rPr>
          <w:t>parameter_of_the</w:t>
        </w:r>
      </w:ins>
      <w:ins w:id="10054" w:author="Arthur Parmentier" w:date="2020-06-04T15:04:00Z">
        <w:r w:rsidRPr="007C437A">
          <w:rPr>
            <w:rPrChange w:id="10055" w:author="Arthur Parmentier" w:date="2020-06-07T15:27:00Z">
              <w:rPr/>
            </w:rPrChange>
          </w:rPr>
          <w:t>_parameter/…/… value</w:t>
        </w:r>
        <w:r w:rsidR="00CC0516" w:rsidRPr="007C437A">
          <w:rPr>
            <w:rPrChange w:id="10056" w:author="Arthur Parmentier" w:date="2020-06-07T15:27:00Z">
              <w:rPr/>
            </w:rPrChange>
          </w:rPr>
          <w:t>1 value2 …</w:t>
        </w:r>
      </w:ins>
    </w:p>
    <w:p w:rsidR="00CC0516" w:rsidRPr="007C437A" w:rsidRDefault="009972CC" w:rsidP="00947BFF">
      <w:pPr>
        <w:rPr>
          <w:ins w:id="10057" w:author="Arthur Parmentier" w:date="2020-06-04T15:56:00Z"/>
          <w:rPrChange w:id="10058" w:author="Arthur Parmentier" w:date="2020-06-07T15:27:00Z">
            <w:rPr>
              <w:ins w:id="10059" w:author="Arthur Parmentier" w:date="2020-06-04T15:56:00Z"/>
            </w:rPr>
          </w:rPrChange>
        </w:rPr>
      </w:pPr>
      <w:ins w:id="10060" w:author="Arthur Parmentier" w:date="2020-06-04T15:51:00Z">
        <w:r w:rsidRPr="007C437A">
          <w:rPr>
            <w:rPrChange w:id="10061" w:author="Arthur Parmentier" w:date="2020-06-07T15:27:00Z">
              <w:rPr/>
            </w:rPrChange>
          </w:rPr>
          <w:t xml:space="preserve">The way </w:t>
        </w:r>
      </w:ins>
      <w:ins w:id="10062" w:author="Arthur Parmentier" w:date="2020-06-04T15:54:00Z">
        <w:r w:rsidR="00342F3F" w:rsidRPr="007C437A">
          <w:rPr>
            <w:rPrChange w:id="10063" w:author="Arthur Parmentier" w:date="2020-06-07T15:27:00Z">
              <w:rPr/>
            </w:rPrChange>
          </w:rPr>
          <w:t>the request is formed inside the automata is by collecting each sign</w:t>
        </w:r>
      </w:ins>
      <w:ins w:id="10064" w:author="Arthur Parmentier" w:date="2020-06-04T15:55:00Z">
        <w:r w:rsidR="00342F3F" w:rsidRPr="007C437A">
          <w:rPr>
            <w:rPrChange w:id="10065" w:author="Arthur Parmentier" w:date="2020-06-07T15:27:00Z">
              <w:rPr/>
            </w:rPrChange>
          </w:rPr>
          <w:t xml:space="preserve"> during the state transitions and assembling them into </w:t>
        </w:r>
      </w:ins>
      <w:ins w:id="10066" w:author="Arthur Parmentier" w:date="2020-06-04T15:56:00Z">
        <w:r w:rsidR="00342F3F" w:rsidRPr="007C437A">
          <w:rPr>
            <w:rPrChange w:id="10067" w:author="Arthur Parmentier" w:date="2020-06-07T15:27:00Z">
              <w:rPr/>
            </w:rPrChange>
          </w:rPr>
          <w:t>several hierarchical objects:</w:t>
        </w:r>
      </w:ins>
    </w:p>
    <w:p w:rsidR="00342F3F" w:rsidRPr="007C437A" w:rsidRDefault="00342F3F" w:rsidP="00342F3F">
      <w:pPr>
        <w:pStyle w:val="Paragraphedeliste"/>
        <w:numPr>
          <w:ilvl w:val="0"/>
          <w:numId w:val="41"/>
        </w:numPr>
        <w:rPr>
          <w:ins w:id="10068" w:author="Arthur Parmentier" w:date="2020-06-04T15:56:00Z"/>
          <w:rPrChange w:id="10069" w:author="Arthur Parmentier" w:date="2020-06-07T15:27:00Z">
            <w:rPr>
              <w:ins w:id="10070" w:author="Arthur Parmentier" w:date="2020-06-04T15:56:00Z"/>
            </w:rPr>
          </w:rPrChange>
        </w:rPr>
      </w:pPr>
      <w:ins w:id="10071" w:author="Arthur Parmentier" w:date="2020-06-04T15:56:00Z">
        <w:r w:rsidRPr="007C437A">
          <w:rPr>
            <w:rPrChange w:id="10072" w:author="Arthur Parmentier" w:date="2020-06-07T15:27:00Z">
              <w:rPr/>
            </w:rPrChange>
          </w:rPr>
          <w:t>The request object that stores each request in the following format:</w:t>
        </w:r>
      </w:ins>
    </w:p>
    <w:p w:rsidR="00342F3F" w:rsidRPr="007C437A" w:rsidRDefault="00342F3F" w:rsidP="00342F3F">
      <w:pPr>
        <w:pStyle w:val="Paragraphedeliste"/>
        <w:numPr>
          <w:ilvl w:val="1"/>
          <w:numId w:val="41"/>
        </w:numPr>
        <w:rPr>
          <w:ins w:id="10073" w:author="Arthur Parmentier" w:date="2020-06-04T15:57:00Z"/>
          <w:rPrChange w:id="10074" w:author="Arthur Parmentier" w:date="2020-06-07T15:27:00Z">
            <w:rPr>
              <w:ins w:id="10075" w:author="Arthur Parmentier" w:date="2020-06-04T15:57:00Z"/>
            </w:rPr>
          </w:rPrChange>
        </w:rPr>
      </w:pPr>
      <w:ins w:id="10076" w:author="Arthur Parmentier" w:date="2020-06-04T15:56:00Z">
        <w:r w:rsidRPr="007C437A">
          <w:rPr>
            <w:rPrChange w:id="10077" w:author="Arthur Parmentier" w:date="2020-06-07T15:27:00Z">
              <w:rPr/>
            </w:rPrChange>
          </w:rPr>
          <w:t>At the first level</w:t>
        </w:r>
      </w:ins>
      <w:ins w:id="10078" w:author="Arthur Parmentier" w:date="2020-06-04T15:57:00Z">
        <w:r w:rsidRPr="007C437A">
          <w:rPr>
            <w:rPrChange w:id="10079" w:author="Arthur Parmentier" w:date="2020-06-07T15:27:00Z">
              <w:rPr/>
            </w:rPrChange>
          </w:rPr>
          <w:t>, the index of the request</w:t>
        </w:r>
      </w:ins>
    </w:p>
    <w:p w:rsidR="00342F3F" w:rsidRPr="007C437A" w:rsidRDefault="00342F3F" w:rsidP="00342F3F">
      <w:pPr>
        <w:pStyle w:val="Paragraphedeliste"/>
        <w:numPr>
          <w:ilvl w:val="2"/>
          <w:numId w:val="41"/>
        </w:numPr>
        <w:rPr>
          <w:ins w:id="10080" w:author="Arthur Parmentier" w:date="2020-06-04T15:57:00Z"/>
          <w:rPrChange w:id="10081" w:author="Arthur Parmentier" w:date="2020-06-07T15:27:00Z">
            <w:rPr>
              <w:ins w:id="10082" w:author="Arthur Parmentier" w:date="2020-06-04T15:57:00Z"/>
            </w:rPr>
          </w:rPrChange>
        </w:rPr>
      </w:pPr>
      <w:ins w:id="10083" w:author="Arthur Parmentier" w:date="2020-06-04T15:57:00Z">
        <w:r w:rsidRPr="007C437A">
          <w:rPr>
            <w:rPrChange w:id="10084" w:author="Arthur Parmentier" w:date="2020-06-07T15:27:00Z">
              <w:rPr/>
            </w:rPrChange>
          </w:rPr>
          <w:t>At the second level, the name of the devices</w:t>
        </w:r>
      </w:ins>
    </w:p>
    <w:p w:rsidR="00342F3F" w:rsidRPr="007C437A" w:rsidRDefault="00342F3F" w:rsidP="00342F3F">
      <w:pPr>
        <w:pStyle w:val="Paragraphedeliste"/>
        <w:numPr>
          <w:ilvl w:val="3"/>
          <w:numId w:val="41"/>
        </w:numPr>
        <w:rPr>
          <w:ins w:id="10085" w:author="Arthur Parmentier" w:date="2020-06-04T15:57:00Z"/>
          <w:rPrChange w:id="10086" w:author="Arthur Parmentier" w:date="2020-06-07T15:27:00Z">
            <w:rPr>
              <w:ins w:id="10087" w:author="Arthur Parmentier" w:date="2020-06-04T15:57:00Z"/>
            </w:rPr>
          </w:rPrChange>
        </w:rPr>
      </w:pPr>
      <w:ins w:id="10088" w:author="Arthur Parmentier" w:date="2020-06-04T15:57:00Z">
        <w:r w:rsidRPr="007C437A">
          <w:rPr>
            <w:rPrChange w:id="10089" w:author="Arthur Parmentier" w:date="2020-06-07T15:27:00Z">
              <w:rPr/>
            </w:rPrChange>
          </w:rPr>
          <w:t>At the third level, the name of the contents</w:t>
        </w:r>
      </w:ins>
    </w:p>
    <w:p w:rsidR="00342F3F" w:rsidRPr="007C437A" w:rsidRDefault="00342F3F" w:rsidP="00342F3F">
      <w:pPr>
        <w:pStyle w:val="Paragraphedeliste"/>
        <w:numPr>
          <w:ilvl w:val="4"/>
          <w:numId w:val="41"/>
        </w:numPr>
        <w:rPr>
          <w:ins w:id="10090" w:author="Arthur Parmentier" w:date="2020-06-04T15:57:00Z"/>
          <w:rPrChange w:id="10091" w:author="Arthur Parmentier" w:date="2020-06-07T15:27:00Z">
            <w:rPr>
              <w:ins w:id="10092" w:author="Arthur Parmentier" w:date="2020-06-04T15:57:00Z"/>
            </w:rPr>
          </w:rPrChange>
        </w:rPr>
      </w:pPr>
      <w:ins w:id="10093" w:author="Arthur Parmentier" w:date="2020-06-04T15:57:00Z">
        <w:r w:rsidRPr="007C437A">
          <w:rPr>
            <w:rPrChange w:id="10094" w:author="Arthur Parmentier" w:date="2020-06-07T15:27:00Z">
              <w:rPr/>
            </w:rPrChange>
          </w:rPr>
          <w:t>At the fourth level, the contents’ parameters</w:t>
        </w:r>
      </w:ins>
    </w:p>
    <w:p w:rsidR="00342F3F" w:rsidRPr="007C437A" w:rsidRDefault="00342F3F" w:rsidP="00342F3F">
      <w:pPr>
        <w:pStyle w:val="Paragraphedeliste"/>
        <w:numPr>
          <w:ilvl w:val="5"/>
          <w:numId w:val="41"/>
        </w:numPr>
        <w:rPr>
          <w:ins w:id="10095" w:author="Arthur Parmentier" w:date="2020-06-04T15:58:00Z"/>
          <w:rPrChange w:id="10096" w:author="Arthur Parmentier" w:date="2020-06-07T15:27:00Z">
            <w:rPr>
              <w:ins w:id="10097" w:author="Arthur Parmentier" w:date="2020-06-04T15:58:00Z"/>
            </w:rPr>
          </w:rPrChange>
        </w:rPr>
      </w:pPr>
      <w:ins w:id="10098" w:author="Arthur Parmentier" w:date="2020-06-04T16:00:00Z">
        <w:r w:rsidRPr="007C437A">
          <w:rPr>
            <w:rPrChange w:id="10099" w:author="Arthur Parmentier" w:date="2020-06-07T15:27:00Z">
              <w:rPr>
                <w:noProof/>
              </w:rPr>
            </w:rPrChange>
          </w:rPr>
          <w:lastRenderedPageBreak/>
          <mc:AlternateContent>
            <mc:Choice Requires="wps">
              <w:drawing>
                <wp:anchor distT="0" distB="0" distL="114300" distR="114300" simplePos="0" relativeHeight="251670528" behindDoc="0" locked="0" layoutInCell="1" allowOverlap="1" wp14:anchorId="2087C4F0" wp14:editId="139B0195">
                  <wp:simplePos x="0" y="0"/>
                  <wp:positionH relativeFrom="column">
                    <wp:posOffset>2284730</wp:posOffset>
                  </wp:positionH>
                  <wp:positionV relativeFrom="paragraph">
                    <wp:posOffset>2584450</wp:posOffset>
                  </wp:positionV>
                  <wp:extent cx="1619250" cy="635"/>
                  <wp:effectExtent l="0" t="0" r="19050" b="37465"/>
                  <wp:wrapTopAndBottom/>
                  <wp:docPr id="14" name="Zone de texte 14"/>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rsidR="001A4879" w:rsidRPr="00910A67" w:rsidRDefault="001A4879">
                              <w:pPr>
                                <w:pStyle w:val="Lgende"/>
                                <w:rPr>
                                  <w:noProof/>
                                </w:rPr>
                                <w:pPrChange w:id="10100" w:author="Arthur Parmentier" w:date="2020-06-04T16:00:00Z">
                                  <w:pPr>
                                    <w:pStyle w:val="Paragraphedeliste"/>
                                    <w:numPr>
                                      <w:ilvl w:val="5"/>
                                      <w:numId w:val="41"/>
                                    </w:numPr>
                                    <w:ind w:left="4320" w:hanging="360"/>
                                  </w:pPr>
                                </w:pPrChange>
                              </w:pPr>
                              <w:ins w:id="10101" w:author="Arthur Parmentier" w:date="2020-06-04T16:00:00Z">
                                <w:r>
                                  <w:t xml:space="preserve">Figure </w:t>
                                </w:r>
                                <w:r>
                                  <w:fldChar w:fldCharType="begin"/>
                                </w:r>
                                <w:r>
                                  <w:instrText xml:space="preserve"> SEQ Figure \* ARABIC </w:instrText>
                                </w:r>
                              </w:ins>
                              <w:r>
                                <w:fldChar w:fldCharType="separate"/>
                              </w:r>
                              <w:ins w:id="10102" w:author="Arthur Parmentier" w:date="2020-06-05T21:05:00Z">
                                <w:r>
                                  <w:rPr>
                                    <w:noProof/>
                                  </w:rPr>
                                  <w:t>11</w:t>
                                </w:r>
                              </w:ins>
                              <w:ins w:id="10103" w:author="Arthur Parmentier" w:date="2020-06-04T16:00:00Z">
                                <w:r>
                                  <w:fldChar w:fldCharType="end"/>
                                </w:r>
                                <w:r>
                                  <w:t xml:space="preserve"> Representation of the request object inside Max</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7C4F0" id="Zone de texte 14" o:spid="_x0000_s1029" type="#_x0000_t202" style="position:absolute;left:0;text-align:left;margin-left:179.9pt;margin-top:203.5pt;width:12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" stroked="f">
                  <v:textbox style="mso-fit-shape-to-text:t" inset="0,0,0,0">
                    <w:txbxContent>
                      <w:p w:rsidR="001A4879" w:rsidRPr="00910A67" w:rsidRDefault="001A4879">
                        <w:pPr>
                          <w:pStyle w:val="Lgende"/>
                          <w:rPr>
                            <w:noProof/>
                          </w:rPr>
                          <w:pPrChange w:id="10104" w:author="Arthur Parmentier" w:date="2020-06-04T16:00:00Z">
                            <w:pPr>
                              <w:pStyle w:val="Paragraphedeliste"/>
                              <w:numPr>
                                <w:ilvl w:val="5"/>
                                <w:numId w:val="41"/>
                              </w:numPr>
                              <w:ind w:left="4320" w:hanging="360"/>
                            </w:pPr>
                          </w:pPrChange>
                        </w:pPr>
                        <w:ins w:id="10105" w:author="Arthur Parmentier" w:date="2020-06-04T16:00:00Z">
                          <w:r>
                            <w:t xml:space="preserve">Figure </w:t>
                          </w:r>
                          <w:r>
                            <w:fldChar w:fldCharType="begin"/>
                          </w:r>
                          <w:r>
                            <w:instrText xml:space="preserve"> SEQ Figure \* ARABIC </w:instrText>
                          </w:r>
                        </w:ins>
                        <w:r>
                          <w:fldChar w:fldCharType="separate"/>
                        </w:r>
                        <w:ins w:id="10106" w:author="Arthur Parmentier" w:date="2020-06-05T21:05:00Z">
                          <w:r>
                            <w:rPr>
                              <w:noProof/>
                            </w:rPr>
                            <w:t>11</w:t>
                          </w:r>
                        </w:ins>
                        <w:ins w:id="10107" w:author="Arthur Parmentier" w:date="2020-06-04T16:00:00Z">
                          <w:r>
                            <w:fldChar w:fldCharType="end"/>
                          </w:r>
                          <w:r>
                            <w:t xml:space="preserve"> Representation of the request object inside Max</w:t>
                          </w:r>
                        </w:ins>
                      </w:p>
                    </w:txbxContent>
                  </v:textbox>
                  <w10:wrap type="topAndBottom"/>
                </v:shape>
              </w:pict>
            </mc:Fallback>
          </mc:AlternateContent>
        </w:r>
      </w:ins>
      <w:ins w:id="10108" w:author="Arthur Parmentier" w:date="2020-06-04T15:59:00Z">
        <w:r w:rsidRPr="007C437A">
          <w:rPr>
            <w:rPrChange w:id="10109" w:author="Arthur Parmentier" w:date="2020-06-07T15:27:00Z">
              <w:rPr>
                <w:noProof/>
              </w:rPr>
            </w:rPrChange>
          </w:rPr>
          <w:drawing>
            <wp:anchor distT="0" distB="0" distL="114300" distR="114300" simplePos="0" relativeHeight="251668480" behindDoc="0" locked="0" layoutInCell="1" allowOverlap="1">
              <wp:simplePos x="0" y="0"/>
              <wp:positionH relativeFrom="margin">
                <wp:align>center</wp:align>
              </wp:positionH>
              <wp:positionV relativeFrom="page">
                <wp:posOffset>1181100</wp:posOffset>
              </wp:positionV>
              <wp:extent cx="1619250" cy="2260600"/>
              <wp:effectExtent l="0" t="0" r="0" b="6350"/>
              <wp:wrapTopAndBottom/>
              <wp:docPr id="13" name="Image 13" descr="Une image contenant moniteur, écran,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quest_obj.PNG"/>
                      <pic:cNvPicPr/>
                    </pic:nvPicPr>
                    <pic:blipFill>
                      <a:blip r:embed="rId29">
                        <a:extLst>
                          <a:ext uri="{28A0092B-C50C-407E-A947-70E740481C1C}">
                            <a14:useLocalDpi xmlns:a14="http://schemas.microsoft.com/office/drawing/2010/main" val="0"/>
                          </a:ext>
                        </a:extLst>
                      </a:blip>
                      <a:stretch>
                        <a:fillRect/>
                      </a:stretch>
                    </pic:blipFill>
                    <pic:spPr>
                      <a:xfrm>
                        <a:off x="0" y="0"/>
                        <a:ext cx="1619250" cy="2260600"/>
                      </a:xfrm>
                      <a:prstGeom prst="rect">
                        <a:avLst/>
                      </a:prstGeom>
                    </pic:spPr>
                  </pic:pic>
                </a:graphicData>
              </a:graphic>
              <wp14:sizeRelH relativeFrom="margin">
                <wp14:pctWidth>0</wp14:pctWidth>
              </wp14:sizeRelH>
              <wp14:sizeRelV relativeFrom="margin">
                <wp14:pctHeight>0</wp14:pctHeight>
              </wp14:sizeRelV>
            </wp:anchor>
          </w:drawing>
        </w:r>
      </w:ins>
      <w:ins w:id="10110" w:author="Arthur Parmentier" w:date="2020-06-04T15:58:00Z">
        <w:r w:rsidRPr="007C437A">
          <w:rPr>
            <w:rPrChange w:id="10111" w:author="Arthur Parmentier" w:date="2020-06-07T15:27:00Z">
              <w:rPr/>
            </w:rPrChange>
          </w:rPr>
          <w:t>At deeper levels, the parameters of the parameters…</w:t>
        </w:r>
        <w:r w:rsidRPr="007C437A">
          <w:rPr>
            <w:rPrChange w:id="10112" w:author="Arthur Parmentier" w:date="2020-06-07T15:27:00Z">
              <w:rPr/>
            </w:rPrChange>
          </w:rPr>
          <w:br/>
        </w:r>
      </w:ins>
    </w:p>
    <w:p w:rsidR="00342F3F" w:rsidRPr="007C437A" w:rsidRDefault="00342F3F" w:rsidP="00342F3F">
      <w:pPr>
        <w:pStyle w:val="Paragraphedeliste"/>
        <w:numPr>
          <w:ilvl w:val="0"/>
          <w:numId w:val="41"/>
        </w:numPr>
        <w:rPr>
          <w:ins w:id="10113" w:author="Arthur Parmentier" w:date="2020-06-04T16:01:00Z"/>
          <w:rPrChange w:id="10114" w:author="Arthur Parmentier" w:date="2020-06-07T15:27:00Z">
            <w:rPr>
              <w:ins w:id="10115" w:author="Arthur Parmentier" w:date="2020-06-04T16:01:00Z"/>
            </w:rPr>
          </w:rPrChange>
        </w:rPr>
      </w:pPr>
      <w:ins w:id="10116" w:author="Arthur Parmentier" w:date="2020-06-04T16:01:00Z">
        <w:r w:rsidRPr="007C437A">
          <w:rPr>
            <w:rPrChange w:id="10117" w:author="Arthur Parmentier" w:date="2020-06-07T15:27:00Z">
              <w:rPr/>
            </w:rPrChange>
          </w:rPr>
          <w:t>The “distribution” object that stores what content each device is currently performing.</w:t>
        </w:r>
      </w:ins>
    </w:p>
    <w:p w:rsidR="00342F3F" w:rsidRPr="007C437A" w:rsidRDefault="00342F3F" w:rsidP="00342F3F">
      <w:pPr>
        <w:pStyle w:val="Paragraphedeliste"/>
        <w:numPr>
          <w:ilvl w:val="0"/>
          <w:numId w:val="41"/>
        </w:numPr>
        <w:rPr>
          <w:ins w:id="10118" w:author="Arthur Parmentier" w:date="2020-06-04T16:02:00Z"/>
          <w:rPrChange w:id="10119" w:author="Arthur Parmentier" w:date="2020-06-07T15:27:00Z">
            <w:rPr>
              <w:ins w:id="10120" w:author="Arthur Parmentier" w:date="2020-06-04T16:02:00Z"/>
            </w:rPr>
          </w:rPrChange>
        </w:rPr>
      </w:pPr>
      <w:ins w:id="10121" w:author="Arthur Parmentier" w:date="2020-06-04T16:01:00Z">
        <w:r w:rsidRPr="007C437A">
          <w:rPr>
            <w:rPrChange w:id="10122" w:author="Arthur Parmentier" w:date="2020-06-07T15:27:00Z">
              <w:rPr/>
            </w:rPrChange>
          </w:rPr>
          <w:t xml:space="preserve">The “reverse distribution” object </w:t>
        </w:r>
      </w:ins>
      <w:ins w:id="10123" w:author="Arthur Parmentier" w:date="2020-06-04T16:02:00Z">
        <w:r w:rsidRPr="007C437A">
          <w:rPr>
            <w:rPrChange w:id="10124" w:author="Arthur Parmentier" w:date="2020-06-07T15:27:00Z">
              <w:rPr/>
            </w:rPrChange>
          </w:rPr>
          <w:t>that stores for each content, what device is playing it with what parameters.</w:t>
        </w:r>
      </w:ins>
    </w:p>
    <w:p w:rsidR="00342F3F" w:rsidRPr="007C437A" w:rsidRDefault="00342F3F" w:rsidP="00342F3F">
      <w:pPr>
        <w:rPr>
          <w:ins w:id="10125" w:author="Arthur Parmentier" w:date="2020-06-04T16:04:00Z"/>
          <w:rPrChange w:id="10126" w:author="Arthur Parmentier" w:date="2020-06-07T15:27:00Z">
            <w:rPr>
              <w:ins w:id="10127" w:author="Arthur Parmentier" w:date="2020-06-04T16:04:00Z"/>
            </w:rPr>
          </w:rPrChange>
        </w:rPr>
      </w:pPr>
      <w:ins w:id="10128" w:author="Arthur Parmentier" w:date="2020-06-04T16:02:00Z">
        <w:r w:rsidRPr="007C437A">
          <w:rPr>
            <w:rPrChange w:id="10129" w:author="Arthur Parmentier" w:date="2020-06-07T15:27:00Z">
              <w:rPr/>
            </w:rPrChange>
          </w:rPr>
          <w:t>For convenience, I also use inter</w:t>
        </w:r>
      </w:ins>
      <w:ins w:id="10130" w:author="Arthur Parmentier" w:date="2020-06-04T16:03:00Z">
        <w:r w:rsidRPr="007C437A">
          <w:rPr>
            <w:rPrChange w:id="10131" w:author="Arthur Parmentier" w:date="2020-06-07T15:27:00Z">
              <w:rPr/>
            </w:rPrChange>
          </w:rPr>
          <w:t>mediate objects that store specific types of signs (the “who”, “what” arrays) in the parsing proc</w:t>
        </w:r>
      </w:ins>
      <w:ins w:id="10132" w:author="Arthur Parmentier" w:date="2020-06-04T16:04:00Z">
        <w:r w:rsidRPr="007C437A">
          <w:rPr>
            <w:rPrChange w:id="10133" w:author="Arthur Parmentier" w:date="2020-06-07T15:27:00Z">
              <w:rPr/>
            </w:rPrChange>
          </w:rPr>
          <w:t>ess</w:t>
        </w:r>
      </w:ins>
      <w:ins w:id="10134" w:author="Arthur Parmentier" w:date="2020-06-04T16:03:00Z">
        <w:r w:rsidRPr="007C437A">
          <w:rPr>
            <w:rPrChange w:id="10135" w:author="Arthur Parmentier" w:date="2020-06-07T15:27:00Z">
              <w:rPr/>
            </w:rPrChange>
          </w:rPr>
          <w:t>.</w:t>
        </w:r>
      </w:ins>
    </w:p>
    <w:p w:rsidR="00342F3F" w:rsidRPr="007C437A" w:rsidRDefault="00342F3F" w:rsidP="00342F3F">
      <w:pPr>
        <w:rPr>
          <w:ins w:id="10136" w:author="Arthur Parmentier" w:date="2020-06-04T16:06:00Z"/>
          <w:rPrChange w:id="10137" w:author="Arthur Parmentier" w:date="2020-06-07T15:27:00Z">
            <w:rPr>
              <w:ins w:id="10138" w:author="Arthur Parmentier" w:date="2020-06-04T16:06:00Z"/>
            </w:rPr>
          </w:rPrChange>
        </w:rPr>
      </w:pPr>
      <w:ins w:id="10139" w:author="Arthur Parmentier" w:date="2020-06-04T16:04:00Z">
        <w:r w:rsidRPr="007C437A">
          <w:rPr>
            <w:rPrChange w:id="10140" w:author="Arthur Parmentier" w:date="2020-06-07T15:27:00Z">
              <w:rPr/>
            </w:rPrChange>
          </w:rPr>
          <w:t xml:space="preserve">Finally, the “group” object </w:t>
        </w:r>
        <w:r w:rsidR="00071EE1" w:rsidRPr="007C437A">
          <w:rPr>
            <w:rPrChange w:id="10141" w:author="Arthur Parmentier" w:date="2020-06-07T15:27:00Z">
              <w:rPr/>
            </w:rPrChange>
          </w:rPr>
          <w:t xml:space="preserve">defines and store all the groups of the performance and the </w:t>
        </w:r>
      </w:ins>
      <w:ins w:id="10142" w:author="Arthur Parmentier" w:date="2020-06-04T16:05:00Z">
        <w:r w:rsidR="00071EE1" w:rsidRPr="007C437A">
          <w:rPr>
            <w:rPrChange w:id="10143" w:author="Arthur Parmentier" w:date="2020-06-07T15:27:00Z">
              <w:rPr/>
            </w:rPrChange>
          </w:rPr>
          <w:t xml:space="preserve">“defaults” object stores default values for certain parameters. Both can be used to adapt the parsing to </w:t>
        </w:r>
      </w:ins>
      <w:ins w:id="10144" w:author="Arthur Parmentier" w:date="2020-06-04T16:06:00Z">
        <w:r w:rsidR="00E24837" w:rsidRPr="007C437A">
          <w:rPr>
            <w:rPrChange w:id="10145" w:author="Arthur Parmentier" w:date="2020-06-07T15:27:00Z">
              <w:rPr/>
            </w:rPrChange>
          </w:rPr>
          <w:t xml:space="preserve">specific </w:t>
        </w:r>
      </w:ins>
      <w:ins w:id="10146" w:author="Arthur Parmentier" w:date="2020-06-04T16:05:00Z">
        <w:r w:rsidR="00071EE1" w:rsidRPr="007C437A">
          <w:rPr>
            <w:rPrChange w:id="10147" w:author="Arthur Parmentier" w:date="2020-06-07T15:27:00Z">
              <w:rPr/>
            </w:rPrChange>
          </w:rPr>
          <w:t>p</w:t>
        </w:r>
      </w:ins>
      <w:ins w:id="10148" w:author="Arthur Parmentier" w:date="2020-06-04T16:06:00Z">
        <w:r w:rsidR="00071EE1" w:rsidRPr="007C437A">
          <w:rPr>
            <w:rPrChange w:id="10149" w:author="Arthur Parmentier" w:date="2020-06-07T15:27:00Z">
              <w:rPr/>
            </w:rPrChange>
          </w:rPr>
          <w:t>erformance situation, in analogy with the default parameters and the conventional groups in SP.</w:t>
        </w:r>
      </w:ins>
    </w:p>
    <w:p w:rsidR="00117172" w:rsidRPr="007C437A" w:rsidRDefault="00117172">
      <w:pPr>
        <w:keepNext/>
        <w:rPr>
          <w:ins w:id="10150" w:author="Arthur Parmentier" w:date="2020-06-04T16:08:00Z"/>
          <w:rPrChange w:id="10151" w:author="Arthur Parmentier" w:date="2020-06-07T15:27:00Z">
            <w:rPr>
              <w:ins w:id="10152" w:author="Arthur Parmentier" w:date="2020-06-04T16:08:00Z"/>
            </w:rPr>
          </w:rPrChange>
        </w:rPr>
        <w:pPrChange w:id="10153" w:author="Arthur Parmentier" w:date="2020-06-04T16:08:00Z">
          <w:pPr/>
        </w:pPrChange>
      </w:pPr>
      <w:ins w:id="10154" w:author="Arthur Parmentier" w:date="2020-06-04T16:07:00Z">
        <w:r w:rsidRPr="007C437A">
          <w:rPr>
            <w:rPrChange w:id="10155" w:author="Arthur Parmentier" w:date="2020-06-07T15:27:00Z">
              <w:rPr>
                <w:noProof/>
              </w:rPr>
            </w:rPrChange>
          </w:rPr>
          <w:lastRenderedPageBreak/>
          <w:drawing>
            <wp:inline distT="0" distB="0" distL="0" distR="0">
              <wp:extent cx="4925112" cy="8125959"/>
              <wp:effectExtent l="0" t="0" r="8890" b="8890"/>
              <wp:docPr id="15" name="Image 15" descr="Une image contenant capture d’écran, moniteur, écran,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omata debug.PNG"/>
                      <pic:cNvPicPr/>
                    </pic:nvPicPr>
                    <pic:blipFill>
                      <a:blip r:embed="rId30">
                        <a:extLst>
                          <a:ext uri="{28A0092B-C50C-407E-A947-70E740481C1C}">
                            <a14:useLocalDpi xmlns:a14="http://schemas.microsoft.com/office/drawing/2010/main" val="0"/>
                          </a:ext>
                        </a:extLst>
                      </a:blip>
                      <a:stretch>
                        <a:fillRect/>
                      </a:stretch>
                    </pic:blipFill>
                    <pic:spPr>
                      <a:xfrm>
                        <a:off x="0" y="0"/>
                        <a:ext cx="4925112" cy="8125959"/>
                      </a:xfrm>
                      <a:prstGeom prst="rect">
                        <a:avLst/>
                      </a:prstGeom>
                    </pic:spPr>
                  </pic:pic>
                </a:graphicData>
              </a:graphic>
            </wp:inline>
          </w:drawing>
        </w:r>
      </w:ins>
    </w:p>
    <w:p w:rsidR="00117172" w:rsidRPr="007C437A" w:rsidRDefault="00117172" w:rsidP="00117172">
      <w:pPr>
        <w:pStyle w:val="Lgende"/>
        <w:rPr>
          <w:ins w:id="10156" w:author="Arthur Parmentier" w:date="2020-06-04T16:08:00Z"/>
          <w:rPrChange w:id="10157" w:author="Arthur Parmentier" w:date="2020-06-07T15:27:00Z">
            <w:rPr>
              <w:ins w:id="10158" w:author="Arthur Parmentier" w:date="2020-06-04T16:08:00Z"/>
            </w:rPr>
          </w:rPrChange>
        </w:rPr>
      </w:pPr>
      <w:ins w:id="10159" w:author="Arthur Parmentier" w:date="2020-06-04T16:08:00Z">
        <w:r w:rsidRPr="007C437A">
          <w:rPr>
            <w:rPrChange w:id="10160" w:author="Arthur Parmentier" w:date="2020-06-07T15:27:00Z">
              <w:rPr/>
            </w:rPrChange>
          </w:rPr>
          <w:t xml:space="preserve">Figure </w:t>
        </w:r>
        <w:r w:rsidRPr="007C437A">
          <w:rPr>
            <w:rPrChange w:id="10161" w:author="Arthur Parmentier" w:date="2020-06-07T15:27:00Z">
              <w:rPr/>
            </w:rPrChange>
          </w:rPr>
          <w:fldChar w:fldCharType="begin"/>
        </w:r>
        <w:r w:rsidRPr="007C437A">
          <w:rPr>
            <w:rPrChange w:id="10162" w:author="Arthur Parmentier" w:date="2020-06-07T15:27:00Z">
              <w:rPr/>
            </w:rPrChange>
          </w:rPr>
          <w:instrText xml:space="preserve"> SEQ Figure \* ARABIC </w:instrText>
        </w:r>
      </w:ins>
      <w:r w:rsidRPr="007C437A">
        <w:rPr>
          <w:rPrChange w:id="10163" w:author="Arthur Parmentier" w:date="2020-06-07T15:27:00Z">
            <w:rPr/>
          </w:rPrChange>
        </w:rPr>
        <w:fldChar w:fldCharType="separate"/>
      </w:r>
      <w:ins w:id="10164" w:author="Arthur Parmentier" w:date="2020-06-05T21:05:00Z">
        <w:r w:rsidR="001C2AA6" w:rsidRPr="007C437A">
          <w:rPr>
            <w:rPrChange w:id="10165" w:author="Arthur Parmentier" w:date="2020-06-07T15:27:00Z">
              <w:rPr>
                <w:noProof/>
              </w:rPr>
            </w:rPrChange>
          </w:rPr>
          <w:t>12</w:t>
        </w:r>
      </w:ins>
      <w:ins w:id="10166" w:author="Arthur Parmentier" w:date="2020-06-04T16:08:00Z">
        <w:r w:rsidRPr="007C437A">
          <w:rPr>
            <w:rPrChange w:id="10167" w:author="Arthur Parmentier" w:date="2020-06-07T15:27:00Z">
              <w:rPr/>
            </w:rPrChange>
          </w:rPr>
          <w:fldChar w:fldCharType="end"/>
        </w:r>
        <w:r w:rsidRPr="007C437A">
          <w:rPr>
            <w:rPrChange w:id="10168" w:author="Arthur Parmentier" w:date="2020-06-07T15:27:00Z">
              <w:rPr/>
            </w:rPrChange>
          </w:rPr>
          <w:t xml:space="preserve"> Capture of the automata debug and convenience panels, where the user can take a look in each object internally use by the automata and send messages for testing or debug.</w:t>
        </w:r>
      </w:ins>
    </w:p>
    <w:p w:rsidR="00117172" w:rsidRPr="007C437A" w:rsidRDefault="00117172" w:rsidP="00117172">
      <w:pPr>
        <w:rPr>
          <w:ins w:id="10169" w:author="Arthur Parmentier" w:date="2020-06-04T16:12:00Z"/>
          <w:rPrChange w:id="10170" w:author="Arthur Parmentier" w:date="2020-06-07T15:27:00Z">
            <w:rPr>
              <w:ins w:id="10171" w:author="Arthur Parmentier" w:date="2020-06-04T16:12:00Z"/>
            </w:rPr>
          </w:rPrChange>
        </w:rPr>
      </w:pPr>
      <w:ins w:id="10172" w:author="Arthur Parmentier" w:date="2020-06-04T16:08:00Z">
        <w:r w:rsidRPr="007C437A">
          <w:rPr>
            <w:rPrChange w:id="10173" w:author="Arthur Parmentier" w:date="2020-06-07T15:27:00Z">
              <w:rPr/>
            </w:rPrChange>
          </w:rPr>
          <w:lastRenderedPageBreak/>
          <w:t xml:space="preserve">The </w:t>
        </w:r>
      </w:ins>
      <w:ins w:id="10174" w:author="Arthur Parmentier" w:date="2020-06-04T16:11:00Z">
        <w:r w:rsidRPr="007C437A">
          <w:rPr>
            <w:rPrChange w:id="10175" w:author="Arthur Parmentier" w:date="2020-06-07T15:27:00Z">
              <w:rPr/>
            </w:rPrChange>
          </w:rPr>
          <w:t xml:space="preserve">details of the </w:t>
        </w:r>
      </w:ins>
      <w:ins w:id="10176" w:author="Arthur Parmentier" w:date="2020-06-04T16:08:00Z">
        <w:r w:rsidRPr="007C437A">
          <w:rPr>
            <w:rPrChange w:id="10177" w:author="Arthur Parmentier" w:date="2020-06-07T15:27:00Z">
              <w:rPr/>
            </w:rPrChange>
          </w:rPr>
          <w:t xml:space="preserve">internal mechanisms of the </w:t>
        </w:r>
      </w:ins>
      <w:ins w:id="10178" w:author="Arthur Parmentier" w:date="2020-06-04T16:09:00Z">
        <w:r w:rsidRPr="007C437A">
          <w:rPr>
            <w:rPrChange w:id="10179" w:author="Arthur Parmentier" w:date="2020-06-07T15:27:00Z">
              <w:rPr/>
            </w:rPrChange>
          </w:rPr>
          <w:t>automata and the operations it makes on those objects are not described in this report because of the</w:t>
        </w:r>
      </w:ins>
      <w:ins w:id="10180" w:author="Arthur Parmentier" w:date="2020-06-04T16:10:00Z">
        <w:r w:rsidRPr="007C437A">
          <w:rPr>
            <w:rPrChange w:id="10181" w:author="Arthur Parmentier" w:date="2020-06-07T15:27:00Z">
              <w:rPr/>
            </w:rPrChange>
          </w:rPr>
          <w:t xml:space="preserve"> complexity of their description in written English; they are available to the programmer by look</w:t>
        </w:r>
      </w:ins>
      <w:ins w:id="10182" w:author="Arthur Parmentier" w:date="2020-06-04T16:11:00Z">
        <w:r w:rsidRPr="007C437A">
          <w:rPr>
            <w:rPrChange w:id="10183" w:author="Arthur Parmentier" w:date="2020-06-07T15:27:00Z">
              <w:rPr/>
            </w:rPrChange>
          </w:rPr>
          <w:t>ing at the automata.js file that implements those mechanisms.</w:t>
        </w:r>
      </w:ins>
    </w:p>
    <w:p w:rsidR="00D92437" w:rsidRPr="007C437A" w:rsidRDefault="00D92437" w:rsidP="00117172">
      <w:pPr>
        <w:rPr>
          <w:ins w:id="10184" w:author="Arthur Parmentier" w:date="2020-06-04T16:13:00Z"/>
          <w:rPrChange w:id="10185" w:author="Arthur Parmentier" w:date="2020-06-07T15:27:00Z">
            <w:rPr>
              <w:ins w:id="10186" w:author="Arthur Parmentier" w:date="2020-06-04T16:13:00Z"/>
            </w:rPr>
          </w:rPrChange>
        </w:rPr>
      </w:pPr>
      <w:ins w:id="10187" w:author="Arthur Parmentier" w:date="2020-06-04T16:12:00Z">
        <w:r w:rsidRPr="007C437A">
          <w:rPr>
            <w:rPrChange w:id="10188" w:author="Arthur Parmentier" w:date="2020-06-07T15:27:00Z">
              <w:rPr/>
            </w:rPrChange>
          </w:rPr>
          <w:t>However, there are specific</w:t>
        </w:r>
      </w:ins>
      <w:ins w:id="10189" w:author="Arthur Parmentier" w:date="2020-06-04T16:13:00Z">
        <w:r w:rsidRPr="007C437A">
          <w:rPr>
            <w:rPrChange w:id="10190" w:author="Arthur Parmentier" w:date="2020-06-07T15:27:00Z">
              <w:rPr/>
            </w:rPrChange>
          </w:rPr>
          <w:t xml:space="preserve"> elements of the code that can bring interesting points to a conceptual analysis of SP categories.</w:t>
        </w:r>
      </w:ins>
    </w:p>
    <w:p w:rsidR="00D92437" w:rsidRPr="007C437A" w:rsidRDefault="00D92437" w:rsidP="00D92437">
      <w:pPr>
        <w:pStyle w:val="Titre4"/>
        <w:rPr>
          <w:ins w:id="10191" w:author="Arthur Parmentier" w:date="2020-06-04T16:25:00Z"/>
          <w:rPrChange w:id="10192" w:author="Arthur Parmentier" w:date="2020-06-07T15:27:00Z">
            <w:rPr>
              <w:ins w:id="10193" w:author="Arthur Parmentier" w:date="2020-06-04T16:25:00Z"/>
            </w:rPr>
          </w:rPrChange>
        </w:rPr>
      </w:pPr>
      <w:ins w:id="10194" w:author="Arthur Parmentier" w:date="2020-06-04T16:14:00Z">
        <w:r w:rsidRPr="007C437A">
          <w:rPr>
            <w:rPrChange w:id="10195" w:author="Arthur Parmentier" w:date="2020-06-07T15:27:00Z">
              <w:rPr/>
            </w:rPrChange>
          </w:rPr>
          <w:t>Discussion of some implementation choices and representation of SP concepts and elements</w:t>
        </w:r>
      </w:ins>
    </w:p>
    <w:p w:rsidR="00A94972" w:rsidRPr="007C437A" w:rsidRDefault="004F69F6" w:rsidP="004F69F6">
      <w:pPr>
        <w:pStyle w:val="Titre5"/>
        <w:rPr>
          <w:ins w:id="10196" w:author="Arthur Parmentier" w:date="2020-06-04T21:46:00Z"/>
          <w:rPrChange w:id="10197" w:author="Arthur Parmentier" w:date="2020-06-07T15:27:00Z">
            <w:rPr>
              <w:ins w:id="10198" w:author="Arthur Parmentier" w:date="2020-06-04T21:46:00Z"/>
            </w:rPr>
          </w:rPrChange>
        </w:rPr>
      </w:pPr>
      <w:ins w:id="10199" w:author="Arthur Parmentier" w:date="2020-06-04T21:43:00Z">
        <w:r w:rsidRPr="007C437A">
          <w:rPr>
            <w:rPrChange w:id="10200" w:author="Arthur Parmentier" w:date="2020-06-07T15:27:00Z">
              <w:rPr/>
            </w:rPrChange>
          </w:rPr>
          <w:t>“</w:t>
        </w:r>
      </w:ins>
      <w:ins w:id="10201" w:author="Arthur Parmentier" w:date="2020-06-04T16:26:00Z">
        <w:r w:rsidR="00A94972" w:rsidRPr="007C437A">
          <w:rPr>
            <w:rPrChange w:id="10202" w:author="Arthur Parmentier" w:date="2020-06-07T15:27:00Z">
              <w:rPr/>
            </w:rPrChange>
          </w:rPr>
          <w:t>Play</w:t>
        </w:r>
      </w:ins>
      <w:ins w:id="10203" w:author="Arthur Parmentier" w:date="2020-06-04T21:43:00Z">
        <w:r w:rsidRPr="007C437A">
          <w:rPr>
            <w:rPrChange w:id="10204" w:author="Arthur Parmentier" w:date="2020-06-07T15:27:00Z">
              <w:rPr/>
            </w:rPrChange>
          </w:rPr>
          <w:t>”,</w:t>
        </w:r>
      </w:ins>
      <w:ins w:id="10205" w:author="Arthur Parmentier" w:date="2020-06-04T16:26:00Z">
        <w:r w:rsidR="00A94972" w:rsidRPr="007C437A">
          <w:rPr>
            <w:rPrChange w:id="10206" w:author="Arthur Parmentier" w:date="2020-06-07T15:27:00Z">
              <w:rPr/>
            </w:rPrChange>
          </w:rPr>
          <w:t xml:space="preserve"> </w:t>
        </w:r>
      </w:ins>
      <w:ins w:id="10207" w:author="Arthur Parmentier" w:date="2020-06-04T21:43:00Z">
        <w:r w:rsidRPr="007C437A">
          <w:rPr>
            <w:rPrChange w:id="10208" w:author="Arthur Parmentier" w:date="2020-06-07T15:27:00Z">
              <w:rPr/>
            </w:rPrChange>
          </w:rPr>
          <w:t>“s</w:t>
        </w:r>
      </w:ins>
      <w:ins w:id="10209" w:author="Arthur Parmentier" w:date="2020-06-04T16:26:00Z">
        <w:r w:rsidR="00A94972" w:rsidRPr="007C437A">
          <w:rPr>
            <w:rPrChange w:id="10210" w:author="Arthur Parmentier" w:date="2020-06-07T15:27:00Z">
              <w:rPr/>
            </w:rPrChange>
          </w:rPr>
          <w:t>lowly enter</w:t>
        </w:r>
      </w:ins>
      <w:ins w:id="10211" w:author="Arthur Parmentier" w:date="2020-06-04T21:43:00Z">
        <w:r w:rsidRPr="007C437A">
          <w:rPr>
            <w:rPrChange w:id="10212" w:author="Arthur Parmentier" w:date="2020-06-07T15:27:00Z">
              <w:rPr/>
            </w:rPrChange>
          </w:rPr>
          <w:t>”:</w:t>
        </w:r>
      </w:ins>
      <w:ins w:id="10213" w:author="Arthur Parmentier" w:date="2020-06-04T16:26:00Z">
        <w:r w:rsidR="00A94972" w:rsidRPr="007C437A">
          <w:rPr>
            <w:rPrChange w:id="10214" w:author="Arthur Parmentier" w:date="2020-06-07T15:27:00Z">
              <w:rPr/>
            </w:rPrChange>
          </w:rPr>
          <w:t xml:space="preserve"> </w:t>
        </w:r>
      </w:ins>
      <w:ins w:id="10215" w:author="Arthur Parmentier" w:date="2020-06-04T21:45:00Z">
        <w:r w:rsidRPr="007C437A">
          <w:rPr>
            <w:rPrChange w:id="10216" w:author="Arthur Parmentier" w:date="2020-06-07T15:27:00Z">
              <w:rPr/>
            </w:rPrChange>
          </w:rPr>
          <w:t>from the conceptual opposition between immediateness and delay</w:t>
        </w:r>
      </w:ins>
      <w:ins w:id="10217" w:author="Arthur Parmentier" w:date="2020-06-04T21:46:00Z">
        <w:r w:rsidRPr="007C437A">
          <w:rPr>
            <w:rPrChange w:id="10218" w:author="Arthur Parmentier" w:date="2020-06-07T15:27:00Z">
              <w:rPr/>
            </w:rPrChange>
          </w:rPr>
          <w:t xml:space="preserve"> to a continuous parametrization of time</w:t>
        </w:r>
      </w:ins>
    </w:p>
    <w:p w:rsidR="004F69F6" w:rsidRPr="007C437A" w:rsidRDefault="004F69F6" w:rsidP="004F69F6">
      <w:pPr>
        <w:rPr>
          <w:ins w:id="10219" w:author="Arthur Parmentier" w:date="2020-06-04T21:53:00Z"/>
          <w:rPrChange w:id="10220" w:author="Arthur Parmentier" w:date="2020-06-07T15:27:00Z">
            <w:rPr>
              <w:ins w:id="10221" w:author="Arthur Parmentier" w:date="2020-06-04T21:53:00Z"/>
            </w:rPr>
          </w:rPrChange>
        </w:rPr>
      </w:pPr>
      <w:ins w:id="10222" w:author="Arthur Parmentier" w:date="2020-06-04T21:47:00Z">
        <w:r w:rsidRPr="007C437A">
          <w:rPr>
            <w:rPrChange w:id="10223" w:author="Arthur Parmentier" w:date="2020-06-07T15:27:00Z">
              <w:rPr/>
            </w:rPrChange>
          </w:rPr>
          <w:t>To def</w:t>
        </w:r>
      </w:ins>
      <w:ins w:id="10224" w:author="Arthur Parmentier" w:date="2020-06-04T21:48:00Z">
        <w:r w:rsidRPr="007C437A">
          <w:rPr>
            <w:rPrChange w:id="10225" w:author="Arthur Parmentier" w:date="2020-06-07T15:27:00Z">
              <w:rPr/>
            </w:rPrChange>
          </w:rPr>
          <w:t>ine “when” the events must happen in SP, it is very frequent to either use Play for immediate requests and Slowly for anything that needs to be delay</w:t>
        </w:r>
      </w:ins>
      <w:ins w:id="10226" w:author="Arthur Parmentier" w:date="2020-06-04T21:49:00Z">
        <w:r w:rsidRPr="007C437A">
          <w:rPr>
            <w:rPrChange w:id="10227" w:author="Arthur Parmentier" w:date="2020-06-07T15:27:00Z">
              <w:rPr/>
            </w:rPrChange>
          </w:rPr>
          <w:t>ed (and eventually precise the delay time using “within X seconds”).</w:t>
        </w:r>
      </w:ins>
      <w:ins w:id="10228" w:author="Arthur Parmentier" w:date="2020-06-04T21:50:00Z">
        <w:r w:rsidRPr="007C437A">
          <w:rPr>
            <w:rPrChange w:id="10229" w:author="Arthur Parmentier" w:date="2020-06-07T15:27:00Z">
              <w:rPr/>
            </w:rPrChange>
          </w:rPr>
          <w:t xml:space="preserve"> This way, there is a clear opposition between im</w:t>
        </w:r>
      </w:ins>
      <w:ins w:id="10230" w:author="Arthur Parmentier" w:date="2020-06-04T21:51:00Z">
        <w:r w:rsidRPr="007C437A">
          <w:rPr>
            <w:rPrChange w:id="10231" w:author="Arthur Parmentier" w:date="2020-06-07T15:27:00Z">
              <w:rPr/>
            </w:rPrChange>
          </w:rPr>
          <w:t>mediateness and delay, whereas for a computer, there are no such categories but rather a continuous parametrization of time</w:t>
        </w:r>
      </w:ins>
      <w:ins w:id="10232" w:author="Arthur Parmentier" w:date="2020-06-04T21:52:00Z">
        <w:r w:rsidRPr="007C437A">
          <w:rPr>
            <w:rPrChange w:id="10233" w:author="Arthur Parmentier" w:date="2020-06-07T15:27:00Z">
              <w:rPr/>
            </w:rPrChange>
          </w:rPr>
          <w:t>, such that it is possible to synchronize events very precisely and define timing in ways much more complex than the immediate versus delayed dichotomy that is relevan</w:t>
        </w:r>
      </w:ins>
      <w:ins w:id="10234" w:author="Arthur Parmentier" w:date="2020-06-04T21:53:00Z">
        <w:r w:rsidRPr="007C437A">
          <w:rPr>
            <w:rPrChange w:id="10235" w:author="Arthur Parmentier" w:date="2020-06-07T15:27:00Z">
              <w:rPr/>
            </w:rPrChange>
          </w:rPr>
          <w:t>t for human performers.</w:t>
        </w:r>
      </w:ins>
    </w:p>
    <w:p w:rsidR="00046C87" w:rsidRPr="007C437A" w:rsidRDefault="001E11AE" w:rsidP="004F69F6">
      <w:pPr>
        <w:rPr>
          <w:ins w:id="10236" w:author="Arthur Parmentier" w:date="2020-06-04T22:13:00Z"/>
          <w:rPrChange w:id="10237" w:author="Arthur Parmentier" w:date="2020-06-07T15:27:00Z">
            <w:rPr>
              <w:ins w:id="10238" w:author="Arthur Parmentier" w:date="2020-06-04T22:13:00Z"/>
            </w:rPr>
          </w:rPrChange>
        </w:rPr>
      </w:pPr>
      <w:ins w:id="10239" w:author="Arthur Parmentier" w:date="2020-06-04T21:53:00Z">
        <w:r w:rsidRPr="007C437A">
          <w:rPr>
            <w:rPrChange w:id="10240" w:author="Arthur Parmentier" w:date="2020-06-07T15:27:00Z">
              <w:rPr/>
            </w:rPrChange>
          </w:rPr>
          <w:t>I think that conceptually, using machines in SP bring</w:t>
        </w:r>
      </w:ins>
      <w:ins w:id="10241" w:author="Arthur Parmentier" w:date="2020-06-04T21:54:00Z">
        <w:r w:rsidRPr="007C437A">
          <w:rPr>
            <w:rPrChange w:id="10242" w:author="Arthur Parmentier" w:date="2020-06-07T15:27:00Z">
              <w:rPr/>
            </w:rPrChange>
          </w:rPr>
          <w:t>s</w:t>
        </w:r>
      </w:ins>
      <w:ins w:id="10243" w:author="Arthur Parmentier" w:date="2020-06-04T21:53:00Z">
        <w:r w:rsidRPr="007C437A">
          <w:rPr>
            <w:rPrChange w:id="10244" w:author="Arthur Parmentier" w:date="2020-06-07T15:27:00Z">
              <w:rPr/>
            </w:rPrChange>
          </w:rPr>
          <w:t xml:space="preserve"> new ways of thinking </w:t>
        </w:r>
      </w:ins>
      <w:ins w:id="10245" w:author="Arthur Parmentier" w:date="2020-06-04T21:54:00Z">
        <w:r w:rsidRPr="007C437A">
          <w:rPr>
            <w:rPrChange w:id="10246" w:author="Arthur Parmentier" w:date="2020-06-07T15:27:00Z">
              <w:rPr/>
            </w:rPrChange>
          </w:rPr>
          <w:t xml:space="preserve">and working with </w:t>
        </w:r>
      </w:ins>
      <w:ins w:id="10247" w:author="Arthur Parmentier" w:date="2020-06-04T21:53:00Z">
        <w:r w:rsidRPr="007C437A">
          <w:rPr>
            <w:rPrChange w:id="10248" w:author="Arthur Parmentier" w:date="2020-06-07T15:27:00Z">
              <w:rPr/>
            </w:rPrChange>
          </w:rPr>
          <w:t>time in SP</w:t>
        </w:r>
      </w:ins>
      <w:ins w:id="10249" w:author="Arthur Parmentier" w:date="2020-06-04T21:54:00Z">
        <w:r w:rsidRPr="007C437A">
          <w:rPr>
            <w:rPrChange w:id="10250" w:author="Arthur Parmentier" w:date="2020-06-07T15:27:00Z">
              <w:rPr/>
            </w:rPrChange>
          </w:rPr>
          <w:t xml:space="preserve">. Because I am not an expert </w:t>
        </w:r>
      </w:ins>
      <w:ins w:id="10251" w:author="Arthur Parmentier" w:date="2020-06-04T22:00:00Z">
        <w:r w:rsidR="00046C87" w:rsidRPr="007C437A">
          <w:rPr>
            <w:rPrChange w:id="10252" w:author="Arthur Parmentier" w:date="2020-06-07T15:27:00Z">
              <w:rPr/>
            </w:rPrChange>
          </w:rPr>
          <w:t xml:space="preserve">on </w:t>
        </w:r>
      </w:ins>
      <w:ins w:id="10253" w:author="Arthur Parmentier" w:date="2020-06-04T21:54:00Z">
        <w:r w:rsidRPr="007C437A">
          <w:rPr>
            <w:rPrChange w:id="10254" w:author="Arthur Parmentier" w:date="2020-06-07T15:27:00Z">
              <w:rPr/>
            </w:rPrChange>
          </w:rPr>
          <w:t xml:space="preserve">that </w:t>
        </w:r>
      </w:ins>
      <w:ins w:id="10255" w:author="Arthur Parmentier" w:date="2020-06-04T22:00:00Z">
        <w:r w:rsidR="00046C87" w:rsidRPr="007C437A">
          <w:rPr>
            <w:rPrChange w:id="10256" w:author="Arthur Parmentier" w:date="2020-06-07T15:27:00Z">
              <w:rPr/>
            </w:rPrChange>
          </w:rPr>
          <w:t>side</w:t>
        </w:r>
      </w:ins>
      <w:ins w:id="10257" w:author="Arthur Parmentier" w:date="2020-06-04T21:54:00Z">
        <w:r w:rsidRPr="007C437A">
          <w:rPr>
            <w:rPrChange w:id="10258" w:author="Arthur Parmentier" w:date="2020-06-07T15:27:00Z">
              <w:rPr/>
            </w:rPrChange>
          </w:rPr>
          <w:t xml:space="preserve"> of SP, I am not sure whether </w:t>
        </w:r>
      </w:ins>
      <w:ins w:id="10259" w:author="Arthur Parmentier" w:date="2020-06-04T21:55:00Z">
        <w:r w:rsidRPr="007C437A">
          <w:rPr>
            <w:rPrChange w:id="10260" w:author="Arthur Parmentier" w:date="2020-06-07T15:27:00Z">
              <w:rPr/>
            </w:rPrChange>
          </w:rPr>
          <w:t xml:space="preserve">there are already signs </w:t>
        </w:r>
      </w:ins>
      <w:ins w:id="10261" w:author="Arthur Parmentier" w:date="2020-06-04T21:56:00Z">
        <w:r w:rsidRPr="007C437A">
          <w:rPr>
            <w:rPrChange w:id="10262" w:author="Arthur Parmentier" w:date="2020-06-07T15:27:00Z">
              <w:rPr/>
            </w:rPrChange>
          </w:rPr>
          <w:t xml:space="preserve">for working with time </w:t>
        </w:r>
      </w:ins>
      <w:ins w:id="10263" w:author="Arthur Parmentier" w:date="2020-06-04T21:57:00Z">
        <w:r w:rsidRPr="007C437A">
          <w:rPr>
            <w:rPrChange w:id="10264" w:author="Arthur Parmentier" w:date="2020-06-07T15:27:00Z">
              <w:rPr/>
            </w:rPrChange>
          </w:rPr>
          <w:t xml:space="preserve">at the precision and parametrization of </w:t>
        </w:r>
      </w:ins>
      <w:ins w:id="10265" w:author="Arthur Parmentier" w:date="2020-06-04T21:56:00Z">
        <w:r w:rsidRPr="007C437A">
          <w:rPr>
            <w:rPrChange w:id="10266" w:author="Arthur Parmentier" w:date="2020-06-07T15:27:00Z">
              <w:rPr/>
            </w:rPrChange>
          </w:rPr>
          <w:t>machines</w:t>
        </w:r>
      </w:ins>
      <w:ins w:id="10267" w:author="Arthur Parmentier" w:date="2020-06-04T22:02:00Z">
        <w:r w:rsidR="00A15169" w:rsidRPr="007C437A">
          <w:rPr>
            <w:rPrChange w:id="10268" w:author="Arthur Parmentier" w:date="2020-06-07T15:27:00Z">
              <w:rPr/>
            </w:rPrChange>
          </w:rPr>
          <w:t xml:space="preserve"> (absolute timing, relative timing, continuous parame</w:t>
        </w:r>
      </w:ins>
      <w:ins w:id="10269" w:author="Arthur Parmentier" w:date="2020-06-04T22:03:00Z">
        <w:r w:rsidR="00A15169" w:rsidRPr="007C437A">
          <w:rPr>
            <w:rPrChange w:id="10270" w:author="Arthur Parmentier" w:date="2020-06-07T15:27:00Z">
              <w:rPr/>
            </w:rPrChange>
          </w:rPr>
          <w:t>trization of time</w:t>
        </w:r>
        <w:r w:rsidR="000223A2" w:rsidRPr="007C437A">
          <w:rPr>
            <w:rPrChange w:id="10271" w:author="Arthur Parmentier" w:date="2020-06-07T15:27:00Z">
              <w:rPr/>
            </w:rPrChange>
          </w:rPr>
          <w:t xml:space="preserve"> at the very low or very large scale…)</w:t>
        </w:r>
      </w:ins>
      <w:ins w:id="10272" w:author="Arthur Parmentier" w:date="2020-06-04T21:56:00Z">
        <w:r w:rsidRPr="007C437A">
          <w:rPr>
            <w:rPrChange w:id="10273" w:author="Arthur Parmentier" w:date="2020-06-07T15:27:00Z">
              <w:rPr/>
            </w:rPrChange>
          </w:rPr>
          <w:t xml:space="preserve"> but </w:t>
        </w:r>
      </w:ins>
      <w:ins w:id="10274" w:author="Arthur Parmentier" w:date="2020-06-04T21:57:00Z">
        <w:r w:rsidRPr="007C437A">
          <w:rPr>
            <w:rPrChange w:id="10275" w:author="Arthur Parmentier" w:date="2020-06-07T15:27:00Z">
              <w:rPr/>
            </w:rPrChange>
          </w:rPr>
          <w:t xml:space="preserve">I have never </w:t>
        </w:r>
        <w:r w:rsidR="00046C87" w:rsidRPr="007C437A">
          <w:rPr>
            <w:rPrChange w:id="10276" w:author="Arthur Parmentier" w:date="2020-06-07T15:27:00Z">
              <w:rPr/>
            </w:rPrChange>
          </w:rPr>
          <w:t>experienced</w:t>
        </w:r>
        <w:r w:rsidRPr="007C437A">
          <w:rPr>
            <w:rPrChange w:id="10277" w:author="Arthur Parmentier" w:date="2020-06-07T15:27:00Z">
              <w:rPr/>
            </w:rPrChange>
          </w:rPr>
          <w:t xml:space="preserve"> such signs</w:t>
        </w:r>
      </w:ins>
      <w:ins w:id="10278" w:author="Arthur Parmentier" w:date="2020-06-04T22:02:00Z">
        <w:r w:rsidR="00A15169" w:rsidRPr="007C437A">
          <w:rPr>
            <w:rPrChange w:id="10279" w:author="Arthur Parmentier" w:date="2020-06-07T15:27:00Z">
              <w:rPr/>
            </w:rPrChange>
          </w:rPr>
          <w:t>.</w:t>
        </w:r>
      </w:ins>
      <w:ins w:id="10280" w:author="Arthur Parmentier" w:date="2020-06-04T22:09:00Z">
        <w:r w:rsidR="00326669" w:rsidRPr="007C437A">
          <w:rPr>
            <w:rPrChange w:id="10281" w:author="Arthur Parmentier" w:date="2020-06-07T15:27:00Z">
              <w:rPr/>
            </w:rPrChange>
          </w:rPr>
          <w:t xml:space="preserve"> Of course, precision or parametrization is often not wanted in SP where the interest lies in the </w:t>
        </w:r>
      </w:ins>
      <w:ins w:id="10282" w:author="Arthur Parmentier" w:date="2020-06-04T22:10:00Z">
        <w:r w:rsidR="00326669" w:rsidRPr="007C437A">
          <w:rPr>
            <w:rPrChange w:id="10283" w:author="Arthur Parmentier" w:date="2020-06-07T15:27:00Z">
              <w:rPr/>
            </w:rPrChange>
          </w:rPr>
          <w:t>liberty that a performer has in his propositions. However, with machines, fine descriptions of time are often relevant and allow for a wide variety of results (</w:t>
        </w:r>
      </w:ins>
      <w:ins w:id="10284" w:author="Arthur Parmentier" w:date="2020-06-04T22:11:00Z">
        <w:r w:rsidR="00326669" w:rsidRPr="007C437A">
          <w:rPr>
            <w:rPrChange w:id="10285" w:author="Arthur Parmentier" w:date="2020-06-07T15:27:00Z">
              <w:rPr/>
            </w:rPrChange>
          </w:rPr>
          <w:t xml:space="preserve">think about signal processing, effects…). I find the idea of requesting a computer to delay </w:t>
        </w:r>
      </w:ins>
      <w:ins w:id="10286" w:author="Arthur Parmentier" w:date="2020-06-04T22:12:00Z">
        <w:r w:rsidR="00326669" w:rsidRPr="007C437A">
          <w:rPr>
            <w:rPrChange w:id="10287" w:author="Arthur Parmentier" w:date="2020-06-07T15:27:00Z">
              <w:rPr/>
            </w:rPrChange>
          </w:rPr>
          <w:t>a sequence by a few samples only or reaction synchronously to events a very powerful and interesting aspect of working with computer and hope that the language could evolve with</w:t>
        </w:r>
      </w:ins>
      <w:ins w:id="10288" w:author="Arthur Parmentier" w:date="2020-06-04T22:13:00Z">
        <w:r w:rsidR="00326669" w:rsidRPr="007C437A">
          <w:rPr>
            <w:rPrChange w:id="10289" w:author="Arthur Parmentier" w:date="2020-06-07T15:27:00Z">
              <w:rPr/>
            </w:rPrChange>
          </w:rPr>
          <w:t xml:space="preserve"> the use of such technologies.</w:t>
        </w:r>
      </w:ins>
    </w:p>
    <w:p w:rsidR="00A94972" w:rsidRPr="007C437A" w:rsidRDefault="000F7B62" w:rsidP="003B0646">
      <w:pPr>
        <w:pStyle w:val="Titre5"/>
        <w:rPr>
          <w:ins w:id="10290" w:author="Arthur Parmentier" w:date="2020-06-04T23:32:00Z"/>
          <w:rPrChange w:id="10291" w:author="Arthur Parmentier" w:date="2020-06-07T15:27:00Z">
            <w:rPr>
              <w:ins w:id="10292" w:author="Arthur Parmentier" w:date="2020-06-04T23:32:00Z"/>
            </w:rPr>
          </w:rPrChange>
        </w:rPr>
      </w:pPr>
      <w:ins w:id="10293" w:author="Arthur Parmentier" w:date="2020-06-04T23:54:00Z">
        <w:r w:rsidRPr="007C437A">
          <w:rPr>
            <w:rPrChange w:id="10294" w:author="Arthur Parmentier" w:date="2020-06-07T15:27:00Z">
              <w:rPr/>
            </w:rPrChange>
          </w:rPr>
          <w:t>Content and modifier sharing the same state in the automata</w:t>
        </w:r>
      </w:ins>
    </w:p>
    <w:p w:rsidR="003B0646" w:rsidRPr="007C437A" w:rsidRDefault="003B0646" w:rsidP="003B0646">
      <w:pPr>
        <w:rPr>
          <w:ins w:id="10295" w:author="Arthur Parmentier" w:date="2020-06-04T23:46:00Z"/>
          <w:rPrChange w:id="10296" w:author="Arthur Parmentier" w:date="2020-06-07T15:27:00Z">
            <w:rPr>
              <w:ins w:id="10297" w:author="Arthur Parmentier" w:date="2020-06-04T23:46:00Z"/>
            </w:rPr>
          </w:rPrChange>
        </w:rPr>
      </w:pPr>
      <w:ins w:id="10298" w:author="Arthur Parmentier" w:date="2020-06-04T23:32:00Z">
        <w:r w:rsidRPr="007C437A">
          <w:rPr>
            <w:rPrChange w:id="10299" w:author="Arthur Parmentier" w:date="2020-06-07T15:27:00Z">
              <w:rPr/>
            </w:rPrChange>
          </w:rPr>
          <w:t xml:space="preserve">Originally, I had separated the state “content” and “content modifier” in my automata, before observing that </w:t>
        </w:r>
      </w:ins>
      <w:ins w:id="10300" w:author="Arthur Parmentier" w:date="2020-06-04T23:33:00Z">
        <w:r w:rsidR="003B4A46" w:rsidRPr="007C437A">
          <w:rPr>
            <w:rPrChange w:id="10301" w:author="Arthur Parmentier" w:date="2020-06-07T15:27:00Z">
              <w:rPr/>
            </w:rPrChange>
          </w:rPr>
          <w:t>after the first request, they shared the same transitions</w:t>
        </w:r>
      </w:ins>
      <w:ins w:id="10302" w:author="Arthur Parmentier" w:date="2020-06-04T23:42:00Z">
        <w:r w:rsidR="003B4A46" w:rsidRPr="007C437A">
          <w:rPr>
            <w:rPrChange w:id="10303" w:author="Arthur Parmentier" w:date="2020-06-07T15:27:00Z">
              <w:rPr/>
            </w:rPrChange>
          </w:rPr>
          <w:t xml:space="preserve"> </w:t>
        </w:r>
      </w:ins>
      <w:ins w:id="10304" w:author="Arthur Parmentier" w:date="2020-06-04T23:44:00Z">
        <w:r w:rsidR="00745F86" w:rsidRPr="007C437A">
          <w:rPr>
            <w:rPrChange w:id="10305" w:author="Arthur Parmentier" w:date="2020-06-07T15:27:00Z">
              <w:rPr/>
            </w:rPrChange>
          </w:rPr>
          <w:t xml:space="preserve">and could be merged into a single state that I called “content modifiers”. This shows that the grammatical construction itself does not reflect the conceptual difference between </w:t>
        </w:r>
      </w:ins>
      <w:ins w:id="10306" w:author="Arthur Parmentier" w:date="2020-06-04T23:45:00Z">
        <w:r w:rsidR="00745F86" w:rsidRPr="007C437A">
          <w:rPr>
            <w:rPrChange w:id="10307" w:author="Arthur Parmentier" w:date="2020-06-07T15:27:00Z">
              <w:rPr/>
            </w:rPrChange>
          </w:rPr>
          <w:t>each sign (even if the concepts of content and content modifier are relevant for human performers, they are not very different in terms of grammar).</w:t>
        </w:r>
      </w:ins>
    </w:p>
    <w:p w:rsidR="00745F86" w:rsidRPr="007C437A" w:rsidRDefault="00745F86" w:rsidP="003B0646">
      <w:pPr>
        <w:rPr>
          <w:ins w:id="10308" w:author="Arthur Parmentier" w:date="2020-06-04T23:53:00Z"/>
          <w:rPrChange w:id="10309" w:author="Arthur Parmentier" w:date="2020-06-07T15:27:00Z">
            <w:rPr>
              <w:ins w:id="10310" w:author="Arthur Parmentier" w:date="2020-06-04T23:53:00Z"/>
            </w:rPr>
          </w:rPrChange>
        </w:rPr>
      </w:pPr>
      <w:ins w:id="10311" w:author="Arthur Parmentier" w:date="2020-06-04T23:46:00Z">
        <w:r w:rsidRPr="007C437A">
          <w:rPr>
            <w:rPrChange w:id="10312" w:author="Arthur Parmentier" w:date="2020-06-07T15:27:00Z">
              <w:rPr/>
            </w:rPrChange>
          </w:rPr>
          <w:t>In fact, it is possible to remark that the idea of a content always come with default parameters, such that signing a content is always eq</w:t>
        </w:r>
      </w:ins>
      <w:ins w:id="10313" w:author="Arthur Parmentier" w:date="2020-06-04T23:47:00Z">
        <w:r w:rsidRPr="007C437A">
          <w:rPr>
            <w:rPrChange w:id="10314" w:author="Arthur Parmentier" w:date="2020-06-07T15:27:00Z">
              <w:rPr/>
            </w:rPrChange>
          </w:rPr>
          <w:t xml:space="preserve">uivalent to signing content + default or open parameters. On the other side, one could push the limits of the “content </w:t>
        </w:r>
      </w:ins>
      <w:ins w:id="10315" w:author="Arthur Parmentier" w:date="2020-06-04T23:48:00Z">
        <w:r w:rsidRPr="007C437A">
          <w:rPr>
            <w:rPrChange w:id="10316" w:author="Arthur Parmentier" w:date="2020-06-07T15:27:00Z">
              <w:rPr/>
            </w:rPrChange>
          </w:rPr>
          <w:t>modifier” very far, such that one would observe that at the end, the content has totally changed.</w:t>
        </w:r>
      </w:ins>
      <w:ins w:id="10317" w:author="Arthur Parmentier" w:date="2020-06-04T23:49:00Z">
        <w:r w:rsidRPr="007C437A">
          <w:rPr>
            <w:rPrChange w:id="10318" w:author="Arthur Parmentier" w:date="2020-06-07T15:27:00Z">
              <w:rPr/>
            </w:rPrChange>
          </w:rPr>
          <w:t xml:space="preserve"> It shows that the frontiers or the concept of content and modifiers are very porous, just like we have seen in the theory of concepts previously.</w:t>
        </w:r>
      </w:ins>
      <w:ins w:id="10319" w:author="Arthur Parmentier" w:date="2020-06-04T23:50:00Z">
        <w:r w:rsidRPr="007C437A">
          <w:rPr>
            <w:rPrChange w:id="10320" w:author="Arthur Parmentier" w:date="2020-06-07T15:27:00Z">
              <w:rPr/>
            </w:rPrChange>
          </w:rPr>
          <w:t xml:space="preserve"> The fact that the content and modifier state</w:t>
        </w:r>
      </w:ins>
      <w:ins w:id="10321" w:author="Arthur Parmentier" w:date="2020-06-04T23:51:00Z">
        <w:r w:rsidRPr="007C437A">
          <w:rPr>
            <w:rPrChange w:id="10322" w:author="Arthur Parmentier" w:date="2020-06-07T15:27:00Z">
              <w:rPr/>
            </w:rPrChange>
          </w:rPr>
          <w:t xml:space="preserve"> coincide is to me a direct consequence from the porosity of these two concepts that can regroup </w:t>
        </w:r>
      </w:ins>
      <w:ins w:id="10323" w:author="Arthur Parmentier" w:date="2020-06-04T23:52:00Z">
        <w:r w:rsidRPr="007C437A">
          <w:rPr>
            <w:rPrChange w:id="10324" w:author="Arthur Parmentier" w:date="2020-06-07T15:27:00Z">
              <w:rPr/>
            </w:rPrChange>
          </w:rPr>
          <w:t xml:space="preserve">under the single idea of “content modifier”, whether it is at a fine level </w:t>
        </w:r>
        <w:r w:rsidRPr="007C437A">
          <w:rPr>
            <w:rPrChange w:id="10325" w:author="Arthur Parmentier" w:date="2020-06-07T15:27:00Z">
              <w:rPr/>
            </w:rPrChange>
          </w:rPr>
          <w:lastRenderedPageBreak/>
          <w:t xml:space="preserve">(subtle changes in volume </w:t>
        </w:r>
      </w:ins>
      <w:ins w:id="10326" w:author="Arthur Parmentier" w:date="2020-06-04T23:53:00Z">
        <w:r w:rsidR="000F7B62" w:rsidRPr="007C437A">
          <w:rPr>
            <w:rPrChange w:id="10327" w:author="Arthur Parmentier" w:date="2020-06-07T15:27:00Z">
              <w:rPr/>
            </w:rPrChange>
          </w:rPr>
          <w:t>that are close for the human perception</w:t>
        </w:r>
      </w:ins>
      <w:ins w:id="10328" w:author="Arthur Parmentier" w:date="2020-06-04T23:52:00Z">
        <w:r w:rsidRPr="007C437A">
          <w:rPr>
            <w:rPrChange w:id="10329" w:author="Arthur Parmentier" w:date="2020-06-07T15:27:00Z">
              <w:rPr/>
            </w:rPrChange>
          </w:rPr>
          <w:t xml:space="preserve">) or </w:t>
        </w:r>
      </w:ins>
      <w:ins w:id="10330" w:author="Arthur Parmentier" w:date="2020-06-04T23:53:00Z">
        <w:r w:rsidR="000F7B62" w:rsidRPr="007C437A">
          <w:rPr>
            <w:rPrChange w:id="10331" w:author="Arthur Parmentier" w:date="2020-06-07T15:27:00Z">
              <w:rPr/>
            </w:rPrChange>
          </w:rPr>
          <w:t>broader level (change from a long tone to a pointillism, that are very different conceptually).</w:t>
        </w:r>
      </w:ins>
    </w:p>
    <w:p w:rsidR="000F7B62" w:rsidRPr="007C437A" w:rsidRDefault="000F7B62" w:rsidP="000F7B62">
      <w:pPr>
        <w:pStyle w:val="Titre5"/>
        <w:rPr>
          <w:ins w:id="10332" w:author="Arthur Parmentier" w:date="2020-06-05T15:30:00Z"/>
          <w:rPrChange w:id="10333" w:author="Arthur Parmentier" w:date="2020-06-07T15:27:00Z">
            <w:rPr>
              <w:ins w:id="10334" w:author="Arthur Parmentier" w:date="2020-06-05T15:30:00Z"/>
            </w:rPr>
          </w:rPrChange>
        </w:rPr>
      </w:pPr>
      <w:ins w:id="10335" w:author="Arthur Parmentier" w:date="2020-06-04T23:54:00Z">
        <w:r w:rsidRPr="007C437A">
          <w:rPr>
            <w:rPrChange w:id="10336" w:author="Arthur Parmentier" w:date="2020-06-07T15:27:00Z">
              <w:rPr/>
            </w:rPrChange>
          </w:rPr>
          <w:t xml:space="preserve">The challenge of </w:t>
        </w:r>
      </w:ins>
      <w:ins w:id="10337" w:author="Arthur Parmentier" w:date="2020-06-05T14:52:00Z">
        <w:r w:rsidR="005557DC" w:rsidRPr="007C437A">
          <w:rPr>
            <w:rPrChange w:id="10338" w:author="Arthur Parmentier" w:date="2020-06-07T15:27:00Z">
              <w:rPr/>
            </w:rPrChange>
          </w:rPr>
          <w:t>prepositional</w:t>
        </w:r>
      </w:ins>
      <w:ins w:id="10339" w:author="Arthur Parmentier" w:date="2020-06-04T23:55:00Z">
        <w:r w:rsidRPr="007C437A">
          <w:rPr>
            <w:rPrChange w:id="10340" w:author="Arthur Parmentier" w:date="2020-06-07T15:27:00Z">
              <w:rPr/>
            </w:rPrChange>
          </w:rPr>
          <w:t xml:space="preserve"> elements </w:t>
        </w:r>
      </w:ins>
      <w:ins w:id="10341" w:author="Arthur Parmentier" w:date="2020-06-05T00:19:00Z">
        <w:r w:rsidR="007137A0" w:rsidRPr="007C437A">
          <w:rPr>
            <w:rPrChange w:id="10342" w:author="Arthur Parmentier" w:date="2020-06-07T15:27:00Z">
              <w:rPr/>
            </w:rPrChange>
          </w:rPr>
          <w:t>unveiling the contextual components of SP</w:t>
        </w:r>
      </w:ins>
    </w:p>
    <w:p w:rsidR="002D025D" w:rsidRPr="007C437A" w:rsidRDefault="002D025D">
      <w:pPr>
        <w:pStyle w:val="Titre6"/>
        <w:rPr>
          <w:ins w:id="10343" w:author="Arthur Parmentier" w:date="2020-06-04T23:55:00Z"/>
          <w:rPrChange w:id="10344" w:author="Arthur Parmentier" w:date="2020-06-07T15:27:00Z">
            <w:rPr>
              <w:ins w:id="10345" w:author="Arthur Parmentier" w:date="2020-06-04T23:55:00Z"/>
            </w:rPr>
          </w:rPrChange>
        </w:rPr>
        <w:pPrChange w:id="10346" w:author="Arthur Parmentier" w:date="2020-06-05T15:30:00Z">
          <w:pPr>
            <w:pStyle w:val="Titre5"/>
          </w:pPr>
        </w:pPrChange>
      </w:pPr>
      <w:ins w:id="10347" w:author="Arthur Parmentier" w:date="2020-06-05T15:31:00Z">
        <w:r w:rsidRPr="007C437A">
          <w:rPr>
            <w:rPrChange w:id="10348" w:author="Arthur Parmentier" w:date="2020-06-07T15:27:00Z">
              <w:rPr/>
            </w:rPrChange>
          </w:rPr>
          <w:t>“</w:t>
        </w:r>
      </w:ins>
      <w:ins w:id="10349" w:author="Arthur Parmentier" w:date="2020-06-05T15:30:00Z">
        <w:r w:rsidRPr="007C437A">
          <w:rPr>
            <w:rPrChange w:id="10350" w:author="Arthur Parmentier" w:date="2020-06-07T15:27:00Z">
              <w:rPr/>
            </w:rPrChange>
          </w:rPr>
          <w:t>With</w:t>
        </w:r>
      </w:ins>
      <w:ins w:id="10351" w:author="Arthur Parmentier" w:date="2020-06-05T15:31:00Z">
        <w:r w:rsidRPr="007C437A">
          <w:rPr>
            <w:rPrChange w:id="10352" w:author="Arthur Parmentier" w:date="2020-06-07T15:27:00Z">
              <w:rPr/>
            </w:rPrChange>
          </w:rPr>
          <w:t>”</w:t>
        </w:r>
      </w:ins>
      <w:ins w:id="10353" w:author="Arthur Parmentier" w:date="2020-06-05T15:30:00Z">
        <w:r w:rsidRPr="007C437A">
          <w:rPr>
            <w:rPrChange w:id="10354" w:author="Arthur Parmentier" w:date="2020-06-07T15:27:00Z">
              <w:rPr/>
            </w:rPrChange>
          </w:rPr>
          <w:t xml:space="preserve"> + content -&gt; modifier</w:t>
        </w:r>
      </w:ins>
    </w:p>
    <w:p w:rsidR="000F7B62" w:rsidRPr="007C437A" w:rsidRDefault="000F7B62" w:rsidP="000F7B62">
      <w:pPr>
        <w:rPr>
          <w:ins w:id="10355" w:author="Arthur Parmentier" w:date="2020-06-05T15:30:00Z"/>
          <w:rPrChange w:id="10356" w:author="Arthur Parmentier" w:date="2020-06-07T15:27:00Z">
            <w:rPr>
              <w:ins w:id="10357" w:author="Arthur Parmentier" w:date="2020-06-05T15:30:00Z"/>
            </w:rPr>
          </w:rPrChange>
        </w:rPr>
      </w:pPr>
      <w:ins w:id="10358" w:author="Arthur Parmentier" w:date="2020-06-04T23:55:00Z">
        <w:r w:rsidRPr="007C437A">
          <w:rPr>
            <w:rPrChange w:id="10359" w:author="Arthur Parmentier" w:date="2020-06-07T15:27:00Z">
              <w:rPr/>
            </w:rPrChange>
          </w:rPr>
          <w:t xml:space="preserve">Adding to the previous remark, we can see that using </w:t>
        </w:r>
      </w:ins>
      <w:ins w:id="10360" w:author="Arthur Parmentier" w:date="2020-06-05T15:11:00Z">
        <w:r w:rsidR="006676C8" w:rsidRPr="007C437A">
          <w:rPr>
            <w:rPrChange w:id="10361" w:author="Arthur Parmentier" w:date="2020-06-07T15:27:00Z">
              <w:rPr/>
            </w:rPrChange>
          </w:rPr>
          <w:t>prepositional</w:t>
        </w:r>
      </w:ins>
      <w:ins w:id="10362" w:author="Arthur Parmentier" w:date="2020-06-04T23:55:00Z">
        <w:r w:rsidRPr="007C437A">
          <w:rPr>
            <w:rPrChange w:id="10363" w:author="Arthur Parmentier" w:date="2020-06-07T15:27:00Z">
              <w:rPr/>
            </w:rPrChange>
          </w:rPr>
          <w:t xml:space="preserve"> elements can change </w:t>
        </w:r>
      </w:ins>
      <w:ins w:id="10364" w:author="Arthur Parmentier" w:date="2020-06-05T15:12:00Z">
        <w:r w:rsidR="006676C8" w:rsidRPr="007C437A">
          <w:rPr>
            <w:rPrChange w:id="10365" w:author="Arthur Parmentier" w:date="2020-06-07T15:27:00Z">
              <w:rPr/>
            </w:rPrChange>
          </w:rPr>
          <w:t>the syntax of the signs. F</w:t>
        </w:r>
      </w:ins>
      <w:ins w:id="10366" w:author="Arthur Parmentier" w:date="2020-06-04T23:56:00Z">
        <w:r w:rsidRPr="007C437A">
          <w:rPr>
            <w:rPrChange w:id="10367" w:author="Arthur Parmentier" w:date="2020-06-07T15:27:00Z">
              <w:rPr/>
            </w:rPrChange>
          </w:rPr>
          <w:t xml:space="preserve">or </w:t>
        </w:r>
      </w:ins>
      <w:ins w:id="10368" w:author="Arthur Parmentier" w:date="2020-06-05T15:15:00Z">
        <w:r w:rsidR="00AC069B" w:rsidRPr="007C437A">
          <w:rPr>
            <w:rPrChange w:id="10369" w:author="Arthur Parmentier" w:date="2020-06-07T15:27:00Z">
              <w:rPr/>
            </w:rPrChange>
          </w:rPr>
          <w:t>instance,</w:t>
        </w:r>
      </w:ins>
      <w:ins w:id="10370" w:author="Arthur Parmentier" w:date="2020-06-04T23:56:00Z">
        <w:r w:rsidRPr="007C437A">
          <w:rPr>
            <w:rPrChange w:id="10371" w:author="Arthur Parmentier" w:date="2020-06-07T15:27:00Z">
              <w:rPr/>
            </w:rPrChange>
          </w:rPr>
          <w:t xml:space="preserve"> in the sentence “whole group, movement with pointillism, slowly enter”</w:t>
        </w:r>
      </w:ins>
      <w:ins w:id="10372" w:author="Arthur Parmentier" w:date="2020-06-05T15:12:00Z">
        <w:r w:rsidR="006676C8" w:rsidRPr="007C437A">
          <w:rPr>
            <w:rPrChange w:id="10373" w:author="Arthur Parmentier" w:date="2020-06-07T15:27:00Z">
              <w:rPr/>
            </w:rPrChange>
          </w:rPr>
          <w:t xml:space="preserve">, pointillism </w:t>
        </w:r>
      </w:ins>
      <w:ins w:id="10374" w:author="Arthur Parmentier" w:date="2020-06-05T15:13:00Z">
        <w:r w:rsidR="006676C8" w:rsidRPr="007C437A">
          <w:rPr>
            <w:rPrChange w:id="10375" w:author="Arthur Parmentier" w:date="2020-06-07T15:27:00Z">
              <w:rPr/>
            </w:rPrChange>
          </w:rPr>
          <w:t xml:space="preserve">is a modifier, </w:t>
        </w:r>
      </w:ins>
      <w:ins w:id="10376" w:author="Arthur Parmentier" w:date="2020-06-05T15:15:00Z">
        <w:r w:rsidR="00AC069B" w:rsidRPr="007C437A">
          <w:rPr>
            <w:rPrChange w:id="10377" w:author="Arthur Parmentier" w:date="2020-06-07T15:27:00Z">
              <w:rPr/>
            </w:rPrChange>
          </w:rPr>
          <w:t>whereas</w:t>
        </w:r>
      </w:ins>
      <w:ins w:id="10378" w:author="Arthur Parmentier" w:date="2020-06-05T15:13:00Z">
        <w:r w:rsidR="006676C8" w:rsidRPr="007C437A">
          <w:rPr>
            <w:rPrChange w:id="10379" w:author="Arthur Parmentier" w:date="2020-06-07T15:27:00Z">
              <w:rPr/>
            </w:rPrChange>
          </w:rPr>
          <w:t xml:space="preserve"> in the sentence “whole group, pointil</w:t>
        </w:r>
      </w:ins>
      <w:ins w:id="10380" w:author="Arthur Parmentier" w:date="2020-06-05T15:14:00Z">
        <w:r w:rsidR="006676C8" w:rsidRPr="007C437A">
          <w:rPr>
            <w:rPrChange w:id="10381" w:author="Arthur Parmentier" w:date="2020-06-07T15:27:00Z">
              <w:rPr/>
            </w:rPrChange>
          </w:rPr>
          <w:t>lism, play” it is a content and is often explained as such</w:t>
        </w:r>
      </w:ins>
      <w:ins w:id="10382" w:author="Arthur Parmentier" w:date="2020-06-04T23:57:00Z">
        <w:r w:rsidRPr="007C437A">
          <w:rPr>
            <w:rPrChange w:id="10383" w:author="Arthur Parmentier" w:date="2020-06-07T15:27:00Z">
              <w:rPr/>
            </w:rPrChange>
          </w:rPr>
          <w:t>.</w:t>
        </w:r>
      </w:ins>
    </w:p>
    <w:p w:rsidR="002D025D" w:rsidRPr="007C437A" w:rsidRDefault="002D025D">
      <w:pPr>
        <w:pStyle w:val="Titre6"/>
        <w:rPr>
          <w:ins w:id="10384" w:author="Arthur Parmentier" w:date="2020-06-05T00:04:00Z"/>
          <w:rPrChange w:id="10385" w:author="Arthur Parmentier" w:date="2020-06-07T15:27:00Z">
            <w:rPr>
              <w:ins w:id="10386" w:author="Arthur Parmentier" w:date="2020-06-05T00:04:00Z"/>
            </w:rPr>
          </w:rPrChange>
        </w:rPr>
        <w:pPrChange w:id="10387" w:author="Arthur Parmentier" w:date="2020-06-05T15:31:00Z">
          <w:pPr/>
        </w:pPrChange>
      </w:pPr>
      <w:ins w:id="10388" w:author="Arthur Parmentier" w:date="2020-06-05T15:31:00Z">
        <w:r w:rsidRPr="007C437A">
          <w:rPr>
            <w:rPrChange w:id="10389" w:author="Arthur Parmentier" w:date="2020-06-07T15:27:00Z">
              <w:rPr/>
            </w:rPrChange>
          </w:rPr>
          <w:t>Content + “group” -&gt; identifier</w:t>
        </w:r>
      </w:ins>
    </w:p>
    <w:p w:rsidR="00747B7B" w:rsidRPr="007C437A" w:rsidRDefault="002D025D" w:rsidP="000F7B62">
      <w:pPr>
        <w:rPr>
          <w:ins w:id="10390" w:author="Arthur Parmentier" w:date="2020-06-05T00:05:00Z"/>
          <w:rPrChange w:id="10391" w:author="Arthur Parmentier" w:date="2020-06-07T15:27:00Z">
            <w:rPr>
              <w:ins w:id="10392" w:author="Arthur Parmentier" w:date="2020-06-05T00:05:00Z"/>
            </w:rPr>
          </w:rPrChange>
        </w:rPr>
      </w:pPr>
      <w:ins w:id="10393" w:author="Arthur Parmentier" w:date="2020-06-05T15:30:00Z">
        <w:r w:rsidRPr="007C437A">
          <w:rPr>
            <w:rPrChange w:id="10394" w:author="Arthur Parmentier" w:date="2020-06-07T15:27:00Z">
              <w:rPr/>
            </w:rPrChange>
          </w:rPr>
          <w:t>Consider</w:t>
        </w:r>
      </w:ins>
      <w:ins w:id="10395" w:author="Arthur Parmentier" w:date="2020-06-05T00:04:00Z">
        <w:r w:rsidR="00747B7B" w:rsidRPr="007C437A">
          <w:rPr>
            <w:rPrChange w:id="10396" w:author="Arthur Parmentier" w:date="2020-06-07T15:27:00Z">
              <w:rPr/>
            </w:rPrChange>
          </w:rPr>
          <w:t xml:space="preserve"> the following example:</w:t>
        </w:r>
      </w:ins>
    </w:p>
    <w:p w:rsidR="00747B7B" w:rsidRPr="007C437A" w:rsidRDefault="00747B7B" w:rsidP="00747B7B">
      <w:pPr>
        <w:pStyle w:val="Paragraphedeliste"/>
        <w:numPr>
          <w:ilvl w:val="0"/>
          <w:numId w:val="41"/>
        </w:numPr>
        <w:rPr>
          <w:ins w:id="10397" w:author="Arthur Parmentier" w:date="2020-06-05T00:05:00Z"/>
          <w:rPrChange w:id="10398" w:author="Arthur Parmentier" w:date="2020-06-07T15:27:00Z">
            <w:rPr>
              <w:ins w:id="10399" w:author="Arthur Parmentier" w:date="2020-06-05T00:05:00Z"/>
            </w:rPr>
          </w:rPrChange>
        </w:rPr>
      </w:pPr>
      <w:ins w:id="10400" w:author="Arthur Parmentier" w:date="2020-06-05T00:05:00Z">
        <w:r w:rsidRPr="007C437A">
          <w:rPr>
            <w:rPrChange w:id="10401" w:author="Arthur Parmentier" w:date="2020-06-07T15:27:00Z">
              <w:rPr/>
            </w:rPrChange>
          </w:rPr>
          <w:t>First request: “percussion 1, actor 1, dancer 1, minimalism, play”</w:t>
        </w:r>
      </w:ins>
    </w:p>
    <w:p w:rsidR="00747B7B" w:rsidRPr="007C437A" w:rsidRDefault="00747B7B" w:rsidP="00747B7B">
      <w:pPr>
        <w:pStyle w:val="Paragraphedeliste"/>
        <w:numPr>
          <w:ilvl w:val="0"/>
          <w:numId w:val="41"/>
        </w:numPr>
        <w:rPr>
          <w:ins w:id="10402" w:author="Arthur Parmentier" w:date="2020-06-05T00:06:00Z"/>
          <w:rPrChange w:id="10403" w:author="Arthur Parmentier" w:date="2020-06-07T15:27:00Z">
            <w:rPr>
              <w:ins w:id="10404" w:author="Arthur Parmentier" w:date="2020-06-05T00:06:00Z"/>
            </w:rPr>
          </w:rPrChange>
        </w:rPr>
      </w:pPr>
      <w:ins w:id="10405" w:author="Arthur Parmentier" w:date="2020-06-05T00:05:00Z">
        <w:r w:rsidRPr="007C437A">
          <w:rPr>
            <w:rPrChange w:id="10406" w:author="Arthur Parmentier" w:date="2020-06-07T15:27:00Z">
              <w:rPr/>
            </w:rPrChange>
          </w:rPr>
          <w:t>Second request: “</w:t>
        </w:r>
      </w:ins>
      <w:ins w:id="10407" w:author="Arthur Parmentier" w:date="2020-06-05T00:06:00Z">
        <w:r w:rsidRPr="007C437A">
          <w:rPr>
            <w:rPrChange w:id="10408" w:author="Arthur Parmentier" w:date="2020-06-07T15:27:00Z">
              <w:rPr/>
            </w:rPrChange>
          </w:rPr>
          <w:t>numerics, long tone, play”</w:t>
        </w:r>
      </w:ins>
    </w:p>
    <w:p w:rsidR="00747B7B" w:rsidRPr="007C437A" w:rsidRDefault="00747B7B" w:rsidP="00747B7B">
      <w:pPr>
        <w:pStyle w:val="Paragraphedeliste"/>
        <w:numPr>
          <w:ilvl w:val="0"/>
          <w:numId w:val="41"/>
        </w:numPr>
        <w:rPr>
          <w:ins w:id="10409" w:author="Arthur Parmentier" w:date="2020-06-05T00:06:00Z"/>
          <w:rPrChange w:id="10410" w:author="Arthur Parmentier" w:date="2020-06-07T15:27:00Z">
            <w:rPr>
              <w:ins w:id="10411" w:author="Arthur Parmentier" w:date="2020-06-05T00:06:00Z"/>
            </w:rPr>
          </w:rPrChange>
        </w:rPr>
      </w:pPr>
      <w:ins w:id="10412" w:author="Arthur Parmentier" w:date="2020-06-05T00:06:00Z">
        <w:r w:rsidRPr="007C437A">
          <w:rPr>
            <w:rPrChange w:id="10413" w:author="Arthur Parmentier" w:date="2020-06-07T15:27:00Z">
              <w:rPr/>
            </w:rPrChange>
          </w:rPr>
          <w:t>Third request: “minimalism…”</w:t>
        </w:r>
      </w:ins>
    </w:p>
    <w:p w:rsidR="00376090" w:rsidRPr="007C437A" w:rsidRDefault="00747B7B" w:rsidP="00747B7B">
      <w:pPr>
        <w:rPr>
          <w:ins w:id="10414" w:author="Arthur Parmentier" w:date="2020-06-05T00:15:00Z"/>
          <w:rPrChange w:id="10415" w:author="Arthur Parmentier" w:date="2020-06-07T15:27:00Z">
            <w:rPr>
              <w:ins w:id="10416" w:author="Arthur Parmentier" w:date="2020-06-05T00:15:00Z"/>
            </w:rPr>
          </w:rPrChange>
        </w:rPr>
      </w:pPr>
      <w:ins w:id="10417" w:author="Arthur Parmentier" w:date="2020-06-05T00:06:00Z">
        <w:r w:rsidRPr="007C437A">
          <w:rPr>
            <w:rPrChange w:id="10418" w:author="Arthur Parmentier" w:date="2020-06-07T15:27:00Z">
              <w:rPr/>
            </w:rPrChange>
          </w:rPr>
          <w:t xml:space="preserve">At this point, the finite state machine </w:t>
        </w:r>
      </w:ins>
      <w:ins w:id="10419" w:author="Arthur Parmentier" w:date="2020-06-05T15:17:00Z">
        <w:r w:rsidR="00AC069B" w:rsidRPr="007C437A">
          <w:rPr>
            <w:rPrChange w:id="10420" w:author="Arthur Parmentier" w:date="2020-06-07T15:27:00Z">
              <w:rPr/>
            </w:rPrChange>
          </w:rPr>
          <w:t>cannot</w:t>
        </w:r>
      </w:ins>
      <w:ins w:id="10421" w:author="Arthur Parmentier" w:date="2020-06-05T00:06:00Z">
        <w:r w:rsidRPr="007C437A">
          <w:rPr>
            <w:rPrChange w:id="10422" w:author="Arthur Parmentier" w:date="2020-06-07T15:27:00Z">
              <w:rPr/>
            </w:rPrChange>
          </w:rPr>
          <w:t xml:space="preserve"> determine whether m</w:t>
        </w:r>
      </w:ins>
      <w:ins w:id="10423" w:author="Arthur Parmentier" w:date="2020-06-05T00:07:00Z">
        <w:r w:rsidRPr="007C437A">
          <w:rPr>
            <w:rPrChange w:id="10424" w:author="Arthur Parmentier" w:date="2020-06-07T15:27:00Z">
              <w:rPr/>
            </w:rPrChange>
          </w:rPr>
          <w:t>inimalism is part of the broad identifier “minimalism group” or if it is a content for the identifier “numerics”.</w:t>
        </w:r>
      </w:ins>
      <w:ins w:id="10425" w:author="Arthur Parmentier" w:date="2020-06-05T00:08:00Z">
        <w:r w:rsidR="007D1E32" w:rsidRPr="007C437A">
          <w:rPr>
            <w:rPrChange w:id="10426" w:author="Arthur Parmentier" w:date="2020-06-07T15:27:00Z">
              <w:rPr/>
            </w:rPrChange>
          </w:rPr>
          <w:t xml:space="preserve"> </w:t>
        </w:r>
      </w:ins>
      <w:ins w:id="10427" w:author="Arthur Parmentier" w:date="2020-06-05T15:16:00Z">
        <w:r w:rsidR="00AC069B" w:rsidRPr="007C437A">
          <w:rPr>
            <w:rPrChange w:id="10428" w:author="Arthur Parmentier" w:date="2020-06-07T15:27:00Z">
              <w:rPr/>
            </w:rPrChange>
          </w:rPr>
          <w:t xml:space="preserve">To parse the </w:t>
        </w:r>
      </w:ins>
      <w:ins w:id="10429" w:author="Arthur Parmentier" w:date="2020-06-05T19:22:00Z">
        <w:r w:rsidR="000E299B" w:rsidRPr="007C437A">
          <w:rPr>
            <w:rPrChange w:id="10430" w:author="Arthur Parmentier" w:date="2020-06-07T15:27:00Z">
              <w:rPr/>
            </w:rPrChange>
          </w:rPr>
          <w:t>syntactic</w:t>
        </w:r>
      </w:ins>
      <w:ins w:id="10431" w:author="Arthur Parmentier" w:date="2020-06-05T15:16:00Z">
        <w:r w:rsidR="00AC069B" w:rsidRPr="007C437A">
          <w:rPr>
            <w:rPrChange w:id="10432" w:author="Arthur Parmentier" w:date="2020-06-07T15:27:00Z">
              <w:rPr/>
            </w:rPrChange>
          </w:rPr>
          <w:t xml:space="preserve"> role of “minimalism”, we therefore </w:t>
        </w:r>
      </w:ins>
      <w:ins w:id="10433" w:author="Arthur Parmentier" w:date="2020-06-05T15:17:00Z">
        <w:r w:rsidR="00AC069B" w:rsidRPr="007C437A">
          <w:rPr>
            <w:rPrChange w:id="10434" w:author="Arthur Parmentier" w:date="2020-06-07T15:27:00Z">
              <w:rPr/>
            </w:rPrChange>
          </w:rPr>
          <w:t>must</w:t>
        </w:r>
      </w:ins>
      <w:ins w:id="10435" w:author="Arthur Parmentier" w:date="2020-06-05T15:16:00Z">
        <w:r w:rsidR="00AC069B" w:rsidRPr="007C437A">
          <w:rPr>
            <w:rPrChange w:id="10436" w:author="Arthur Parmentier" w:date="2020-06-07T15:27:00Z">
              <w:rPr/>
            </w:rPrChange>
          </w:rPr>
          <w:t xml:space="preserve"> know more about its context</w:t>
        </w:r>
      </w:ins>
      <w:ins w:id="10437" w:author="Arthur Parmentier" w:date="2020-06-05T15:17:00Z">
        <w:r w:rsidR="00AC069B" w:rsidRPr="007C437A">
          <w:rPr>
            <w:rPrChange w:id="10438" w:author="Arthur Parmentier" w:date="2020-06-07T15:27:00Z">
              <w:rPr/>
            </w:rPrChange>
          </w:rPr>
          <w:t xml:space="preserve">, i.e. what precedes it and what follows it. </w:t>
        </w:r>
      </w:ins>
    </w:p>
    <w:p w:rsidR="00376090" w:rsidRPr="007C437A" w:rsidRDefault="00376090" w:rsidP="00747B7B">
      <w:pPr>
        <w:rPr>
          <w:ins w:id="10439" w:author="Arthur Parmentier" w:date="2020-06-05T00:15:00Z"/>
          <w:rPrChange w:id="10440" w:author="Arthur Parmentier" w:date="2020-06-07T15:27:00Z">
            <w:rPr>
              <w:ins w:id="10441" w:author="Arthur Parmentier" w:date="2020-06-05T00:15:00Z"/>
            </w:rPr>
          </w:rPrChange>
        </w:rPr>
      </w:pPr>
      <w:ins w:id="10442" w:author="Arthur Parmentier" w:date="2020-06-05T00:15:00Z">
        <w:r w:rsidRPr="007C437A">
          <w:rPr>
            <w:rPrChange w:id="10443" w:author="Arthur Parmentier" w:date="2020-06-07T15:27:00Z">
              <w:rPr/>
            </w:rPrChange>
          </w:rPr>
          <w:t xml:space="preserve">The </w:t>
        </w:r>
      </w:ins>
      <w:ins w:id="10444" w:author="Arthur Parmentier" w:date="2020-06-05T15:18:00Z">
        <w:r w:rsidR="00AC069B" w:rsidRPr="007C437A">
          <w:rPr>
            <w:rPrChange w:id="10445" w:author="Arthur Parmentier" w:date="2020-06-07T15:27:00Z">
              <w:rPr/>
            </w:rPrChange>
          </w:rPr>
          <w:t xml:space="preserve">action of “group” after a content </w:t>
        </w:r>
      </w:ins>
      <w:ins w:id="10446" w:author="Arthur Parmentier" w:date="2020-06-05T15:19:00Z">
        <w:r w:rsidR="00AC069B" w:rsidRPr="007C437A">
          <w:rPr>
            <w:rPrChange w:id="10447" w:author="Arthur Parmentier" w:date="2020-06-07T15:27:00Z">
              <w:rPr/>
            </w:rPrChange>
          </w:rPr>
          <w:t>can be summarize in the following grammar rule:</w:t>
        </w:r>
      </w:ins>
    </w:p>
    <w:p w:rsidR="00376090" w:rsidRPr="007C437A" w:rsidRDefault="00376090" w:rsidP="00747B7B">
      <w:pPr>
        <w:rPr>
          <w:ins w:id="10448" w:author="Arthur Parmentier" w:date="2020-06-05T15:31:00Z"/>
          <w:rPrChange w:id="10449" w:author="Arthur Parmentier" w:date="2020-06-07T15:27:00Z">
            <w:rPr>
              <w:ins w:id="10450" w:author="Arthur Parmentier" w:date="2020-06-05T15:31:00Z"/>
            </w:rPr>
          </w:rPrChange>
        </w:rPr>
      </w:pPr>
      <w:ins w:id="10451" w:author="Arthur Parmentier" w:date="2020-06-05T00:16:00Z">
        <w:r w:rsidRPr="007C437A">
          <w:rPr>
            <w:rPrChange w:id="10452" w:author="Arthur Parmentier" w:date="2020-06-07T15:27:00Z">
              <w:rPr/>
            </w:rPrChange>
          </w:rPr>
          <w:t xml:space="preserve">Content </w:t>
        </w:r>
      </w:ins>
      <w:ins w:id="10453" w:author="Arthur Parmentier" w:date="2020-06-05T00:15:00Z">
        <w:r w:rsidRPr="007C437A">
          <w:rPr>
            <w:rPrChange w:id="10454" w:author="Arthur Parmentier" w:date="2020-06-07T15:27:00Z">
              <w:rPr/>
            </w:rPrChange>
          </w:rPr>
          <w:t xml:space="preserve">+ “group” -&gt; </w:t>
        </w:r>
      </w:ins>
      <w:ins w:id="10455" w:author="Arthur Parmentier" w:date="2020-06-05T00:16:00Z">
        <w:r w:rsidRPr="007C437A">
          <w:rPr>
            <w:rPrChange w:id="10456" w:author="Arthur Parmentier" w:date="2020-06-07T15:27:00Z">
              <w:rPr/>
            </w:rPrChange>
          </w:rPr>
          <w:t>Identifier</w:t>
        </w:r>
      </w:ins>
    </w:p>
    <w:p w:rsidR="002D025D" w:rsidRPr="007C437A" w:rsidRDefault="00576B55">
      <w:pPr>
        <w:pStyle w:val="Titre6"/>
        <w:rPr>
          <w:ins w:id="10457" w:author="Arthur Parmentier" w:date="2020-06-05T15:19:00Z"/>
          <w:rPrChange w:id="10458" w:author="Arthur Parmentier" w:date="2020-06-07T15:27:00Z">
            <w:rPr>
              <w:ins w:id="10459" w:author="Arthur Parmentier" w:date="2020-06-05T15:19:00Z"/>
            </w:rPr>
          </w:rPrChange>
        </w:rPr>
        <w:pPrChange w:id="10460" w:author="Arthur Parmentier" w:date="2020-06-05T15:31:00Z">
          <w:pPr/>
        </w:pPrChange>
      </w:pPr>
      <w:ins w:id="10461" w:author="Arthur Parmentier" w:date="2020-06-05T15:32:00Z">
        <w:r w:rsidRPr="007C437A">
          <w:rPr>
            <w:rPrChange w:id="10462" w:author="Arthur Parmentier" w:date="2020-06-07T15:27:00Z">
              <w:rPr/>
            </w:rPrChange>
          </w:rPr>
          <w:t>Prepositions a</w:t>
        </w:r>
      </w:ins>
      <w:ins w:id="10463" w:author="Arthur Parmentier" w:date="2020-06-05T15:40:00Z">
        <w:r w:rsidR="00D966BC" w:rsidRPr="007C437A">
          <w:rPr>
            <w:rPrChange w:id="10464" w:author="Arthur Parmentier" w:date="2020-06-07T15:27:00Z">
              <w:rPr/>
            </w:rPrChange>
          </w:rPr>
          <w:t xml:space="preserve">s </w:t>
        </w:r>
      </w:ins>
      <w:ins w:id="10465" w:author="Arthur Parmentier" w:date="2020-06-05T19:22:00Z">
        <w:r w:rsidR="000E299B" w:rsidRPr="007C437A">
          <w:rPr>
            <w:rPrChange w:id="10466" w:author="Arthur Parmentier" w:date="2020-06-07T15:27:00Z">
              <w:rPr/>
            </w:rPrChange>
          </w:rPr>
          <w:t>syntactic</w:t>
        </w:r>
      </w:ins>
      <w:ins w:id="10467" w:author="Arthur Parmentier" w:date="2020-06-05T15:32:00Z">
        <w:r w:rsidRPr="007C437A">
          <w:rPr>
            <w:rPrChange w:id="10468" w:author="Arthur Parmentier" w:date="2020-06-07T15:27:00Z">
              <w:rPr/>
            </w:rPrChange>
          </w:rPr>
          <w:t xml:space="preserve"> operators</w:t>
        </w:r>
      </w:ins>
    </w:p>
    <w:p w:rsidR="002D025D" w:rsidRPr="007C437A" w:rsidRDefault="00AC069B" w:rsidP="00747B7B">
      <w:pPr>
        <w:rPr>
          <w:ins w:id="10469" w:author="Arthur Parmentier" w:date="2020-06-05T15:26:00Z"/>
          <w:rPrChange w:id="10470" w:author="Arthur Parmentier" w:date="2020-06-07T15:27:00Z">
            <w:rPr>
              <w:ins w:id="10471" w:author="Arthur Parmentier" w:date="2020-06-05T15:26:00Z"/>
            </w:rPr>
          </w:rPrChange>
        </w:rPr>
      </w:pPr>
      <w:ins w:id="10472" w:author="Arthur Parmentier" w:date="2020-06-05T15:19:00Z">
        <w:r w:rsidRPr="007C437A">
          <w:rPr>
            <w:rPrChange w:id="10473" w:author="Arthur Parmentier" w:date="2020-06-07T15:27:00Z">
              <w:rPr/>
            </w:rPrChange>
          </w:rPr>
          <w:t xml:space="preserve">There are examples that </w:t>
        </w:r>
      </w:ins>
      <w:ins w:id="10474" w:author="Arthur Parmentier" w:date="2020-06-05T15:41:00Z">
        <w:r w:rsidR="00D966BC" w:rsidRPr="007C437A">
          <w:rPr>
            <w:rPrChange w:id="10475" w:author="Arthur Parmentier" w:date="2020-06-07T15:27:00Z">
              <w:rPr/>
            </w:rPrChange>
          </w:rPr>
          <w:t>show</w:t>
        </w:r>
      </w:ins>
      <w:ins w:id="10476" w:author="Arthur Parmentier" w:date="2020-06-05T15:20:00Z">
        <w:r w:rsidRPr="007C437A">
          <w:rPr>
            <w:rPrChange w:id="10477" w:author="Arthur Parmentier" w:date="2020-06-07T15:27:00Z">
              <w:rPr/>
            </w:rPrChange>
          </w:rPr>
          <w:t xml:space="preserve"> the </w:t>
        </w:r>
      </w:ins>
      <w:ins w:id="10478" w:author="Arthur Parmentier" w:date="2020-06-05T15:31:00Z">
        <w:r w:rsidR="002D025D" w:rsidRPr="007C437A">
          <w:rPr>
            <w:rPrChange w:id="10479" w:author="Arthur Parmentier" w:date="2020-06-07T15:27:00Z">
              <w:rPr/>
            </w:rPrChange>
          </w:rPr>
          <w:t xml:space="preserve">influence of </w:t>
        </w:r>
      </w:ins>
      <w:ins w:id="10480" w:author="Arthur Parmentier" w:date="2020-06-05T15:20:00Z">
        <w:r w:rsidRPr="007C437A">
          <w:rPr>
            <w:rPrChange w:id="10481" w:author="Arthur Parmentier" w:date="2020-06-07T15:27:00Z">
              <w:rPr/>
            </w:rPrChange>
          </w:rPr>
          <w:t>context in SP grammar. Think of recursive requests such as</w:t>
        </w:r>
      </w:ins>
      <w:ins w:id="10482" w:author="Arthur Parmentier" w:date="2020-06-05T15:33:00Z">
        <w:r w:rsidR="004B5F28" w:rsidRPr="007C437A">
          <w:rPr>
            <w:rPrChange w:id="10483" w:author="Arthur Parmentier" w:date="2020-06-07T15:27:00Z">
              <w:rPr/>
            </w:rPrChange>
          </w:rPr>
          <w:t xml:space="preserve">: </w:t>
        </w:r>
      </w:ins>
      <w:ins w:id="10484" w:author="Arthur Parmentier" w:date="2020-06-05T15:20:00Z">
        <w:r w:rsidRPr="007C437A">
          <w:rPr>
            <w:rPrChange w:id="10485" w:author="Arthur Parmentier" w:date="2020-06-07T15:27:00Z">
              <w:rPr/>
            </w:rPrChange>
          </w:rPr>
          <w:t xml:space="preserve">“Whole group, </w:t>
        </w:r>
      </w:ins>
      <w:ins w:id="10486" w:author="Arthur Parmentier" w:date="2020-06-05T15:21:00Z">
        <w:r w:rsidRPr="007C437A">
          <w:rPr>
            <w:rPrChange w:id="10487" w:author="Arthur Parmentier" w:date="2020-06-07T15:27:00Z">
              <w:rPr/>
            </w:rPrChange>
          </w:rPr>
          <w:t>pointillism</w:t>
        </w:r>
      </w:ins>
      <w:ins w:id="10488" w:author="Arthur Parmentier" w:date="2020-06-05T15:22:00Z">
        <w:r w:rsidRPr="007C437A">
          <w:rPr>
            <w:rPrChange w:id="10489" w:author="Arthur Parmentier" w:date="2020-06-07T15:27:00Z">
              <w:rPr/>
            </w:rPrChange>
          </w:rPr>
          <w:t xml:space="preserve"> with head</w:t>
        </w:r>
      </w:ins>
      <w:ins w:id="10490" w:author="Arthur Parmentier" w:date="2020-06-05T15:23:00Z">
        <w:r w:rsidRPr="007C437A">
          <w:rPr>
            <w:rPrChange w:id="10491" w:author="Arthur Parmentier" w:date="2020-06-07T15:27:00Z">
              <w:rPr/>
            </w:rPrChange>
          </w:rPr>
          <w:t xml:space="preserve"> </w:t>
        </w:r>
      </w:ins>
      <w:ins w:id="10492" w:author="Arthur Parmentier" w:date="2020-06-05T15:22:00Z">
        <w:r w:rsidRPr="007C437A">
          <w:rPr>
            <w:rPrChange w:id="10493" w:author="Arthur Parmentier" w:date="2020-06-07T15:27:00Z">
              <w:rPr/>
            </w:rPrChange>
          </w:rPr>
          <w:t>add hands low</w:t>
        </w:r>
      </w:ins>
      <w:ins w:id="10494" w:author="Arthur Parmentier" w:date="2020-06-05T15:23:00Z">
        <w:r w:rsidRPr="007C437A">
          <w:rPr>
            <w:rPrChange w:id="10495" w:author="Arthur Parmentier" w:date="2020-06-07T15:27:00Z">
              <w:rPr/>
            </w:rPrChange>
          </w:rPr>
          <w:t xml:space="preserve"> volume, play”</w:t>
        </w:r>
      </w:ins>
      <w:ins w:id="10496" w:author="Arthur Parmentier" w:date="2020-06-05T15:33:00Z">
        <w:r w:rsidR="004B5F28" w:rsidRPr="007C437A">
          <w:rPr>
            <w:rPrChange w:id="10497" w:author="Arthur Parmentier" w:date="2020-06-07T15:27:00Z">
              <w:rPr/>
            </w:rPrChange>
          </w:rPr>
          <w:t>.</w:t>
        </w:r>
        <w:r w:rsidR="004B5F28" w:rsidRPr="007C437A">
          <w:rPr>
            <w:rPrChange w:id="10498" w:author="Arthur Parmentier" w:date="2020-06-07T15:27:00Z">
              <w:rPr/>
            </w:rPrChange>
          </w:rPr>
          <w:br/>
        </w:r>
      </w:ins>
      <w:ins w:id="10499" w:author="Arthur Parmentier" w:date="2020-06-05T15:25:00Z">
        <w:r w:rsidR="002D025D" w:rsidRPr="007C437A">
          <w:rPr>
            <w:rPrChange w:id="10500" w:author="Arthur Parmentier" w:date="2020-06-07T15:27:00Z">
              <w:rPr/>
            </w:rPrChange>
          </w:rPr>
          <w:t>One could interpret the “low volume</w:t>
        </w:r>
      </w:ins>
      <w:ins w:id="10501" w:author="Arthur Parmentier" w:date="2020-06-05T15:26:00Z">
        <w:r w:rsidR="002D025D" w:rsidRPr="007C437A">
          <w:rPr>
            <w:rPrChange w:id="10502" w:author="Arthur Parmentier" w:date="2020-06-07T15:27:00Z">
              <w:rPr/>
            </w:rPrChange>
          </w:rPr>
          <w:t>” in two ways:</w:t>
        </w:r>
      </w:ins>
    </w:p>
    <w:p w:rsidR="002D025D" w:rsidRPr="007C437A" w:rsidRDefault="002D025D" w:rsidP="00747B7B">
      <w:pPr>
        <w:rPr>
          <w:ins w:id="10503" w:author="Arthur Parmentier" w:date="2020-06-05T15:26:00Z"/>
          <w:rPrChange w:id="10504" w:author="Arthur Parmentier" w:date="2020-06-07T15:27:00Z">
            <w:rPr>
              <w:ins w:id="10505" w:author="Arthur Parmentier" w:date="2020-06-05T15:26:00Z"/>
            </w:rPr>
          </w:rPrChange>
        </w:rPr>
      </w:pPr>
      <w:ins w:id="10506" w:author="Arthur Parmentier" w:date="2020-06-05T15:26:00Z">
        <w:r w:rsidRPr="007C437A">
          <w:rPr>
            <w:rPrChange w:id="10507" w:author="Arthur Parmentier" w:date="2020-06-07T15:27:00Z">
              <w:rPr/>
            </w:rPrChange>
          </w:rPr>
          <w:t>1° referring to the pointillism in general</w:t>
        </w:r>
        <w:r w:rsidRPr="007C437A">
          <w:rPr>
            <w:rPrChange w:id="10508" w:author="Arthur Parmentier" w:date="2020-06-07T15:27:00Z">
              <w:rPr/>
            </w:rPrChange>
          </w:rPr>
          <w:br/>
          <w:t>2° referring t</w:t>
        </w:r>
      </w:ins>
      <w:ins w:id="10509" w:author="Arthur Parmentier" w:date="2020-06-05T15:34:00Z">
        <w:r w:rsidR="004B5F28" w:rsidRPr="007C437A">
          <w:rPr>
            <w:rPrChange w:id="10510" w:author="Arthur Parmentier" w:date="2020-06-07T15:27:00Z">
              <w:rPr/>
            </w:rPrChange>
          </w:rPr>
          <w:t>o the</w:t>
        </w:r>
      </w:ins>
      <w:ins w:id="10511" w:author="Arthur Parmentier" w:date="2020-06-05T15:26:00Z">
        <w:r w:rsidRPr="007C437A">
          <w:rPr>
            <w:rPrChange w:id="10512" w:author="Arthur Parmentier" w:date="2020-06-07T15:27:00Z">
              <w:rPr/>
            </w:rPrChange>
          </w:rPr>
          <w:t xml:space="preserve"> movements </w:t>
        </w:r>
      </w:ins>
      <w:ins w:id="10513" w:author="Arthur Parmentier" w:date="2020-06-05T15:34:00Z">
        <w:r w:rsidR="0018560A" w:rsidRPr="007C437A">
          <w:rPr>
            <w:rPrChange w:id="10514" w:author="Arthur Parmentier" w:date="2020-06-07T15:27:00Z">
              <w:rPr/>
            </w:rPrChange>
          </w:rPr>
          <w:t xml:space="preserve">of the hands </w:t>
        </w:r>
      </w:ins>
      <w:ins w:id="10515" w:author="Arthur Parmentier" w:date="2020-06-05T15:26:00Z">
        <w:r w:rsidRPr="007C437A">
          <w:rPr>
            <w:rPrChange w:id="10516" w:author="Arthur Parmentier" w:date="2020-06-07T15:27:00Z">
              <w:rPr/>
            </w:rPrChange>
          </w:rPr>
          <w:t>only</w:t>
        </w:r>
      </w:ins>
    </w:p>
    <w:p w:rsidR="002D025D" w:rsidRPr="007C437A" w:rsidRDefault="002D025D" w:rsidP="00747B7B">
      <w:pPr>
        <w:rPr>
          <w:ins w:id="10517" w:author="Arthur Parmentier" w:date="2020-06-05T15:28:00Z"/>
          <w:rPrChange w:id="10518" w:author="Arthur Parmentier" w:date="2020-06-07T15:27:00Z">
            <w:rPr>
              <w:ins w:id="10519" w:author="Arthur Parmentier" w:date="2020-06-05T15:28:00Z"/>
            </w:rPr>
          </w:rPrChange>
        </w:rPr>
      </w:pPr>
      <w:ins w:id="10520" w:author="Arthur Parmentier" w:date="2020-06-05T15:26:00Z">
        <w:r w:rsidRPr="007C437A">
          <w:rPr>
            <w:rPrChange w:id="10521" w:author="Arthur Parmentier" w:date="2020-06-07T15:27:00Z">
              <w:rPr/>
            </w:rPrChange>
          </w:rPr>
          <w:t xml:space="preserve">I would personally </w:t>
        </w:r>
      </w:ins>
      <w:ins w:id="10522" w:author="Arthur Parmentier" w:date="2020-06-05T15:27:00Z">
        <w:r w:rsidRPr="007C437A">
          <w:rPr>
            <w:rPrChange w:id="10523" w:author="Arthur Parmentier" w:date="2020-06-07T15:27:00Z">
              <w:rPr/>
            </w:rPrChange>
          </w:rPr>
          <w:t xml:space="preserve">interpret the request the first way. </w:t>
        </w:r>
      </w:ins>
      <w:ins w:id="10524" w:author="Arthur Parmentier" w:date="2020-06-05T15:28:00Z">
        <w:r w:rsidRPr="007C437A">
          <w:rPr>
            <w:rPrChange w:id="10525" w:author="Arthur Parmentier" w:date="2020-06-07T15:27:00Z">
              <w:rPr/>
            </w:rPrChange>
          </w:rPr>
          <w:t>However,</w:t>
        </w:r>
      </w:ins>
      <w:ins w:id="10526" w:author="Arthur Parmentier" w:date="2020-06-05T15:27:00Z">
        <w:r w:rsidRPr="007C437A">
          <w:rPr>
            <w:rPrChange w:id="10527" w:author="Arthur Parmentier" w:date="2020-06-07T15:27:00Z">
              <w:rPr/>
            </w:rPrChange>
          </w:rPr>
          <w:t xml:space="preserve"> in the following request:</w:t>
        </w:r>
      </w:ins>
      <w:ins w:id="10528" w:author="Arthur Parmentier" w:date="2020-06-05T15:34:00Z">
        <w:r w:rsidR="004B5F28" w:rsidRPr="007C437A">
          <w:rPr>
            <w:rPrChange w:id="10529" w:author="Arthur Parmentier" w:date="2020-06-07T15:27:00Z">
              <w:rPr/>
            </w:rPrChange>
          </w:rPr>
          <w:t xml:space="preserve"> </w:t>
        </w:r>
      </w:ins>
      <w:ins w:id="10530" w:author="Arthur Parmentier" w:date="2020-06-05T15:27:00Z">
        <w:r w:rsidRPr="007C437A">
          <w:rPr>
            <w:rPrChange w:id="10531" w:author="Arthur Parmentier" w:date="2020-06-07T15:27:00Z">
              <w:rPr/>
            </w:rPrChange>
          </w:rPr>
          <w:t>“Whole group, pointillism with head</w:t>
        </w:r>
      </w:ins>
      <w:ins w:id="10532" w:author="Arthur Parmentier" w:date="2020-06-05T15:28:00Z">
        <w:r w:rsidRPr="007C437A">
          <w:rPr>
            <w:rPrChange w:id="10533" w:author="Arthur Parmentier" w:date="2020-06-07T15:27:00Z">
              <w:rPr/>
            </w:rPrChange>
          </w:rPr>
          <w:t xml:space="preserve"> high volume</w:t>
        </w:r>
      </w:ins>
      <w:ins w:id="10534" w:author="Arthur Parmentier" w:date="2020-06-05T15:27:00Z">
        <w:r w:rsidRPr="007C437A">
          <w:rPr>
            <w:rPrChange w:id="10535" w:author="Arthur Parmentier" w:date="2020-06-07T15:27:00Z">
              <w:rPr/>
            </w:rPrChange>
          </w:rPr>
          <w:t xml:space="preserve"> add hands low volume, play”</w:t>
        </w:r>
      </w:ins>
      <w:ins w:id="10536" w:author="Arthur Parmentier" w:date="2020-06-05T15:34:00Z">
        <w:r w:rsidR="004B5F28" w:rsidRPr="007C437A">
          <w:rPr>
            <w:rPrChange w:id="10537" w:author="Arthur Parmentier" w:date="2020-06-07T15:27:00Z">
              <w:rPr/>
            </w:rPrChange>
          </w:rPr>
          <w:t xml:space="preserve">, </w:t>
        </w:r>
      </w:ins>
      <w:ins w:id="10538" w:author="Arthur Parmentier" w:date="2020-06-05T15:28:00Z">
        <w:r w:rsidRPr="007C437A">
          <w:rPr>
            <w:rPrChange w:id="10539" w:author="Arthur Parmentier" w:date="2020-06-07T15:27:00Z">
              <w:rPr/>
            </w:rPrChange>
          </w:rPr>
          <w:t>I would interpret it the second way, i.e. that the low volume refers to the hands only.</w:t>
        </w:r>
      </w:ins>
    </w:p>
    <w:p w:rsidR="009C1A6D" w:rsidRPr="007C437A" w:rsidRDefault="007D69D8" w:rsidP="00747B7B">
      <w:pPr>
        <w:rPr>
          <w:ins w:id="10540" w:author="Arthur Parmentier" w:date="2020-06-05T16:15:00Z"/>
          <w:rPrChange w:id="10541" w:author="Arthur Parmentier" w:date="2020-06-07T15:27:00Z">
            <w:rPr>
              <w:ins w:id="10542" w:author="Arthur Parmentier" w:date="2020-06-05T16:15:00Z"/>
            </w:rPr>
          </w:rPrChange>
        </w:rPr>
      </w:pPr>
      <w:ins w:id="10543" w:author="Arthur Parmentier" w:date="2020-06-05T15:34:00Z">
        <w:r w:rsidRPr="007C437A">
          <w:rPr>
            <w:rPrChange w:id="10544" w:author="Arthur Parmentier" w:date="2020-06-07T15:27:00Z">
              <w:rPr/>
            </w:rPrChange>
          </w:rPr>
          <w:t>In general, my observation is th</w:t>
        </w:r>
      </w:ins>
      <w:ins w:id="10545" w:author="Arthur Parmentier" w:date="2020-06-05T16:02:00Z">
        <w:r w:rsidR="0010023A" w:rsidRPr="007C437A">
          <w:rPr>
            <w:rPrChange w:id="10546" w:author="Arthur Parmentier" w:date="2020-06-07T15:27:00Z">
              <w:rPr/>
            </w:rPrChange>
          </w:rPr>
          <w:t xml:space="preserve">at there is a class of SP signs that I would call “prepositions”: </w:t>
        </w:r>
      </w:ins>
      <w:ins w:id="10547" w:author="Arthur Parmentier" w:date="2020-06-05T15:34:00Z">
        <w:r w:rsidRPr="007C437A">
          <w:rPr>
            <w:rPrChange w:id="10548" w:author="Arthur Parmentier" w:date="2020-06-07T15:27:00Z">
              <w:rPr/>
            </w:rPrChange>
          </w:rPr>
          <w:t xml:space="preserve">with, without, add, group, </w:t>
        </w:r>
      </w:ins>
      <w:ins w:id="10549" w:author="Arthur Parmentier" w:date="2020-06-05T15:35:00Z">
        <w:r w:rsidRPr="007C437A">
          <w:rPr>
            <w:rPrChange w:id="10550" w:author="Arthur Parmentier" w:date="2020-06-07T15:27:00Z">
              <w:rPr/>
            </w:rPrChange>
          </w:rPr>
          <w:t>remove</w:t>
        </w:r>
      </w:ins>
      <w:ins w:id="10551" w:author="Arthur Parmentier" w:date="2020-06-05T16:15:00Z">
        <w:r w:rsidR="00A97496" w:rsidRPr="007C437A">
          <w:rPr>
            <w:rPrChange w:id="10552" w:author="Arthur Parmentier" w:date="2020-06-07T15:27:00Z">
              <w:rPr/>
            </w:rPrChange>
          </w:rPr>
          <w:t>, go on to, go back to, morph</w:t>
        </w:r>
      </w:ins>
      <w:ins w:id="10553" w:author="Arthur Parmentier" w:date="2020-06-05T15:35:00Z">
        <w:r w:rsidRPr="007C437A">
          <w:rPr>
            <w:rPrChange w:id="10554" w:author="Arthur Parmentier" w:date="2020-06-07T15:27:00Z">
              <w:rPr/>
            </w:rPrChange>
          </w:rPr>
          <w:t>…</w:t>
        </w:r>
      </w:ins>
      <w:ins w:id="10555" w:author="Arthur Parmentier" w:date="2020-06-05T16:02:00Z">
        <w:r w:rsidR="0010023A" w:rsidRPr="007C437A">
          <w:rPr>
            <w:rPrChange w:id="10556" w:author="Arthur Parmentier" w:date="2020-06-07T15:27:00Z">
              <w:rPr/>
            </w:rPrChange>
          </w:rPr>
          <w:t xml:space="preserve"> that</w:t>
        </w:r>
      </w:ins>
      <w:ins w:id="10557" w:author="Arthur Parmentier" w:date="2020-06-05T15:35:00Z">
        <w:r w:rsidRPr="007C437A">
          <w:rPr>
            <w:rPrChange w:id="10558" w:author="Arthur Parmentier" w:date="2020-06-07T15:27:00Z">
              <w:rPr/>
            </w:rPrChange>
          </w:rPr>
          <w:t xml:space="preserve"> </w:t>
        </w:r>
      </w:ins>
      <w:ins w:id="10559" w:author="Arthur Parmentier" w:date="2020-06-05T15:45:00Z">
        <w:r w:rsidR="00D966BC" w:rsidRPr="007C437A">
          <w:rPr>
            <w:rPrChange w:id="10560" w:author="Arthur Parmentier" w:date="2020-06-07T15:27:00Z">
              <w:rPr/>
            </w:rPrChange>
          </w:rPr>
          <w:t>a</w:t>
        </w:r>
        <w:r w:rsidR="00F4578C" w:rsidRPr="007C437A">
          <w:rPr>
            <w:rPrChange w:id="10561" w:author="Arthur Parmentier" w:date="2020-06-07T15:27:00Z">
              <w:rPr/>
            </w:rPrChange>
          </w:rPr>
          <w:t>ct as operators</w:t>
        </w:r>
      </w:ins>
      <w:ins w:id="10562" w:author="Arthur Parmentier" w:date="2020-06-05T15:46:00Z">
        <w:r w:rsidR="00F4578C" w:rsidRPr="007C437A">
          <w:rPr>
            <w:rStyle w:val="Appelnotedebasdep"/>
            <w:rPrChange w:id="10563" w:author="Arthur Parmentier" w:date="2020-06-07T15:27:00Z">
              <w:rPr>
                <w:rStyle w:val="Appelnotedebasdep"/>
              </w:rPr>
            </w:rPrChange>
          </w:rPr>
          <w:footnoteReference w:id="59"/>
        </w:r>
        <w:r w:rsidR="00F4578C" w:rsidRPr="007C437A">
          <w:rPr>
            <w:rPrChange w:id="10567" w:author="Arthur Parmentier" w:date="2020-06-07T15:27:00Z">
              <w:rPr/>
            </w:rPrChange>
          </w:rPr>
          <w:t xml:space="preserve"> that changes the </w:t>
        </w:r>
        <w:r w:rsidR="00F4578C" w:rsidRPr="007C437A">
          <w:rPr>
            <w:rPrChange w:id="10568" w:author="Arthur Parmentier" w:date="2020-06-07T15:27:00Z">
              <w:rPr/>
            </w:rPrChange>
          </w:rPr>
          <w:lastRenderedPageBreak/>
          <w:t>syntax of elements around them.</w:t>
        </w:r>
      </w:ins>
      <w:ins w:id="10569" w:author="Arthur Parmentier" w:date="2020-06-05T16:03:00Z">
        <w:r w:rsidR="007E64ED" w:rsidRPr="007C437A">
          <w:rPr>
            <w:rPrChange w:id="10570" w:author="Arthur Parmentier" w:date="2020-06-07T15:27:00Z">
              <w:rPr/>
            </w:rPrChange>
          </w:rPr>
          <w:t xml:space="preserve"> In the second SP workbook</w:t>
        </w:r>
      </w:ins>
      <w:ins w:id="10571" w:author="Arthur Parmentier" w:date="2020-06-05T16:05:00Z">
        <w:r w:rsidR="00B25170" w:rsidRPr="007C437A">
          <w:rPr>
            <w:rPrChange w:id="10572" w:author="Arthur Parmentier" w:date="2020-06-07T15:27:00Z">
              <w:rPr/>
            </w:rPrChange>
          </w:rPr>
          <w:t xml:space="preserve"> by Walter Thompson</w:t>
        </w:r>
      </w:ins>
      <w:ins w:id="10573" w:author="Arthur Parmentier" w:date="2020-06-05T16:12:00Z">
        <w:r w:rsidR="00B25170" w:rsidRPr="007C437A">
          <w:rPr>
            <w:rPrChange w:id="10574" w:author="Arthur Parmentier" w:date="2020-06-07T15:27:00Z">
              <w:rPr/>
            </w:rPrChange>
          </w:rPr>
          <w:t>,</w:t>
        </w:r>
      </w:ins>
      <w:ins w:id="10575" w:author="Arthur Parmentier" w:date="2020-06-05T16:05:00Z">
        <w:r w:rsidR="00B25170" w:rsidRPr="007C437A">
          <w:rPr>
            <w:rPrChange w:id="10576" w:author="Arthur Parmentier" w:date="2020-06-07T15:27:00Z">
              <w:rPr/>
            </w:rPrChange>
          </w:rPr>
          <w:t xml:space="preserve"> the</w:t>
        </w:r>
      </w:ins>
      <w:ins w:id="10577" w:author="Arthur Parmentier" w:date="2020-06-05T16:12:00Z">
        <w:r w:rsidR="00B25170" w:rsidRPr="007C437A">
          <w:rPr>
            <w:rPrChange w:id="10578" w:author="Arthur Parmentier" w:date="2020-06-07T15:27:00Z">
              <w:rPr/>
            </w:rPrChange>
          </w:rPr>
          <w:t>s</w:t>
        </w:r>
      </w:ins>
      <w:ins w:id="10579" w:author="Arthur Parmentier" w:date="2020-06-05T16:05:00Z">
        <w:r w:rsidR="00B25170" w:rsidRPr="007C437A">
          <w:rPr>
            <w:rPrChange w:id="10580" w:author="Arthur Parmentier" w:date="2020-06-07T15:27:00Z">
              <w:rPr/>
            </w:rPrChange>
          </w:rPr>
          <w:t>e</w:t>
        </w:r>
      </w:ins>
      <w:ins w:id="10581" w:author="Arthur Parmentier" w:date="2020-06-05T16:03:00Z">
        <w:r w:rsidR="007E64ED" w:rsidRPr="007C437A">
          <w:rPr>
            <w:rPrChange w:id="10582" w:author="Arthur Parmentier" w:date="2020-06-07T15:27:00Z">
              <w:rPr/>
            </w:rPrChange>
          </w:rPr>
          <w:t xml:space="preserve"> signs ar</w:t>
        </w:r>
      </w:ins>
      <w:ins w:id="10583" w:author="Arthur Parmentier" w:date="2020-06-05T16:05:00Z">
        <w:r w:rsidR="00B25170" w:rsidRPr="007C437A">
          <w:rPr>
            <w:rPrChange w:id="10584" w:author="Arthur Parmentier" w:date="2020-06-07T15:27:00Z">
              <w:rPr/>
            </w:rPrChange>
          </w:rPr>
          <w:t>e described as belonging to</w:t>
        </w:r>
      </w:ins>
      <w:ins w:id="10585" w:author="Arthur Parmentier" w:date="2020-06-05T16:03:00Z">
        <w:r w:rsidR="007E64ED" w:rsidRPr="007C437A">
          <w:rPr>
            <w:rPrChange w:id="10586" w:author="Arthur Parmentier" w:date="2020-06-07T15:27:00Z">
              <w:rPr/>
            </w:rPrChange>
          </w:rPr>
          <w:t xml:space="preserve"> the syntax categories “what”</w:t>
        </w:r>
      </w:ins>
      <w:ins w:id="10587" w:author="Arthur Parmentier" w:date="2020-06-05T16:07:00Z">
        <w:r w:rsidR="00B25170" w:rsidRPr="007C437A">
          <w:rPr>
            <w:rPrChange w:id="10588" w:author="Arthur Parmentier" w:date="2020-06-07T15:27:00Z">
              <w:rPr/>
            </w:rPrChange>
          </w:rPr>
          <w:t xml:space="preserve"> or “who”</w:t>
        </w:r>
      </w:ins>
      <w:ins w:id="10589" w:author="Arthur Parmentier" w:date="2020-06-05T16:08:00Z">
        <w:r w:rsidR="00B25170" w:rsidRPr="007C437A">
          <w:rPr>
            <w:rPrChange w:id="10590" w:author="Arthur Parmentier" w:date="2020-06-07T15:27:00Z">
              <w:rPr/>
            </w:rPrChange>
          </w:rPr>
          <w:t xml:space="preserve"> and part of the </w:t>
        </w:r>
      </w:ins>
      <w:ins w:id="10591" w:author="Arthur Parmentier" w:date="2020-06-05T16:09:00Z">
        <w:r w:rsidR="00B25170" w:rsidRPr="007C437A">
          <w:rPr>
            <w:rPrChange w:id="10592" w:author="Arthur Parmentier" w:date="2020-06-07T15:27:00Z">
              <w:rPr/>
            </w:rPrChange>
          </w:rPr>
          <w:t xml:space="preserve">“function signal” class. </w:t>
        </w:r>
      </w:ins>
    </w:p>
    <w:p w:rsidR="009C1A6D" w:rsidRPr="007C437A" w:rsidRDefault="009C1A6D" w:rsidP="00747B7B">
      <w:pPr>
        <w:rPr>
          <w:ins w:id="10593" w:author="Arthur Parmentier" w:date="2020-06-05T16:16:00Z"/>
          <w:rPrChange w:id="10594" w:author="Arthur Parmentier" w:date="2020-06-07T15:27:00Z">
            <w:rPr>
              <w:ins w:id="10595" w:author="Arthur Parmentier" w:date="2020-06-05T16:16:00Z"/>
            </w:rPr>
          </w:rPrChange>
        </w:rPr>
      </w:pPr>
      <w:ins w:id="10596" w:author="Arthur Parmentier" w:date="2020-06-05T16:16:00Z">
        <w:r w:rsidRPr="007C437A">
          <w:rPr>
            <w:rPrChange w:id="10597" w:author="Arthur Parmentier" w:date="2020-06-07T15:27:00Z">
              <w:rPr>
                <w:noProof/>
              </w:rPr>
            </w:rPrChange>
          </w:rPr>
          <w:drawing>
            <wp:inline distT="0" distB="0" distL="0" distR="0">
              <wp:extent cx="2038635" cy="619211"/>
              <wp:effectExtent l="0" t="0" r="0" b="0"/>
              <wp:docPr id="16" name="Image 1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_on_to_WB2.PNG"/>
                      <pic:cNvPicPr/>
                    </pic:nvPicPr>
                    <pic:blipFill>
                      <a:blip r:embed="rId31">
                        <a:extLst>
                          <a:ext uri="{28A0092B-C50C-407E-A947-70E740481C1C}">
                            <a14:useLocalDpi xmlns:a14="http://schemas.microsoft.com/office/drawing/2010/main" val="0"/>
                          </a:ext>
                        </a:extLst>
                      </a:blip>
                      <a:stretch>
                        <a:fillRect/>
                      </a:stretch>
                    </pic:blipFill>
                    <pic:spPr>
                      <a:xfrm>
                        <a:off x="0" y="0"/>
                        <a:ext cx="2038635" cy="619211"/>
                      </a:xfrm>
                      <a:prstGeom prst="rect">
                        <a:avLst/>
                      </a:prstGeom>
                    </pic:spPr>
                  </pic:pic>
                </a:graphicData>
              </a:graphic>
            </wp:inline>
          </w:drawing>
        </w:r>
        <w:r w:rsidRPr="007C437A">
          <w:rPr>
            <w:rPrChange w:id="10598" w:author="Arthur Parmentier" w:date="2020-06-07T15:27:00Z">
              <w:rPr>
                <w:noProof/>
              </w:rPr>
            </w:rPrChange>
          </w:rPr>
          <w:drawing>
            <wp:inline distT="0" distB="0" distL="0" distR="0">
              <wp:extent cx="1971950" cy="647790"/>
              <wp:effectExtent l="0" t="0" r="9525" b="0"/>
              <wp:docPr id="17" name="Image 17"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rPrChange w:id="10599" w:author="Arthur Parmentier" w:date="2020-06-07T15:27:00Z">
              <w:rPr>
                <w:noProof/>
              </w:rPr>
            </w:rPrChange>
          </w:rPr>
          <w:drawing>
            <wp:inline distT="0" distB="0" distL="0" distR="0">
              <wp:extent cx="1991003" cy="704948"/>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rPrChange w:id="10600" w:author="Arthur Parmentier" w:date="2020-06-07T15:27:00Z">
              <w:rPr>
                <w:noProof/>
              </w:rPr>
            </w:rPrChange>
          </w:rPr>
          <w:drawing>
            <wp:inline distT="0" distB="0" distL="0" distR="0">
              <wp:extent cx="2010056" cy="800212"/>
              <wp:effectExtent l="0" t="0" r="9525" b="0"/>
              <wp:docPr id="19" name="Image 19"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9C1A6D" w:rsidRPr="007C437A" w:rsidRDefault="009C1A6D" w:rsidP="00747B7B">
      <w:pPr>
        <w:rPr>
          <w:ins w:id="10601" w:author="Arthur Parmentier" w:date="2020-06-05T16:16:00Z"/>
          <w:rPrChange w:id="10602" w:author="Arthur Parmentier" w:date="2020-06-07T15:27:00Z">
            <w:rPr>
              <w:ins w:id="10603" w:author="Arthur Parmentier" w:date="2020-06-05T16:16:00Z"/>
            </w:rPr>
          </w:rPrChange>
        </w:rPr>
      </w:pPr>
      <w:ins w:id="10604" w:author="Arthur Parmentier" w:date="2020-06-05T16:20:00Z">
        <w:r w:rsidRPr="007C437A">
          <w:rPr>
            <w:rPrChange w:id="10605" w:author="Arthur Parmentier" w:date="2020-06-07T15:27:00Z">
              <w:rPr/>
            </w:rPrChange>
          </w:rPr>
          <w:t>DECORRELATION what – content how -modifier…??</w:t>
        </w:r>
      </w:ins>
    </w:p>
    <w:p w:rsidR="002D025D" w:rsidRPr="007C437A" w:rsidRDefault="00B25170" w:rsidP="00747B7B">
      <w:pPr>
        <w:rPr>
          <w:ins w:id="10606" w:author="Arthur Parmentier" w:date="2020-06-05T00:15:00Z"/>
          <w:rPrChange w:id="10607" w:author="Arthur Parmentier" w:date="2020-06-07T15:27:00Z">
            <w:rPr>
              <w:ins w:id="10608" w:author="Arthur Parmentier" w:date="2020-06-05T00:15:00Z"/>
            </w:rPr>
          </w:rPrChange>
        </w:rPr>
      </w:pPr>
      <w:ins w:id="10609" w:author="Arthur Parmentier" w:date="2020-06-05T16:09:00Z">
        <w:r w:rsidRPr="007C437A">
          <w:rPr>
            <w:rPrChange w:id="10610" w:author="Arthur Parmentier" w:date="2020-06-07T15:27:00Z">
              <w:rPr/>
            </w:rPrChange>
          </w:rPr>
          <w:t>From my model of SP as a re</w:t>
        </w:r>
      </w:ins>
      <w:ins w:id="10611" w:author="Arthur Parmentier" w:date="2020-06-05T16:10:00Z">
        <w:r w:rsidRPr="007C437A">
          <w:rPr>
            <w:rPrChange w:id="10612" w:author="Arthur Parmentier" w:date="2020-06-07T15:27:00Z">
              <w:rPr/>
            </w:rPrChange>
          </w:rPr>
          <w:t xml:space="preserve">gular language and the previous observations, it is clear that at the syntax level, these signs are very different from other </w:t>
        </w:r>
      </w:ins>
      <w:ins w:id="10613" w:author="Arthur Parmentier" w:date="2020-06-05T16:11:00Z">
        <w:r w:rsidRPr="007C437A">
          <w:rPr>
            <w:rPrChange w:id="10614" w:author="Arthur Parmentier" w:date="2020-06-07T15:27:00Z">
              <w:rPr/>
            </w:rPrChange>
          </w:rPr>
          <w:t>contents</w:t>
        </w:r>
      </w:ins>
      <w:ins w:id="10615" w:author="Arthur Parmentier" w:date="2020-06-05T16:10:00Z">
        <w:r w:rsidRPr="007C437A">
          <w:rPr>
            <w:rPrChange w:id="10616" w:author="Arthur Parmentier" w:date="2020-06-07T15:27:00Z">
              <w:rPr/>
            </w:rPrChange>
          </w:rPr>
          <w:t xml:space="preserve"> or </w:t>
        </w:r>
      </w:ins>
      <w:ins w:id="10617" w:author="Arthur Parmentier" w:date="2020-06-05T16:11:00Z">
        <w:r w:rsidRPr="007C437A">
          <w:rPr>
            <w:rPrChange w:id="10618" w:author="Arthur Parmentier" w:date="2020-06-07T15:27:00Z">
              <w:rPr/>
            </w:rPrChange>
          </w:rPr>
          <w:t>modifie</w:t>
        </w:r>
      </w:ins>
      <w:ins w:id="10619" w:author="Arthur Parmentier" w:date="2020-06-05T16:12:00Z">
        <w:r w:rsidRPr="007C437A">
          <w:rPr>
            <w:rPrChange w:id="10620" w:author="Arthur Parmentier" w:date="2020-06-07T15:27:00Z">
              <w:rPr/>
            </w:rPrChange>
          </w:rPr>
          <w:t xml:space="preserve">rs </w:t>
        </w:r>
      </w:ins>
      <w:ins w:id="10621" w:author="Arthur Parmentier" w:date="2020-06-05T16:10:00Z">
        <w:r w:rsidRPr="007C437A">
          <w:rPr>
            <w:rPrChange w:id="10622" w:author="Arthur Parmentier" w:date="2020-06-07T15:27:00Z">
              <w:rPr/>
            </w:rPrChange>
          </w:rPr>
          <w:t>signs.</w:t>
        </w:r>
      </w:ins>
    </w:p>
    <w:p w:rsidR="00747B7B" w:rsidRPr="007C437A" w:rsidRDefault="007D1E32" w:rsidP="00747B7B">
      <w:pPr>
        <w:rPr>
          <w:ins w:id="10623" w:author="Arthur Parmentier" w:date="2020-06-05T00:13:00Z"/>
          <w:rPrChange w:id="10624" w:author="Arthur Parmentier" w:date="2020-06-07T15:27:00Z">
            <w:rPr>
              <w:ins w:id="10625" w:author="Arthur Parmentier" w:date="2020-06-05T00:13:00Z"/>
            </w:rPr>
          </w:rPrChange>
        </w:rPr>
      </w:pPr>
      <w:ins w:id="10626" w:author="Arthur Parmentier" w:date="2020-06-05T00:08:00Z">
        <w:r w:rsidRPr="007C437A">
          <w:rPr>
            <w:rPrChange w:id="10627" w:author="Arthur Parmentier" w:date="2020-06-07T15:27:00Z">
              <w:rPr/>
            </w:rPrChange>
          </w:rPr>
          <w:t xml:space="preserve">It is a very important limitation of the modeling of SP as a regular language, that I have not solved in my tool yet. Several options </w:t>
        </w:r>
      </w:ins>
      <w:ins w:id="10628" w:author="Arthur Parmentier" w:date="2020-06-05T00:09:00Z">
        <w:r w:rsidRPr="007C437A">
          <w:rPr>
            <w:rPrChange w:id="10629" w:author="Arthur Parmentier" w:date="2020-06-07T15:27:00Z">
              <w:rPr/>
            </w:rPrChange>
          </w:rPr>
          <w:t>for</w:t>
        </w:r>
      </w:ins>
      <w:ins w:id="10630" w:author="Arthur Parmentier" w:date="2020-06-05T00:10:00Z">
        <w:r w:rsidR="00974865" w:rsidRPr="007C437A">
          <w:rPr>
            <w:rPrChange w:id="10631" w:author="Arthur Parmentier" w:date="2020-06-07T15:27:00Z">
              <w:rPr/>
            </w:rPrChange>
          </w:rPr>
          <w:t xml:space="preserve"> solving this problem</w:t>
        </w:r>
      </w:ins>
      <w:ins w:id="10632" w:author="Arthur Parmentier" w:date="2020-06-05T00:11:00Z">
        <w:r w:rsidR="00974865" w:rsidRPr="007C437A">
          <w:rPr>
            <w:rPrChange w:id="10633" w:author="Arthur Parmentier" w:date="2020-06-07T15:27:00Z">
              <w:rPr/>
            </w:rPrChange>
          </w:rPr>
          <w:t xml:space="preserve"> in</w:t>
        </w:r>
      </w:ins>
      <w:ins w:id="10634" w:author="Arthur Parmentier" w:date="2020-06-05T00:09:00Z">
        <w:r w:rsidRPr="007C437A">
          <w:rPr>
            <w:rPrChange w:id="10635" w:author="Arthur Parmentier" w:date="2020-06-07T15:27:00Z">
              <w:rPr/>
            </w:rPrChange>
          </w:rPr>
          <w:t xml:space="preserve"> </w:t>
        </w:r>
      </w:ins>
      <w:ins w:id="10636" w:author="Arthur Parmentier" w:date="2020-06-05T00:10:00Z">
        <w:r w:rsidRPr="007C437A">
          <w:rPr>
            <w:rPrChange w:id="10637" w:author="Arthur Parmentier" w:date="2020-06-07T15:27:00Z">
              <w:rPr/>
            </w:rPrChange>
          </w:rPr>
          <w:t xml:space="preserve">a </w:t>
        </w:r>
      </w:ins>
      <w:ins w:id="10638" w:author="Arthur Parmentier" w:date="2020-06-05T00:09:00Z">
        <w:r w:rsidRPr="007C437A">
          <w:rPr>
            <w:rPrChange w:id="10639" w:author="Arthur Parmentier" w:date="2020-06-07T15:27:00Z">
              <w:rPr/>
            </w:rPrChange>
          </w:rPr>
          <w:t>future implementation are discussed in a further section.</w:t>
        </w:r>
      </w:ins>
    </w:p>
    <w:p w:rsidR="009854FD" w:rsidRPr="007C437A" w:rsidRDefault="00376090">
      <w:pPr>
        <w:rPr>
          <w:ins w:id="10640" w:author="Arthur Parmentier" w:date="2020-06-04T16:33:00Z"/>
          <w:rPrChange w:id="10641" w:author="Arthur Parmentier" w:date="2020-06-07T15:27:00Z">
            <w:rPr>
              <w:ins w:id="10642" w:author="Arthur Parmentier" w:date="2020-06-04T16:33:00Z"/>
            </w:rPr>
          </w:rPrChange>
        </w:rPr>
        <w:pPrChange w:id="10643" w:author="Arthur Parmentier" w:date="2020-06-05T00:06:00Z">
          <w:pPr>
            <w:pStyle w:val="Paragraphedeliste"/>
            <w:numPr>
              <w:numId w:val="38"/>
            </w:numPr>
            <w:ind w:hanging="360"/>
          </w:pPr>
        </w:pPrChange>
      </w:pPr>
      <w:ins w:id="10644" w:author="Arthur Parmentier" w:date="2020-06-05T00:13:00Z">
        <w:r w:rsidRPr="007C437A">
          <w:rPr>
            <w:rPrChange w:id="10645" w:author="Arthur Parmentier" w:date="2020-06-07T15:27:00Z">
              <w:rPr/>
            </w:rPrChange>
          </w:rPr>
          <w:t>In all cases that I have identified, it is the logical element that are able to change the category of a sign and therefore</w:t>
        </w:r>
      </w:ins>
      <w:ins w:id="10646" w:author="Arthur Parmentier" w:date="2020-06-05T00:14:00Z">
        <w:r w:rsidRPr="007C437A">
          <w:rPr>
            <w:rPrChange w:id="10647" w:author="Arthur Parmentier" w:date="2020-06-07T15:27:00Z">
              <w:rPr/>
            </w:rPrChange>
          </w:rPr>
          <w:t xml:space="preserve"> “break” the FSM representation validity</w:t>
        </w:r>
      </w:ins>
      <w:ins w:id="10648" w:author="Arthur Parmentier" w:date="2020-06-05T00:16:00Z">
        <w:r w:rsidRPr="007C437A">
          <w:rPr>
            <w:rPrChange w:id="10649" w:author="Arthur Parmentier" w:date="2020-06-07T15:27:00Z">
              <w:rPr/>
            </w:rPrChange>
          </w:rPr>
          <w:t xml:space="preserve">. I hope that my work and these observations will </w:t>
        </w:r>
      </w:ins>
      <w:ins w:id="10650" w:author="Arthur Parmentier" w:date="2020-06-05T00:17:00Z">
        <w:r w:rsidRPr="007C437A">
          <w:rPr>
            <w:rPrChange w:id="10651" w:author="Arthur Parmentier" w:date="2020-06-07T15:27:00Z">
              <w:rPr/>
            </w:rPrChange>
          </w:rPr>
          <w:t>serve as a bas</w:t>
        </w:r>
      </w:ins>
      <w:ins w:id="10652" w:author="Arthur Parmentier" w:date="2020-06-05T00:18:00Z">
        <w:r w:rsidRPr="007C437A">
          <w:rPr>
            <w:rPrChange w:id="10653" w:author="Arthur Parmentier" w:date="2020-06-07T15:27:00Z">
              <w:rPr/>
            </w:rPrChange>
          </w:rPr>
          <w:t>e</w:t>
        </w:r>
      </w:ins>
      <w:ins w:id="10654" w:author="Arthur Parmentier" w:date="2020-06-05T00:17:00Z">
        <w:r w:rsidRPr="007C437A">
          <w:rPr>
            <w:rPrChange w:id="10655" w:author="Arthur Parmentier" w:date="2020-06-07T15:27:00Z">
              <w:rPr/>
            </w:rPrChange>
          </w:rPr>
          <w:t xml:space="preserve"> for </w:t>
        </w:r>
      </w:ins>
      <w:ins w:id="10656" w:author="Arthur Parmentier" w:date="2020-06-05T00:18:00Z">
        <w:r w:rsidRPr="007C437A">
          <w:rPr>
            <w:rPrChange w:id="10657" w:author="Arthur Parmentier" w:date="2020-06-07T15:27:00Z">
              <w:rPr/>
            </w:rPrChange>
          </w:rPr>
          <w:t>deeper</w:t>
        </w:r>
      </w:ins>
      <w:ins w:id="10658" w:author="Arthur Parmentier" w:date="2020-06-05T00:17:00Z">
        <w:r w:rsidRPr="007C437A">
          <w:rPr>
            <w:rPrChange w:id="10659" w:author="Arthur Parmentier" w:date="2020-06-07T15:27:00Z">
              <w:rPr/>
            </w:rPrChange>
          </w:rPr>
          <w:t xml:space="preserve"> stud</w:t>
        </w:r>
      </w:ins>
      <w:ins w:id="10660" w:author="Arthur Parmentier" w:date="2020-06-05T00:18:00Z">
        <w:r w:rsidRPr="007C437A">
          <w:rPr>
            <w:rPrChange w:id="10661" w:author="Arthur Parmentier" w:date="2020-06-07T15:27:00Z">
              <w:rPr/>
            </w:rPrChange>
          </w:rPr>
          <w:t>ies</w:t>
        </w:r>
      </w:ins>
      <w:ins w:id="10662" w:author="Arthur Parmentier" w:date="2020-06-05T00:17:00Z">
        <w:r w:rsidRPr="007C437A">
          <w:rPr>
            <w:rPrChange w:id="10663" w:author="Arthur Parmentier" w:date="2020-06-07T15:27:00Z">
              <w:rPr/>
            </w:rPrChange>
          </w:rPr>
          <w:t xml:space="preserve"> and</w:t>
        </w:r>
      </w:ins>
      <w:ins w:id="10664" w:author="Arthur Parmentier" w:date="2020-06-05T00:18:00Z">
        <w:r w:rsidRPr="007C437A">
          <w:rPr>
            <w:rPrChange w:id="10665" w:author="Arthur Parmentier" w:date="2020-06-07T15:27:00Z">
              <w:rPr/>
            </w:rPrChange>
          </w:rPr>
          <w:t xml:space="preserve"> linguistic</w:t>
        </w:r>
      </w:ins>
      <w:ins w:id="10666" w:author="Arthur Parmentier" w:date="2020-06-05T00:17:00Z">
        <w:r w:rsidRPr="007C437A">
          <w:rPr>
            <w:rPrChange w:id="10667" w:author="Arthur Parmentier" w:date="2020-06-07T15:27:00Z">
              <w:rPr/>
            </w:rPrChange>
          </w:rPr>
          <w:t xml:space="preserve"> modeling of SP grammar in its “regular” and “contextual” components</w:t>
        </w:r>
      </w:ins>
      <w:ins w:id="10668" w:author="Arthur Parmentier" w:date="2020-06-05T00:20:00Z">
        <w:r w:rsidR="00897AB2" w:rsidRPr="007C437A">
          <w:rPr>
            <w:rPrChange w:id="10669" w:author="Arthur Parmentier" w:date="2020-06-07T15:27:00Z">
              <w:rPr/>
            </w:rPrChange>
          </w:rPr>
          <w:t>, a process which to my knowledge has not been done so far.</w:t>
        </w:r>
      </w:ins>
    </w:p>
    <w:p w:rsidR="00C97610" w:rsidRPr="007C437A" w:rsidDel="000F7B62" w:rsidRDefault="00C97610">
      <w:pPr>
        <w:pStyle w:val="Paragraphedeliste"/>
        <w:numPr>
          <w:ilvl w:val="0"/>
          <w:numId w:val="38"/>
        </w:numPr>
        <w:rPr>
          <w:del w:id="10670" w:author="Arthur Parmentier" w:date="2020-06-05T00:01:00Z"/>
          <w:rPrChange w:id="10671" w:author="Arthur Parmentier" w:date="2020-06-07T15:27:00Z">
            <w:rPr>
              <w:del w:id="10672" w:author="Arthur Parmentier" w:date="2020-06-05T00:01:00Z"/>
            </w:rPr>
          </w:rPrChange>
        </w:rPr>
        <w:pPrChange w:id="10673" w:author="Arthur Parmentier" w:date="2020-06-04T16:59:00Z">
          <w:pPr>
            <w:pStyle w:val="Titre2"/>
          </w:pPr>
        </w:pPrChange>
      </w:pPr>
      <w:bookmarkStart w:id="10674" w:name="_Toc42259029"/>
      <w:bookmarkStart w:id="10675" w:name="_Toc42259106"/>
      <w:bookmarkEnd w:id="10674"/>
      <w:bookmarkEnd w:id="10675"/>
    </w:p>
    <w:p w:rsidR="00F25194" w:rsidRPr="007C437A" w:rsidRDefault="00F25194">
      <w:pPr>
        <w:pStyle w:val="Titre3"/>
        <w:rPr>
          <w:ins w:id="10676" w:author="Arthur Parmentier" w:date="2020-06-05T00:33:00Z"/>
          <w:rPrChange w:id="10677" w:author="Arthur Parmentier" w:date="2020-06-07T15:27:00Z">
            <w:rPr>
              <w:ins w:id="10678" w:author="Arthur Parmentier" w:date="2020-06-05T00:33:00Z"/>
            </w:rPr>
          </w:rPrChange>
        </w:rPr>
      </w:pPr>
      <w:bookmarkStart w:id="10679" w:name="_Toc42259107"/>
      <w:r w:rsidRPr="007C437A">
        <w:rPr>
          <w:rPrChange w:id="10680" w:author="Arthur Parmentier" w:date="2020-06-07T15:27:00Z">
            <w:rPr/>
          </w:rPrChange>
        </w:rPr>
        <w:t>Part 5: Orchestra simulation</w:t>
      </w:r>
      <w:bookmarkEnd w:id="10679"/>
    </w:p>
    <w:p w:rsidR="002453FD" w:rsidRPr="007C437A" w:rsidRDefault="002453FD" w:rsidP="002453FD">
      <w:pPr>
        <w:rPr>
          <w:ins w:id="10681" w:author="Arthur Parmentier" w:date="2020-06-05T00:37:00Z"/>
          <w:rPrChange w:id="10682" w:author="Arthur Parmentier" w:date="2020-06-07T15:27:00Z">
            <w:rPr>
              <w:ins w:id="10683" w:author="Arthur Parmentier" w:date="2020-06-05T00:37:00Z"/>
            </w:rPr>
          </w:rPrChange>
        </w:rPr>
      </w:pPr>
      <w:ins w:id="10684" w:author="Arthur Parmentier" w:date="2020-06-05T00:35:00Z">
        <w:r w:rsidRPr="007C437A">
          <w:rPr>
            <w:rPrChange w:id="10685" w:author="Arthur Parmentier" w:date="2020-06-07T15:27:00Z">
              <w:rPr/>
            </w:rPrChange>
          </w:rPr>
          <w:t xml:space="preserve">From the OSC commands created by the automata, there is an unlimited panel of </w:t>
        </w:r>
      </w:ins>
      <w:ins w:id="10686" w:author="Arthur Parmentier" w:date="2020-06-05T00:36:00Z">
        <w:r w:rsidRPr="007C437A">
          <w:rPr>
            <w:rPrChange w:id="10687" w:author="Arthur Parmentier" w:date="2020-06-07T15:27:00Z">
              <w:rPr/>
            </w:rPrChange>
          </w:rPr>
          <w:t xml:space="preserve">tools and ways to create an orchestra. </w:t>
        </w:r>
      </w:ins>
    </w:p>
    <w:p w:rsidR="002453FD" w:rsidRPr="007C437A" w:rsidRDefault="00AC4940" w:rsidP="002453FD">
      <w:pPr>
        <w:pStyle w:val="Titre4"/>
        <w:rPr>
          <w:ins w:id="10688" w:author="Arthur Parmentier" w:date="2020-06-05T00:37:00Z"/>
          <w:rPrChange w:id="10689" w:author="Arthur Parmentier" w:date="2020-06-07T15:27:00Z">
            <w:rPr>
              <w:ins w:id="10690" w:author="Arthur Parmentier" w:date="2020-06-05T00:37:00Z"/>
            </w:rPr>
          </w:rPrChange>
        </w:rPr>
      </w:pPr>
      <w:ins w:id="10691" w:author="Arthur Parmentier" w:date="2020-06-05T12:55:00Z">
        <w:r w:rsidRPr="007C437A">
          <w:rPr>
            <w:rPrChange w:id="10692" w:author="Arthur Parmentier" w:date="2020-06-07T15:27:00Z">
              <w:rPr/>
            </w:rPrChange>
          </w:rPr>
          <w:t xml:space="preserve">First try with </w:t>
        </w:r>
      </w:ins>
      <w:ins w:id="10693" w:author="Arthur Parmentier" w:date="2020-06-05T00:37:00Z">
        <w:r w:rsidR="002453FD" w:rsidRPr="007C437A">
          <w:rPr>
            <w:rPrChange w:id="10694" w:author="Arthur Parmentier" w:date="2020-06-07T15:27:00Z">
              <w:rPr/>
            </w:rPrChange>
          </w:rPr>
          <w:t>Ableton Live</w:t>
        </w:r>
      </w:ins>
    </w:p>
    <w:p w:rsidR="002453FD" w:rsidRPr="007C437A" w:rsidRDefault="002453FD" w:rsidP="002453FD">
      <w:pPr>
        <w:rPr>
          <w:ins w:id="10695" w:author="Arthur Parmentier" w:date="2020-06-05T00:43:00Z"/>
          <w:rPrChange w:id="10696" w:author="Arthur Parmentier" w:date="2020-06-07T15:27:00Z">
            <w:rPr>
              <w:ins w:id="10697" w:author="Arthur Parmentier" w:date="2020-06-05T00:43:00Z"/>
            </w:rPr>
          </w:rPrChange>
        </w:rPr>
      </w:pPr>
      <w:ins w:id="10698" w:author="Arthur Parmentier" w:date="2020-06-05T00:36:00Z">
        <w:r w:rsidRPr="007C437A">
          <w:rPr>
            <w:rPrChange w:id="10699" w:author="Arthur Parmentier" w:date="2020-06-07T15:27:00Z">
              <w:rPr/>
            </w:rPrChange>
          </w:rPr>
          <w:t xml:space="preserve">I originally started by building a connection with </w:t>
        </w:r>
      </w:ins>
      <w:ins w:id="10700" w:author="Arthur Parmentier" w:date="2020-06-05T00:40:00Z">
        <w:r w:rsidR="00233897" w:rsidRPr="007C437A">
          <w:rPr>
            <w:rPrChange w:id="10701" w:author="Arthur Parmentier" w:date="2020-06-07T15:27:00Z">
              <w:rPr/>
            </w:rPrChange>
          </w:rPr>
          <w:t xml:space="preserve">the performance software </w:t>
        </w:r>
      </w:ins>
      <w:ins w:id="10702" w:author="Arthur Parmentier" w:date="2020-06-05T00:36:00Z">
        <w:r w:rsidRPr="007C437A">
          <w:rPr>
            <w:rPrChange w:id="10703" w:author="Arthur Parmentier" w:date="2020-06-07T15:27:00Z">
              <w:rPr/>
            </w:rPrChange>
          </w:rPr>
          <w:t>Ableton Live</w:t>
        </w:r>
      </w:ins>
      <w:ins w:id="10704" w:author="Arthur Parmentier" w:date="2020-06-05T00:40:00Z">
        <w:r w:rsidR="00233897" w:rsidRPr="007C437A">
          <w:rPr>
            <w:rPrChange w:id="10705" w:author="Arthur Parmentier" w:date="2020-06-07T15:27:00Z">
              <w:rPr/>
            </w:rPrChange>
          </w:rPr>
          <w:t xml:space="preserve"> because of its wide spread use in the community of live performing artists</w:t>
        </w:r>
      </w:ins>
      <w:ins w:id="10706" w:author="Arthur Parmentier" w:date="2020-06-05T00:41:00Z">
        <w:r w:rsidR="00233897" w:rsidRPr="007C437A">
          <w:rPr>
            <w:rPrChange w:id="10707" w:author="Arthur Parmentier" w:date="2020-06-07T15:27:00Z">
              <w:rPr/>
            </w:rPrChange>
          </w:rPr>
          <w:t xml:space="preserve"> (DJs, live performers) and its useful features for li</w:t>
        </w:r>
      </w:ins>
      <w:ins w:id="10708" w:author="Arthur Parmentier" w:date="2020-06-05T00:42:00Z">
        <w:r w:rsidR="00233897" w:rsidRPr="007C437A">
          <w:rPr>
            <w:rPrChange w:id="10709" w:author="Arthur Parmentier" w:date="2020-06-07T15:27:00Z">
              <w:rPr/>
            </w:rPrChange>
          </w:rPr>
          <w:t>ve music such as the use of scenes and or the launch of clips synchron</w:t>
        </w:r>
      </w:ins>
      <w:ins w:id="10710" w:author="Arthur Parmentier" w:date="2020-06-05T00:43:00Z">
        <w:r w:rsidR="00233897" w:rsidRPr="007C437A">
          <w:rPr>
            <w:rPrChange w:id="10711" w:author="Arthur Parmentier" w:date="2020-06-07T15:27:00Z">
              <w:rPr/>
            </w:rPrChange>
          </w:rPr>
          <w:t>ized with a particular metric and tempo.</w:t>
        </w:r>
      </w:ins>
    </w:p>
    <w:p w:rsidR="00E93BAC" w:rsidRPr="007C437A" w:rsidRDefault="00E93BAC" w:rsidP="002453FD">
      <w:pPr>
        <w:rPr>
          <w:ins w:id="10712" w:author="Arthur Parmentier" w:date="2020-06-05T00:56:00Z"/>
          <w:rPrChange w:id="10713" w:author="Arthur Parmentier" w:date="2020-06-07T15:27:00Z">
            <w:rPr>
              <w:ins w:id="10714" w:author="Arthur Parmentier" w:date="2020-06-05T00:56:00Z"/>
            </w:rPr>
          </w:rPrChange>
        </w:rPr>
      </w:pPr>
      <w:ins w:id="10715" w:author="Arthur Parmentier" w:date="2020-06-05T00:44:00Z">
        <w:r w:rsidRPr="007C437A">
          <w:rPr>
            <w:rPrChange w:id="10716" w:author="Arthur Parmentier" w:date="2020-06-07T15:27:00Z">
              <w:rPr/>
            </w:rPrChange>
          </w:rPr>
          <w:t>Just like many DAWs, Live can be hard to control externally and only offer a limi</w:t>
        </w:r>
      </w:ins>
      <w:ins w:id="10717" w:author="Arthur Parmentier" w:date="2020-06-05T00:45:00Z">
        <w:r w:rsidRPr="007C437A">
          <w:rPr>
            <w:rPrChange w:id="10718" w:author="Arthur Parmentier" w:date="2020-06-07T15:27:00Z">
              <w:rPr/>
            </w:rPrChange>
          </w:rPr>
          <w:t>ted API to its internal mechanisms. Controlling Live externally typically requires scripting a se</w:t>
        </w:r>
      </w:ins>
      <w:ins w:id="10719" w:author="Arthur Parmentier" w:date="2020-06-05T00:46:00Z">
        <w:r w:rsidRPr="007C437A">
          <w:rPr>
            <w:rPrChange w:id="10720" w:author="Arthur Parmentier" w:date="2020-06-07T15:27:00Z">
              <w:rPr/>
            </w:rPrChange>
          </w:rPr>
          <w:t>rver in python that must be installed manually. However, LiveOSC</w:t>
        </w:r>
      </w:ins>
      <w:ins w:id="10721" w:author="Arthur Parmentier" w:date="2020-06-05T00:48:00Z">
        <w:r w:rsidRPr="007C437A">
          <w:rPr>
            <w:rStyle w:val="Appelnotedebasdep"/>
            <w:rPrChange w:id="10722" w:author="Arthur Parmentier" w:date="2020-06-07T15:27:00Z">
              <w:rPr>
                <w:rStyle w:val="Appelnotedebasdep"/>
              </w:rPr>
            </w:rPrChange>
          </w:rPr>
          <w:footnoteReference w:id="60"/>
        </w:r>
      </w:ins>
      <w:ins w:id="10726" w:author="Arthur Parmentier" w:date="2020-06-05T00:46:00Z">
        <w:r w:rsidRPr="007C437A">
          <w:rPr>
            <w:rPrChange w:id="10727" w:author="Arthur Parmentier" w:date="2020-06-07T15:27:00Z">
              <w:rPr/>
            </w:rPrChange>
          </w:rPr>
          <w:t xml:space="preserve"> has been shared by the community to </w:t>
        </w:r>
      </w:ins>
      <w:ins w:id="10728" w:author="Arthur Parmentier" w:date="2020-06-05T00:47:00Z">
        <w:r w:rsidRPr="007C437A">
          <w:rPr>
            <w:rPrChange w:id="10729" w:author="Arthur Parmentier" w:date="2020-06-07T15:27:00Z">
              <w:rPr/>
            </w:rPrChange>
          </w:rPr>
          <w:t>help in this process by creating</w:t>
        </w:r>
      </w:ins>
      <w:ins w:id="10730" w:author="Arthur Parmentier" w:date="2020-06-05T00:56:00Z">
        <w:r w:rsidR="00AD4CD1" w:rsidRPr="007C437A">
          <w:rPr>
            <w:rPrChange w:id="10731" w:author="Arthur Parmentier" w:date="2020-06-07T15:27:00Z">
              <w:rPr/>
            </w:rPrChange>
          </w:rPr>
          <w:t xml:space="preserve"> server that listens to</w:t>
        </w:r>
      </w:ins>
      <w:ins w:id="10732" w:author="Arthur Parmentier" w:date="2020-06-05T00:47:00Z">
        <w:r w:rsidRPr="007C437A">
          <w:rPr>
            <w:rPrChange w:id="10733" w:author="Arthur Parmentier" w:date="2020-06-07T15:27:00Z">
              <w:rPr/>
            </w:rPrChange>
          </w:rPr>
          <w:t xml:space="preserve"> OSC map</w:t>
        </w:r>
      </w:ins>
      <w:ins w:id="10734" w:author="Arthur Parmentier" w:date="2020-06-05T00:56:00Z">
        <w:r w:rsidR="00AD4CD1" w:rsidRPr="007C437A">
          <w:rPr>
            <w:rPrChange w:id="10735" w:author="Arthur Parmentier" w:date="2020-06-07T15:27:00Z">
              <w:rPr/>
            </w:rPrChange>
          </w:rPr>
          <w:t xml:space="preserve"> it to</w:t>
        </w:r>
      </w:ins>
      <w:ins w:id="10736" w:author="Arthur Parmentier" w:date="2020-06-05T00:47:00Z">
        <w:r w:rsidRPr="007C437A">
          <w:rPr>
            <w:rPrChange w:id="10737" w:author="Arthur Parmentier" w:date="2020-06-07T15:27:00Z">
              <w:rPr/>
            </w:rPrChange>
          </w:rPr>
          <w:t xml:space="preserve"> Live parameters</w:t>
        </w:r>
      </w:ins>
      <w:ins w:id="10738" w:author="Arthur Parmentier" w:date="2020-06-05T00:48:00Z">
        <w:r w:rsidRPr="007C437A">
          <w:rPr>
            <w:rPrChange w:id="10739" w:author="Arthur Parmentier" w:date="2020-06-07T15:27:00Z">
              <w:rPr/>
            </w:rPrChange>
          </w:rPr>
          <w:t>.</w:t>
        </w:r>
      </w:ins>
    </w:p>
    <w:p w:rsidR="00AD4CD1" w:rsidRPr="007C437A" w:rsidRDefault="00AD4CD1" w:rsidP="002453FD">
      <w:pPr>
        <w:rPr>
          <w:ins w:id="10740" w:author="Arthur Parmentier" w:date="2020-06-05T01:07:00Z"/>
          <w:rPrChange w:id="10741" w:author="Arthur Parmentier" w:date="2020-06-07T15:27:00Z">
            <w:rPr>
              <w:ins w:id="10742" w:author="Arthur Parmentier" w:date="2020-06-05T01:07:00Z"/>
            </w:rPr>
          </w:rPrChange>
        </w:rPr>
      </w:pPr>
      <w:ins w:id="10743" w:author="Arthur Parmentier" w:date="2020-06-05T00:57:00Z">
        <w:r w:rsidRPr="007C437A">
          <w:rPr>
            <w:rPrChange w:id="10744" w:author="Arthur Parmentier" w:date="2020-06-07T15:27:00Z">
              <w:rPr/>
            </w:rPrChange>
          </w:rPr>
          <w:t xml:space="preserve">In my </w:t>
        </w:r>
      </w:ins>
      <w:ins w:id="10745" w:author="Arthur Parmentier" w:date="2020-06-05T00:58:00Z">
        <w:r w:rsidRPr="007C437A">
          <w:rPr>
            <w:rPrChange w:id="10746" w:author="Arthur Parmentier" w:date="2020-06-07T15:27:00Z">
              <w:rPr/>
            </w:rPrChange>
          </w:rPr>
          <w:fldChar w:fldCharType="begin"/>
        </w:r>
        <w:r w:rsidRPr="007C437A">
          <w:rPr>
            <w:rPrChange w:id="10747" w:author="Arthur Parmentier" w:date="2020-06-07T15:27:00Z">
              <w:rPr/>
            </w:rPrChange>
          </w:rPr>
          <w:instrText xml:space="preserve"> HYPERLINK "https://www.youtube.com/watch?v=OmPFMT9mgOs" </w:instrText>
        </w:r>
        <w:r w:rsidRPr="007C437A">
          <w:rPr>
            <w:rPrChange w:id="10748" w:author="Arthur Parmentier" w:date="2020-06-07T15:27:00Z">
              <w:rPr/>
            </w:rPrChange>
          </w:rPr>
          <w:fldChar w:fldCharType="separate"/>
        </w:r>
        <w:r w:rsidRPr="007C437A">
          <w:rPr>
            <w:rStyle w:val="Lienhypertexte"/>
            <w:rPrChange w:id="10749" w:author="Arthur Parmentier" w:date="2020-06-07T15:27:00Z">
              <w:rPr>
                <w:rStyle w:val="Lienhypertexte"/>
              </w:rPr>
            </w:rPrChange>
          </w:rPr>
          <w:t>third demo video</w:t>
        </w:r>
        <w:r w:rsidRPr="007C437A">
          <w:rPr>
            <w:rPrChange w:id="10750" w:author="Arthur Parmentier" w:date="2020-06-07T15:27:00Z">
              <w:rPr/>
            </w:rPrChange>
          </w:rPr>
          <w:fldChar w:fldCharType="end"/>
        </w:r>
      </w:ins>
      <w:ins w:id="10751" w:author="Arthur Parmentier" w:date="2020-06-05T00:57:00Z">
        <w:r w:rsidRPr="007C437A">
          <w:rPr>
            <w:rPrChange w:id="10752" w:author="Arthur Parmentier" w:date="2020-06-07T15:27:00Z">
              <w:rPr/>
            </w:rPrChange>
          </w:rPr>
          <w:t>, I showed how I could use custom gestures to launch and stop clips in Live</w:t>
        </w:r>
      </w:ins>
      <w:ins w:id="10753" w:author="Arthur Parmentier" w:date="2020-06-05T00:58:00Z">
        <w:r w:rsidRPr="007C437A">
          <w:rPr>
            <w:rPrChange w:id="10754" w:author="Arthur Parmentier" w:date="2020-06-07T15:27:00Z">
              <w:rPr/>
            </w:rPrChange>
          </w:rPr>
          <w:t>, just like a simple DJ controller would.</w:t>
        </w:r>
      </w:ins>
      <w:ins w:id="10755" w:author="Arthur Parmentier" w:date="2020-06-05T01:00:00Z">
        <w:r w:rsidRPr="007C437A">
          <w:rPr>
            <w:rPrChange w:id="10756" w:author="Arthur Parmentier" w:date="2020-06-07T15:27:00Z">
              <w:rPr/>
            </w:rPrChange>
          </w:rPr>
          <w:t xml:space="preserve"> It required only a little effort to convert the conventions I use in my </w:t>
        </w:r>
        <w:r w:rsidRPr="007C437A">
          <w:rPr>
            <w:rPrChange w:id="10757" w:author="Arthur Parmentier" w:date="2020-06-07T15:27:00Z">
              <w:rPr/>
            </w:rPrChange>
          </w:rPr>
          <w:lastRenderedPageBreak/>
          <w:t>OSC</w:t>
        </w:r>
      </w:ins>
      <w:ins w:id="10758" w:author="Arthur Parmentier" w:date="2020-06-05T01:01:00Z">
        <w:r w:rsidRPr="007C437A">
          <w:rPr>
            <w:rPrChange w:id="10759" w:author="Arthur Parmentier" w:date="2020-06-07T15:27:00Z">
              <w:rPr/>
            </w:rPrChange>
          </w:rPr>
          <w:t xml:space="preserve"> commands to match the LiveOSC format. </w:t>
        </w:r>
      </w:ins>
      <w:ins w:id="10760" w:author="Arthur Parmentier" w:date="2020-06-05T01:03:00Z">
        <w:r w:rsidRPr="007C437A">
          <w:rPr>
            <w:rPrChange w:id="10761" w:author="Arthur Parmentier" w:date="2020-06-07T15:27:00Z">
              <w:rPr/>
            </w:rPrChange>
          </w:rPr>
          <w:t xml:space="preserve">By synchronizing </w:t>
        </w:r>
      </w:ins>
      <w:ins w:id="10762" w:author="Arthur Parmentier" w:date="2020-06-05T01:01:00Z">
        <w:r w:rsidRPr="007C437A">
          <w:rPr>
            <w:rPrChange w:id="10763" w:author="Arthur Parmentier" w:date="2020-06-07T15:27:00Z">
              <w:rPr/>
            </w:rPrChange>
          </w:rPr>
          <w:t xml:space="preserve">all the clips </w:t>
        </w:r>
      </w:ins>
      <w:ins w:id="10764" w:author="Arthur Parmentier" w:date="2020-06-05T01:02:00Z">
        <w:r w:rsidRPr="007C437A">
          <w:rPr>
            <w:rPrChange w:id="10765" w:author="Arthur Parmentier" w:date="2020-06-07T15:27:00Z">
              <w:rPr/>
            </w:rPrChange>
          </w:rPr>
          <w:t>at the same tempo and metric</w:t>
        </w:r>
      </w:ins>
      <w:ins w:id="10766" w:author="Arthur Parmentier" w:date="2020-06-05T01:01:00Z">
        <w:r w:rsidRPr="007C437A">
          <w:rPr>
            <w:rPrChange w:id="10767" w:author="Arthur Parmentier" w:date="2020-06-07T15:27:00Z">
              <w:rPr/>
            </w:rPrChange>
          </w:rPr>
          <w:t xml:space="preserve">, </w:t>
        </w:r>
      </w:ins>
      <w:ins w:id="10768" w:author="Arthur Parmentier" w:date="2020-06-05T01:03:00Z">
        <w:r w:rsidRPr="007C437A">
          <w:rPr>
            <w:rPrChange w:id="10769" w:author="Arthur Parmentier" w:date="2020-06-07T15:27:00Z">
              <w:rPr/>
            </w:rPrChange>
          </w:rPr>
          <w:t>Live allowed me to c</w:t>
        </w:r>
      </w:ins>
      <w:ins w:id="10770" w:author="Arthur Parmentier" w:date="2020-06-05T01:04:00Z">
        <w:r w:rsidRPr="007C437A">
          <w:rPr>
            <w:rPrChange w:id="10771" w:author="Arthur Parmentier" w:date="2020-06-07T15:27:00Z">
              <w:rPr/>
            </w:rPrChange>
          </w:rPr>
          <w:t xml:space="preserve">reate a fun demo with very simple controls that </w:t>
        </w:r>
      </w:ins>
      <w:ins w:id="10772" w:author="Arthur Parmentier" w:date="2020-06-05T01:05:00Z">
        <w:r w:rsidRPr="007C437A">
          <w:rPr>
            <w:rPrChange w:id="10773" w:author="Arthur Parmentier" w:date="2020-06-07T15:27:00Z">
              <w:rPr/>
            </w:rPrChange>
          </w:rPr>
          <w:t>“sounds good” and can easily be modified and customized by the users.</w:t>
        </w:r>
      </w:ins>
    </w:p>
    <w:p w:rsidR="00E13FD2" w:rsidRPr="007C437A" w:rsidRDefault="00A911BE" w:rsidP="002453FD">
      <w:pPr>
        <w:rPr>
          <w:ins w:id="10774" w:author="Arthur Parmentier" w:date="2020-06-05T12:54:00Z"/>
          <w:rPrChange w:id="10775" w:author="Arthur Parmentier" w:date="2020-06-07T15:27:00Z">
            <w:rPr>
              <w:ins w:id="10776" w:author="Arthur Parmentier" w:date="2020-06-05T12:54:00Z"/>
            </w:rPr>
          </w:rPrChange>
        </w:rPr>
      </w:pPr>
      <w:ins w:id="10777" w:author="Arthur Parmentier" w:date="2020-06-05T12:38:00Z">
        <w:r w:rsidRPr="007C437A">
          <w:rPr>
            <w:rPrChange w:id="10778" w:author="Arthur Parmentier" w:date="2020-06-07T15:27:00Z">
              <w:rPr/>
            </w:rPrChange>
          </w:rPr>
          <w:t>However, t</w:t>
        </w:r>
      </w:ins>
      <w:ins w:id="10779" w:author="Arthur Parmentier" w:date="2020-06-05T01:07:00Z">
        <w:r w:rsidR="00E13FD2" w:rsidRPr="007C437A">
          <w:rPr>
            <w:rPrChange w:id="10780" w:author="Arthur Parmentier" w:date="2020-06-07T15:27:00Z">
              <w:rPr/>
            </w:rPrChange>
          </w:rPr>
          <w:t>he integration of SP commands could not be pushed very far into Live without more complex scripting</w:t>
        </w:r>
      </w:ins>
      <w:ins w:id="10781" w:author="Arthur Parmentier" w:date="2020-06-05T01:08:00Z">
        <w:r w:rsidR="00E13FD2" w:rsidRPr="007C437A">
          <w:rPr>
            <w:rPrChange w:id="10782" w:author="Arthur Parmentier" w:date="2020-06-07T15:27:00Z">
              <w:rPr/>
            </w:rPrChange>
          </w:rPr>
          <w:t xml:space="preserve"> by extending the LiveOSC API, or perhaps by using additional custom Max for Live scripts.</w:t>
        </w:r>
      </w:ins>
      <w:ins w:id="10783" w:author="Arthur Parmentier" w:date="2020-06-05T12:41:00Z">
        <w:r w:rsidRPr="007C437A">
          <w:rPr>
            <w:rPrChange w:id="10784" w:author="Arthur Parmentier" w:date="2020-06-07T15:27:00Z">
              <w:rPr/>
            </w:rPrChange>
          </w:rPr>
          <w:t xml:space="preserve"> For instance, in Live like in many DAWs, it is not possible to change dynamically the tempo of single elements, as they are built around a single timeline whose tempo is usually shared by all </w:t>
        </w:r>
      </w:ins>
      <w:ins w:id="10785" w:author="Arthur Parmentier" w:date="2020-06-05T12:42:00Z">
        <w:r w:rsidRPr="007C437A">
          <w:rPr>
            <w:rPrChange w:id="10786" w:author="Arthur Parmentier" w:date="2020-06-07T15:27:00Z">
              <w:rPr/>
            </w:rPrChange>
          </w:rPr>
          <w:t>clips.</w:t>
        </w:r>
      </w:ins>
      <w:ins w:id="10787" w:author="Arthur Parmentier" w:date="2020-06-05T01:11:00Z">
        <w:r w:rsidR="00E13FD2" w:rsidRPr="007C437A">
          <w:rPr>
            <w:rPrChange w:id="10788" w:author="Arthur Parmentier" w:date="2020-06-07T15:27:00Z">
              <w:rPr/>
            </w:rPrChange>
          </w:rPr>
          <w:br/>
        </w:r>
      </w:ins>
      <w:ins w:id="10789" w:author="Arthur Parmentier" w:date="2020-06-05T01:10:00Z">
        <w:r w:rsidR="00E13FD2" w:rsidRPr="007C437A">
          <w:rPr>
            <w:rPrChange w:id="10790" w:author="Arthur Parmentier" w:date="2020-06-07T15:27:00Z">
              <w:rPr/>
            </w:rPrChange>
          </w:rPr>
          <w:t xml:space="preserve">This is </w:t>
        </w:r>
      </w:ins>
      <w:ins w:id="10791" w:author="Arthur Parmentier" w:date="2020-06-05T12:42:00Z">
        <w:r w:rsidRPr="007C437A">
          <w:rPr>
            <w:rPrChange w:id="10792" w:author="Arthur Parmentier" w:date="2020-06-07T15:27:00Z">
              <w:rPr/>
            </w:rPrChange>
          </w:rPr>
          <w:t xml:space="preserve">a very useful and ergonomic design choice for many use case but clearly is a limit to one of the most basic </w:t>
        </w:r>
      </w:ins>
      <w:ins w:id="10793" w:author="Arthur Parmentier" w:date="2020-06-05T12:43:00Z">
        <w:r w:rsidRPr="007C437A">
          <w:rPr>
            <w:rPrChange w:id="10794" w:author="Arthur Parmentier" w:date="2020-06-07T15:27:00Z">
              <w:rPr/>
            </w:rPrChange>
          </w:rPr>
          <w:t>element of composition in SP</w:t>
        </w:r>
      </w:ins>
      <w:ins w:id="10795" w:author="Arthur Parmentier" w:date="2020-06-05T01:11:00Z">
        <w:r w:rsidR="00E13FD2" w:rsidRPr="007C437A">
          <w:rPr>
            <w:rPrChange w:id="10796" w:author="Arthur Parmentier" w:date="2020-06-07T15:27:00Z">
              <w:rPr/>
            </w:rPrChange>
          </w:rPr>
          <w:t xml:space="preserve">. Some extended research showed me that </w:t>
        </w:r>
      </w:ins>
      <w:ins w:id="10797" w:author="Arthur Parmentier" w:date="2020-06-05T01:12:00Z">
        <w:r w:rsidR="00E13FD2" w:rsidRPr="007C437A">
          <w:rPr>
            <w:rPrChange w:id="10798" w:author="Arthur Parmentier" w:date="2020-06-07T15:27:00Z">
              <w:rPr/>
            </w:rPrChange>
          </w:rPr>
          <w:t xml:space="preserve">there would be some workarounds change the tempo of a single clip of scene from within their </w:t>
        </w:r>
      </w:ins>
      <w:ins w:id="10799" w:author="Arthur Parmentier" w:date="2020-06-05T01:13:00Z">
        <w:r w:rsidR="00E13FD2" w:rsidRPr="007C437A">
          <w:rPr>
            <w:rPrChange w:id="10800" w:author="Arthur Parmentier" w:date="2020-06-07T15:27:00Z">
              <w:rPr/>
            </w:rPrChange>
          </w:rPr>
          <w:t>naming</w:t>
        </w:r>
      </w:ins>
      <w:ins w:id="10801" w:author="Arthur Parmentier" w:date="2020-06-05T01:12:00Z">
        <w:r w:rsidR="00E13FD2" w:rsidRPr="007C437A">
          <w:rPr>
            <w:rPrChange w:id="10802" w:author="Arthur Parmentier" w:date="2020-06-07T15:27:00Z">
              <w:rPr/>
            </w:rPrChange>
          </w:rPr>
          <w:t>, which would make it a better tool than other DAWs in which multiple tempos are</w:t>
        </w:r>
      </w:ins>
      <w:ins w:id="10803" w:author="Arthur Parmentier" w:date="2020-06-05T01:13:00Z">
        <w:r w:rsidR="00E13FD2" w:rsidRPr="007C437A">
          <w:rPr>
            <w:rPrChange w:id="10804" w:author="Arthur Parmentier" w:date="2020-06-07T15:27:00Z">
              <w:rPr/>
            </w:rPrChange>
          </w:rPr>
          <w:t xml:space="preserve"> almost never found. But getting into those modifications in real time would </w:t>
        </w:r>
      </w:ins>
      <w:ins w:id="10805" w:author="Arthur Parmentier" w:date="2020-06-05T12:43:00Z">
        <w:r w:rsidRPr="007C437A">
          <w:rPr>
            <w:rPrChange w:id="10806" w:author="Arthur Parmentier" w:date="2020-06-07T15:27:00Z">
              <w:rPr/>
            </w:rPrChange>
          </w:rPr>
          <w:t xml:space="preserve">require a very deep “hack” into Live that I could not afford </w:t>
        </w:r>
      </w:ins>
      <w:ins w:id="10807" w:author="Arthur Parmentier" w:date="2020-06-05T12:44:00Z">
        <w:r w:rsidRPr="007C437A">
          <w:rPr>
            <w:rPrChange w:id="10808" w:author="Arthur Parmentier" w:date="2020-06-07T15:27:00Z">
              <w:rPr/>
            </w:rPrChange>
          </w:rPr>
          <w:t>spending time on in the frame of this project; also given that Live is a proprietary software that would maybe not be the most popular c</w:t>
        </w:r>
      </w:ins>
      <w:ins w:id="10809" w:author="Arthur Parmentier" w:date="2020-06-05T12:45:00Z">
        <w:r w:rsidRPr="007C437A">
          <w:rPr>
            <w:rPrChange w:id="10810" w:author="Arthur Parmentier" w:date="2020-06-07T15:27:00Z">
              <w:rPr/>
            </w:rPrChange>
          </w:rPr>
          <w:t>hoice among the community of performers and Soundpainting that I target with my tool.</w:t>
        </w:r>
      </w:ins>
    </w:p>
    <w:p w:rsidR="00AC4940" w:rsidRPr="007C437A" w:rsidRDefault="00AC4940" w:rsidP="00AC4940">
      <w:pPr>
        <w:pStyle w:val="Titre4"/>
        <w:rPr>
          <w:ins w:id="10811" w:author="Arthur Parmentier" w:date="2020-06-05T12:54:00Z"/>
          <w:rPrChange w:id="10812" w:author="Arthur Parmentier" w:date="2020-06-07T15:27:00Z">
            <w:rPr>
              <w:ins w:id="10813" w:author="Arthur Parmentier" w:date="2020-06-05T12:54:00Z"/>
            </w:rPr>
          </w:rPrChange>
        </w:rPr>
      </w:pPr>
      <w:ins w:id="10814" w:author="Arthur Parmentier" w:date="2020-06-05T12:58:00Z">
        <w:r w:rsidRPr="007C437A">
          <w:rPr>
            <w:rPrChange w:id="10815" w:author="Arthur Parmentier" w:date="2020-06-07T15:27:00Z">
              <w:rPr/>
            </w:rPrChange>
          </w:rPr>
          <w:t>The advantages of DAWs over Max</w:t>
        </w:r>
      </w:ins>
    </w:p>
    <w:p w:rsidR="00AC4940" w:rsidRPr="007C437A" w:rsidRDefault="00AC4940" w:rsidP="00AC4940">
      <w:pPr>
        <w:rPr>
          <w:ins w:id="10816" w:author="Arthur Parmentier" w:date="2020-06-05T13:41:00Z"/>
          <w:rPrChange w:id="10817" w:author="Arthur Parmentier" w:date="2020-06-07T15:27:00Z">
            <w:rPr>
              <w:ins w:id="10818" w:author="Arthur Parmentier" w:date="2020-06-05T13:41:00Z"/>
            </w:rPr>
          </w:rPrChange>
        </w:rPr>
      </w:pPr>
      <w:ins w:id="10819" w:author="Arthur Parmentier" w:date="2020-06-05T12:54:00Z">
        <w:r w:rsidRPr="007C437A">
          <w:rPr>
            <w:rPrChange w:id="10820" w:author="Arthur Parmentier" w:date="2020-06-07T15:27:00Z">
              <w:rPr/>
            </w:rPrChange>
          </w:rPr>
          <w:t>While searching for altern</w:t>
        </w:r>
      </w:ins>
      <w:ins w:id="10821" w:author="Arthur Parmentier" w:date="2020-06-05T12:55:00Z">
        <w:r w:rsidRPr="007C437A">
          <w:rPr>
            <w:rPrChange w:id="10822" w:author="Arthur Parmentier" w:date="2020-06-07T15:27:00Z">
              <w:rPr/>
            </w:rPrChange>
          </w:rPr>
          <w:t>atives to Ableton to implemen</w:t>
        </w:r>
      </w:ins>
      <w:ins w:id="10823" w:author="Arthur Parmentier" w:date="2020-06-05T12:57:00Z">
        <w:r w:rsidRPr="007C437A">
          <w:rPr>
            <w:rPrChange w:id="10824" w:author="Arthur Parmentier" w:date="2020-06-07T15:27:00Z">
              <w:rPr/>
            </w:rPrChange>
          </w:rPr>
          <w:t>t the virtual orchestra</w:t>
        </w:r>
      </w:ins>
      <w:ins w:id="10825" w:author="Arthur Parmentier" w:date="2020-06-05T12:58:00Z">
        <w:r w:rsidRPr="007C437A">
          <w:rPr>
            <w:rPrChange w:id="10826" w:author="Arthur Parmentier" w:date="2020-06-07T15:27:00Z">
              <w:rPr/>
            </w:rPrChange>
          </w:rPr>
          <w:t xml:space="preserve">, I realized that </w:t>
        </w:r>
      </w:ins>
      <w:ins w:id="10827" w:author="Arthur Parmentier" w:date="2020-06-05T12:59:00Z">
        <w:r w:rsidRPr="007C437A">
          <w:rPr>
            <w:rPrChange w:id="10828" w:author="Arthur Parmentier" w:date="2020-06-07T15:27:00Z">
              <w:rPr/>
            </w:rPrChange>
          </w:rPr>
          <w:t>most DAWs d</w:t>
        </w:r>
      </w:ins>
      <w:ins w:id="10829" w:author="Arthur Parmentier" w:date="2020-06-05T13:40:00Z">
        <w:r w:rsidR="00B9593F" w:rsidRPr="007C437A">
          <w:rPr>
            <w:rPrChange w:id="10830" w:author="Arthur Parmentier" w:date="2020-06-07T15:27:00Z">
              <w:rPr/>
            </w:rPrChange>
          </w:rPr>
          <w:t>o not have</w:t>
        </w:r>
      </w:ins>
      <w:ins w:id="10831" w:author="Arthur Parmentier" w:date="2020-06-05T12:59:00Z">
        <w:r w:rsidRPr="007C437A">
          <w:rPr>
            <w:rPrChange w:id="10832" w:author="Arthur Parmentier" w:date="2020-06-07T15:27:00Z">
              <w:rPr/>
            </w:rPrChange>
          </w:rPr>
          <w:t xml:space="preserve"> the flexibility that would </w:t>
        </w:r>
      </w:ins>
      <w:ins w:id="10833" w:author="Arthur Parmentier" w:date="2020-06-05T13:40:00Z">
        <w:r w:rsidR="00943D75" w:rsidRPr="007C437A">
          <w:rPr>
            <w:rPrChange w:id="10834" w:author="Arthur Parmentier" w:date="2020-06-07T15:27:00Z">
              <w:rPr/>
            </w:rPrChange>
          </w:rPr>
          <w:t>is</w:t>
        </w:r>
      </w:ins>
      <w:ins w:id="10835" w:author="Arthur Parmentier" w:date="2020-06-05T12:59:00Z">
        <w:r w:rsidRPr="007C437A">
          <w:rPr>
            <w:rPrChange w:id="10836" w:author="Arthur Parmentier" w:date="2020-06-07T15:27:00Z">
              <w:rPr/>
            </w:rPrChange>
          </w:rPr>
          <w:t xml:space="preserve"> required for composing in real-time with SP gestures</w:t>
        </w:r>
      </w:ins>
      <w:ins w:id="10837" w:author="Arthur Parmentier" w:date="2020-06-05T13:41:00Z">
        <w:r w:rsidR="00943D75" w:rsidRPr="007C437A">
          <w:rPr>
            <w:rPrChange w:id="10838" w:author="Arthur Parmentier" w:date="2020-06-07T15:27:00Z">
              <w:rPr/>
            </w:rPrChange>
          </w:rPr>
          <w:t>:</w:t>
        </w:r>
      </w:ins>
    </w:p>
    <w:p w:rsidR="00943D75" w:rsidRPr="007C437A" w:rsidRDefault="00943D75" w:rsidP="00943D75">
      <w:pPr>
        <w:pStyle w:val="Paragraphedeliste"/>
        <w:numPr>
          <w:ilvl w:val="0"/>
          <w:numId w:val="41"/>
        </w:numPr>
        <w:rPr>
          <w:ins w:id="10839" w:author="Arthur Parmentier" w:date="2020-06-05T13:41:00Z"/>
          <w:rPrChange w:id="10840" w:author="Arthur Parmentier" w:date="2020-06-07T15:27:00Z">
            <w:rPr>
              <w:ins w:id="10841" w:author="Arthur Parmentier" w:date="2020-06-05T13:41:00Z"/>
            </w:rPr>
          </w:rPrChange>
        </w:rPr>
      </w:pPr>
      <w:ins w:id="10842" w:author="Arthur Parmentier" w:date="2020-06-05T13:41:00Z">
        <w:r w:rsidRPr="007C437A">
          <w:rPr>
            <w:rPrChange w:id="10843" w:author="Arthur Parmentier" w:date="2020-06-07T15:27:00Z">
              <w:rPr/>
            </w:rPrChange>
          </w:rPr>
          <w:t>Working at several tempos</w:t>
        </w:r>
      </w:ins>
    </w:p>
    <w:p w:rsidR="00943D75" w:rsidRPr="007C437A" w:rsidRDefault="00943D75" w:rsidP="00943D75">
      <w:pPr>
        <w:pStyle w:val="Paragraphedeliste"/>
        <w:numPr>
          <w:ilvl w:val="0"/>
          <w:numId w:val="41"/>
        </w:numPr>
        <w:rPr>
          <w:ins w:id="10844" w:author="Arthur Parmentier" w:date="2020-06-05T13:42:00Z"/>
          <w:rPrChange w:id="10845" w:author="Arthur Parmentier" w:date="2020-06-07T15:27:00Z">
            <w:rPr>
              <w:ins w:id="10846" w:author="Arthur Parmentier" w:date="2020-06-05T13:42:00Z"/>
            </w:rPr>
          </w:rPrChange>
        </w:rPr>
      </w:pPr>
      <w:ins w:id="10847" w:author="Arthur Parmentier" w:date="2020-06-05T13:42:00Z">
        <w:r w:rsidRPr="007C437A">
          <w:rPr>
            <w:rPrChange w:id="10848" w:author="Arthur Parmentier" w:date="2020-06-07T15:27:00Z">
              <w:rPr/>
            </w:rPrChange>
          </w:rPr>
          <w:t>Looping things on the fly</w:t>
        </w:r>
      </w:ins>
    </w:p>
    <w:p w:rsidR="00943D75" w:rsidRPr="007C437A" w:rsidRDefault="00943D75" w:rsidP="00943D75">
      <w:pPr>
        <w:pStyle w:val="Paragraphedeliste"/>
        <w:numPr>
          <w:ilvl w:val="0"/>
          <w:numId w:val="41"/>
        </w:numPr>
        <w:rPr>
          <w:ins w:id="10849" w:author="Arthur Parmentier" w:date="2020-06-05T13:45:00Z"/>
          <w:rPrChange w:id="10850" w:author="Arthur Parmentier" w:date="2020-06-07T15:27:00Z">
            <w:rPr>
              <w:ins w:id="10851" w:author="Arthur Parmentier" w:date="2020-06-05T13:45:00Z"/>
            </w:rPr>
          </w:rPrChange>
        </w:rPr>
      </w:pPr>
      <w:ins w:id="10852" w:author="Arthur Parmentier" w:date="2020-06-05T13:44:00Z">
        <w:r w:rsidRPr="007C437A">
          <w:rPr>
            <w:rPrChange w:id="10853" w:author="Arthur Parmentier" w:date="2020-06-07T15:27:00Z">
              <w:rPr/>
            </w:rPrChange>
          </w:rPr>
          <w:t>Working with continuous frequencies (in contrast with quantized pitches in the frequency domain) for glissandos</w:t>
        </w:r>
      </w:ins>
      <w:ins w:id="10854" w:author="Arthur Parmentier" w:date="2020-06-05T13:45:00Z">
        <w:r w:rsidRPr="007C437A">
          <w:rPr>
            <w:rPrChange w:id="10855" w:author="Arthur Parmentier" w:date="2020-06-07T15:27:00Z">
              <w:rPr/>
            </w:rPrChange>
          </w:rPr>
          <w:t xml:space="preserve"> and pitch manipulation</w:t>
        </w:r>
      </w:ins>
    </w:p>
    <w:p w:rsidR="00943D75" w:rsidRPr="007C437A" w:rsidRDefault="00943D75" w:rsidP="00943D75">
      <w:pPr>
        <w:pStyle w:val="Paragraphedeliste"/>
        <w:numPr>
          <w:ilvl w:val="0"/>
          <w:numId w:val="41"/>
        </w:numPr>
        <w:rPr>
          <w:ins w:id="10856" w:author="Arthur Parmentier" w:date="2020-06-05T13:45:00Z"/>
          <w:rPrChange w:id="10857" w:author="Arthur Parmentier" w:date="2020-06-07T15:27:00Z">
            <w:rPr>
              <w:ins w:id="10858" w:author="Arthur Parmentier" w:date="2020-06-05T13:45:00Z"/>
            </w:rPr>
          </w:rPrChange>
        </w:rPr>
      </w:pPr>
      <w:ins w:id="10859" w:author="Arthur Parmentier" w:date="2020-06-05T13:45:00Z">
        <w:r w:rsidRPr="007C437A">
          <w:rPr>
            <w:rPrChange w:id="10860" w:author="Arthur Parmentier" w:date="2020-06-07T15:27:00Z">
              <w:rPr/>
            </w:rPrChange>
          </w:rPr>
          <w:t>Extension to generative methods that rely and real-time analysis of musical elements</w:t>
        </w:r>
      </w:ins>
    </w:p>
    <w:p w:rsidR="00943D75" w:rsidRPr="007C437A" w:rsidRDefault="00943D75" w:rsidP="00943D75">
      <w:pPr>
        <w:pStyle w:val="Paragraphedeliste"/>
        <w:numPr>
          <w:ilvl w:val="0"/>
          <w:numId w:val="41"/>
        </w:numPr>
        <w:rPr>
          <w:ins w:id="10861" w:author="Arthur Parmentier" w:date="2020-06-05T13:45:00Z"/>
          <w:rPrChange w:id="10862" w:author="Arthur Parmentier" w:date="2020-06-07T15:27:00Z">
            <w:rPr>
              <w:ins w:id="10863" w:author="Arthur Parmentier" w:date="2020-06-05T13:45:00Z"/>
            </w:rPr>
          </w:rPrChange>
        </w:rPr>
      </w:pPr>
      <w:ins w:id="10864" w:author="Arthur Parmentier" w:date="2020-06-05T13:45:00Z">
        <w:r w:rsidRPr="007C437A">
          <w:rPr>
            <w:rPrChange w:id="10865" w:author="Arthur Parmentier" w:date="2020-06-07T15:27:00Z">
              <w:rPr/>
            </w:rPrChange>
          </w:rPr>
          <w:t>…</w:t>
        </w:r>
      </w:ins>
    </w:p>
    <w:p w:rsidR="00943D75" w:rsidRPr="007C437A" w:rsidRDefault="00943D75" w:rsidP="00943D75">
      <w:pPr>
        <w:rPr>
          <w:ins w:id="10866" w:author="Arthur Parmentier" w:date="2020-06-05T13:47:00Z"/>
          <w:rPrChange w:id="10867" w:author="Arthur Parmentier" w:date="2020-06-07T15:27:00Z">
            <w:rPr>
              <w:ins w:id="10868" w:author="Arthur Parmentier" w:date="2020-06-05T13:47:00Z"/>
            </w:rPr>
          </w:rPrChange>
        </w:rPr>
      </w:pPr>
      <w:ins w:id="10869" w:author="Arthur Parmentier" w:date="2020-06-05T13:46:00Z">
        <w:r w:rsidRPr="007C437A">
          <w:rPr>
            <w:rPrChange w:id="10870" w:author="Arthur Parmentier" w:date="2020-06-07T15:27:00Z">
              <w:rPr/>
            </w:rPrChange>
          </w:rPr>
          <w:t>For many of these elements, Max/MSP looks like a better choice than DAWs</w:t>
        </w:r>
      </w:ins>
      <w:ins w:id="10871" w:author="Arthur Parmentier" w:date="2020-06-05T13:47:00Z">
        <w:r w:rsidRPr="007C437A">
          <w:rPr>
            <w:rPrChange w:id="10872" w:author="Arthur Parmentier" w:date="2020-06-07T15:27:00Z">
              <w:rPr/>
            </w:rPrChange>
          </w:rPr>
          <w:t xml:space="preserve"> because of its packages and objects dedicated to these features.</w:t>
        </w:r>
      </w:ins>
    </w:p>
    <w:p w:rsidR="00943D75" w:rsidRPr="007C437A" w:rsidRDefault="00943D75" w:rsidP="00943D75">
      <w:pPr>
        <w:rPr>
          <w:ins w:id="10873" w:author="Arthur Parmentier" w:date="2020-06-05T13:50:00Z"/>
          <w:rPrChange w:id="10874" w:author="Arthur Parmentier" w:date="2020-06-07T15:27:00Z">
            <w:rPr>
              <w:ins w:id="10875" w:author="Arthur Parmentier" w:date="2020-06-05T13:50:00Z"/>
            </w:rPr>
          </w:rPrChange>
        </w:rPr>
      </w:pPr>
      <w:ins w:id="10876" w:author="Arthur Parmentier" w:date="2020-06-05T13:47:00Z">
        <w:r w:rsidRPr="007C437A">
          <w:rPr>
            <w:rPrChange w:id="10877" w:author="Arthur Parmentier" w:date="2020-06-07T15:27:00Z">
              <w:rPr/>
            </w:rPrChange>
          </w:rPr>
          <w:t xml:space="preserve">However, </w:t>
        </w:r>
      </w:ins>
      <w:ins w:id="10878" w:author="Arthur Parmentier" w:date="2020-06-05T13:50:00Z">
        <w:r w:rsidRPr="007C437A">
          <w:rPr>
            <w:rPrChange w:id="10879" w:author="Arthur Parmentier" w:date="2020-06-07T15:27:00Z">
              <w:rPr/>
            </w:rPrChange>
          </w:rPr>
          <w:t xml:space="preserve">DAWs offer high-level and ergonomic features that are not </w:t>
        </w:r>
        <w:r w:rsidR="0054171C" w:rsidRPr="007C437A">
          <w:rPr>
            <w:rPrChange w:id="10880" w:author="Arthur Parmentier" w:date="2020-06-07T15:27:00Z">
              <w:rPr/>
            </w:rPrChange>
          </w:rPr>
          <w:t>found into Max:</w:t>
        </w:r>
      </w:ins>
    </w:p>
    <w:p w:rsidR="0054171C" w:rsidRPr="007C437A" w:rsidRDefault="0054171C">
      <w:pPr>
        <w:pStyle w:val="Paragraphedeliste"/>
        <w:numPr>
          <w:ilvl w:val="0"/>
          <w:numId w:val="38"/>
        </w:numPr>
        <w:rPr>
          <w:ins w:id="10881" w:author="Arthur Parmentier" w:date="2020-06-05T01:14:00Z"/>
          <w:rPrChange w:id="10882" w:author="Arthur Parmentier" w:date="2020-06-07T15:27:00Z">
            <w:rPr>
              <w:ins w:id="10883" w:author="Arthur Parmentier" w:date="2020-06-05T01:14:00Z"/>
            </w:rPr>
          </w:rPrChange>
        </w:rPr>
        <w:pPrChange w:id="10884" w:author="Arthur Parmentier" w:date="2020-06-05T13:51:00Z">
          <w:pPr/>
        </w:pPrChange>
      </w:pPr>
      <w:ins w:id="10885" w:author="Arthur Parmentier" w:date="2020-06-05T13:51:00Z">
        <w:r w:rsidRPr="007C437A">
          <w:rPr>
            <w:rPrChange w:id="10886" w:author="Arthur Parmentier" w:date="2020-06-07T15:27:00Z">
              <w:rPr/>
            </w:rPrChange>
          </w:rPr>
          <w:t>Midi roll editor</w:t>
        </w:r>
      </w:ins>
    </w:p>
    <w:p w:rsidR="00E13FD2" w:rsidRPr="007C437A" w:rsidRDefault="00E13FD2">
      <w:pPr>
        <w:rPr>
          <w:ins w:id="10887" w:author="Arthur Parmentier" w:date="2020-05-18T17:06:00Z"/>
          <w:rPrChange w:id="10888" w:author="Arthur Parmentier" w:date="2020-06-07T15:27:00Z">
            <w:rPr>
              <w:ins w:id="10889" w:author="Arthur Parmentier" w:date="2020-05-18T17:06:00Z"/>
            </w:rPr>
          </w:rPrChange>
        </w:rPr>
        <w:pPrChange w:id="10890" w:author="Arthur Parmentier" w:date="2020-06-05T00:37:00Z">
          <w:pPr>
            <w:pStyle w:val="Titre2"/>
          </w:pPr>
        </w:pPrChange>
      </w:pPr>
    </w:p>
    <w:p w:rsidR="005522F0" w:rsidRPr="007C437A" w:rsidRDefault="005522F0" w:rsidP="005522F0">
      <w:pPr>
        <w:pStyle w:val="Titre2"/>
        <w:rPr>
          <w:ins w:id="10891" w:author="Arthur Parmentier" w:date="2020-05-18T17:06:00Z"/>
          <w:rPrChange w:id="10892" w:author="Arthur Parmentier" w:date="2020-06-07T15:27:00Z">
            <w:rPr>
              <w:ins w:id="10893" w:author="Arthur Parmentier" w:date="2020-05-18T17:06:00Z"/>
            </w:rPr>
          </w:rPrChange>
        </w:rPr>
      </w:pPr>
      <w:bookmarkStart w:id="10894" w:name="_Toc42259108"/>
      <w:ins w:id="10895" w:author="Arthur Parmentier" w:date="2020-05-18T17:06:00Z">
        <w:r w:rsidRPr="007C437A">
          <w:rPr>
            <w:rPrChange w:id="10896" w:author="Arthur Parmentier" w:date="2020-06-07T15:27:00Z">
              <w:rPr/>
            </w:rPrChange>
          </w:rPr>
          <w:t>Performance</w:t>
        </w:r>
      </w:ins>
      <w:ins w:id="10897" w:author="Arthur Parmentier" w:date="2020-05-22T20:36:00Z">
        <w:r w:rsidR="001F0E95" w:rsidRPr="007C437A">
          <w:rPr>
            <w:rPrChange w:id="10898" w:author="Arthur Parmentier" w:date="2020-06-07T15:27:00Z">
              <w:rPr/>
            </w:rPrChange>
          </w:rPr>
          <w:t xml:space="preserve"> aspects</w:t>
        </w:r>
      </w:ins>
      <w:bookmarkEnd w:id="10894"/>
    </w:p>
    <w:p w:rsidR="005522F0" w:rsidRPr="007C437A" w:rsidRDefault="005522F0" w:rsidP="005522F0">
      <w:pPr>
        <w:pStyle w:val="Titre3"/>
        <w:rPr>
          <w:ins w:id="10899" w:author="Arthur Parmentier" w:date="2020-05-18T17:07:00Z"/>
          <w:rPrChange w:id="10900" w:author="Arthur Parmentier" w:date="2020-06-07T15:27:00Z">
            <w:rPr>
              <w:ins w:id="10901" w:author="Arthur Parmentier" w:date="2020-05-18T17:07:00Z"/>
            </w:rPr>
          </w:rPrChange>
        </w:rPr>
      </w:pPr>
      <w:bookmarkStart w:id="10902" w:name="_Toc42259109"/>
      <w:ins w:id="10903" w:author="Arthur Parmentier" w:date="2020-05-18T17:06:00Z">
        <w:r w:rsidRPr="007C437A">
          <w:rPr>
            <w:rPrChange w:id="10904" w:author="Arthur Parmentier" w:date="2020-06-07T15:27:00Z">
              <w:rPr/>
            </w:rPrChange>
          </w:rPr>
          <w:t xml:space="preserve">PoseNet and </w:t>
        </w:r>
      </w:ins>
      <w:ins w:id="10905" w:author="Arthur Parmentier" w:date="2020-05-22T12:18:00Z">
        <w:r w:rsidR="00E9747D" w:rsidRPr="007C437A">
          <w:rPr>
            <w:rPrChange w:id="10906" w:author="Arthur Parmentier" w:date="2020-06-07T15:27:00Z">
              <w:rPr/>
            </w:rPrChange>
          </w:rPr>
          <w:t>Wekinator</w:t>
        </w:r>
      </w:ins>
      <w:ins w:id="10907" w:author="Arthur Parmentier" w:date="2020-05-18T17:06:00Z">
        <w:r w:rsidRPr="007C437A">
          <w:rPr>
            <w:rPrChange w:id="10908" w:author="Arthur Parmentier" w:date="2020-06-07T15:27:00Z">
              <w:rPr/>
            </w:rPrChange>
          </w:rPr>
          <w:t xml:space="preserve"> settings</w:t>
        </w:r>
      </w:ins>
      <w:bookmarkEnd w:id="10902"/>
    </w:p>
    <w:p w:rsidR="002A1FE9" w:rsidRPr="007C437A" w:rsidRDefault="002A1FE9" w:rsidP="005522F0">
      <w:pPr>
        <w:rPr>
          <w:ins w:id="10909" w:author="Arthur Parmentier" w:date="2020-05-22T20:36:00Z"/>
          <w:rPrChange w:id="10910" w:author="Arthur Parmentier" w:date="2020-06-07T15:27:00Z">
            <w:rPr>
              <w:ins w:id="10911" w:author="Arthur Parmentier" w:date="2020-05-22T20:36:00Z"/>
            </w:rPr>
          </w:rPrChange>
        </w:rPr>
      </w:pPr>
      <w:ins w:id="10912" w:author="Arthur Parmentier" w:date="2020-05-22T20:36:00Z">
        <w:r w:rsidRPr="007C437A">
          <w:rPr>
            <w:rPrChange w:id="10913" w:author="Arthur Parmentier" w:date="2020-06-07T15:27:00Z">
              <w:rPr/>
            </w:rPrChange>
          </w:rPr>
          <w:t>As mentioned previously</w:t>
        </w:r>
      </w:ins>
      <w:ins w:id="10914" w:author="Arthur Parmentier" w:date="2020-05-22T23:32:00Z">
        <w:r w:rsidR="00A37563" w:rsidRPr="007C437A">
          <w:rPr>
            <w:rPrChange w:id="10915" w:author="Arthur Parmentier" w:date="2020-06-07T15:27:00Z">
              <w:rPr/>
            </w:rPrChange>
          </w:rPr>
          <w:t>, PoseNet as different parameters that influence its performances.</w:t>
        </w:r>
      </w:ins>
      <w:ins w:id="10916" w:author="Arthur Parmentier" w:date="2020-05-22T23:33:00Z">
        <w:r w:rsidR="00A37563" w:rsidRPr="007C437A">
          <w:rPr>
            <w:rPrChange w:id="10917" w:author="Arthur Parmentier" w:date="2020-06-07T15:27:00Z">
              <w:rPr/>
            </w:rPrChange>
          </w:rPr>
          <w:t xml:space="preserve"> It is however not obvious where lies the best compromise between accuracy and the</w:t>
        </w:r>
      </w:ins>
      <w:ins w:id="10918" w:author="Arthur Parmentier" w:date="2020-05-22T23:34:00Z">
        <w:r w:rsidR="00A37563" w:rsidRPr="007C437A">
          <w:rPr>
            <w:rPrChange w:id="10919" w:author="Arthur Parmentier" w:date="2020-06-07T15:27:00Z">
              <w:rPr/>
            </w:rPrChange>
          </w:rPr>
          <w:t xml:space="preserve"> number of poses processed by seconds (FPS).</w:t>
        </w:r>
      </w:ins>
      <w:ins w:id="10920" w:author="Arthur Parmentier" w:date="2020-05-22T23:40:00Z">
        <w:r w:rsidR="009940BE" w:rsidRPr="007C437A">
          <w:rPr>
            <w:rPrChange w:id="10921" w:author="Arthur Parmentier" w:date="2020-06-07T15:27:00Z">
              <w:rPr/>
            </w:rPrChange>
          </w:rPr>
          <w:t xml:space="preserve"> Let’s take a look </w:t>
        </w:r>
      </w:ins>
      <w:ins w:id="10922" w:author="Arthur Parmentier" w:date="2020-05-22T23:41:00Z">
        <w:r w:rsidR="009940BE" w:rsidRPr="007C437A">
          <w:rPr>
            <w:rPrChange w:id="10923" w:author="Arthur Parmentier" w:date="2020-06-07T15:27:00Z">
              <w:rPr/>
            </w:rPrChange>
          </w:rPr>
          <w:t xml:space="preserve">at how Wekinator processes its input to </w:t>
        </w:r>
      </w:ins>
      <w:ins w:id="10924" w:author="Arthur Parmentier" w:date="2020-05-22T23:42:00Z">
        <w:r w:rsidR="008542B7" w:rsidRPr="007C437A">
          <w:rPr>
            <w:rPrChange w:id="10925" w:author="Arthur Parmentier" w:date="2020-06-07T15:27:00Z">
              <w:rPr/>
            </w:rPrChange>
          </w:rPr>
          <w:t>identify</w:t>
        </w:r>
        <w:r w:rsidR="00185944" w:rsidRPr="007C437A">
          <w:rPr>
            <w:rPrChange w:id="10926" w:author="Arthur Parmentier" w:date="2020-06-07T15:27:00Z">
              <w:rPr/>
            </w:rPrChange>
          </w:rPr>
          <w:t xml:space="preserve"> the best settings for PoseNet.</w:t>
        </w:r>
      </w:ins>
    </w:p>
    <w:p w:rsidR="005522F0" w:rsidRPr="007C437A" w:rsidRDefault="005522F0" w:rsidP="005522F0">
      <w:pPr>
        <w:rPr>
          <w:ins w:id="10927" w:author="Arthur Parmentier" w:date="2020-05-20T19:53:00Z"/>
          <w:rPrChange w:id="10928" w:author="Arthur Parmentier" w:date="2020-06-07T15:27:00Z">
            <w:rPr>
              <w:ins w:id="10929" w:author="Arthur Parmentier" w:date="2020-05-20T19:53:00Z"/>
            </w:rPr>
          </w:rPrChange>
        </w:rPr>
      </w:pPr>
      <w:ins w:id="10930" w:author="Arthur Parmentier" w:date="2020-05-18T17:07:00Z">
        <w:r w:rsidRPr="007C437A">
          <w:rPr>
            <w:rPrChange w:id="10931" w:author="Arthur Parmentier" w:date="2020-06-07T15:27:00Z">
              <w:rPr/>
            </w:rPrChange>
          </w:rPr>
          <w:lastRenderedPageBreak/>
          <w:t>We know that</w:t>
        </w:r>
      </w:ins>
      <w:ins w:id="10932" w:author="Arthur Parmentier" w:date="2020-05-22T20:15:00Z">
        <w:r w:rsidR="00FF217B" w:rsidRPr="007C437A">
          <w:rPr>
            <w:rPrChange w:id="10933" w:author="Arthur Parmentier" w:date="2020-06-07T15:27:00Z">
              <w:rPr/>
            </w:rPrChange>
          </w:rPr>
          <w:t xml:space="preserve"> by default,</w:t>
        </w:r>
      </w:ins>
      <w:ins w:id="10934" w:author="Arthur Parmentier" w:date="2020-05-18T17:07:00Z">
        <w:r w:rsidRPr="007C437A">
          <w:rPr>
            <w:rPrChange w:id="10935" w:author="Arthur Parmentier" w:date="2020-06-07T15:27:00Z">
              <w:rPr/>
            </w:rPrChange>
          </w:rPr>
          <w:t xml:space="preserve"> </w:t>
        </w:r>
      </w:ins>
      <w:ins w:id="10936" w:author="Arthur Parmentier" w:date="2020-05-22T12:18:00Z">
        <w:r w:rsidR="00E9747D" w:rsidRPr="007C437A">
          <w:rPr>
            <w:rPrChange w:id="10937" w:author="Arthur Parmentier" w:date="2020-06-07T15:27:00Z">
              <w:rPr/>
            </w:rPrChange>
          </w:rPr>
          <w:t>Wekinator</w:t>
        </w:r>
      </w:ins>
      <w:ins w:id="10938" w:author="Arthur Parmentier" w:date="2020-05-22T20:15:00Z">
        <w:r w:rsidR="00FF217B" w:rsidRPr="007C437A">
          <w:rPr>
            <w:rPrChange w:id="10939" w:author="Arthur Parmentier" w:date="2020-06-07T15:27:00Z">
              <w:rPr/>
            </w:rPrChange>
          </w:rPr>
          <w:t>’s DTW</w:t>
        </w:r>
      </w:ins>
      <w:ins w:id="10940" w:author="Arthur Parmentier" w:date="2020-05-18T17:07:00Z">
        <w:r w:rsidRPr="007C437A">
          <w:rPr>
            <w:rPrChange w:id="10941" w:author="Arthur Parmentier" w:date="2020-06-07T15:27:00Z">
              <w:rPr/>
            </w:rPrChange>
          </w:rPr>
          <w:t xml:space="preserve"> is downsampling </w:t>
        </w:r>
      </w:ins>
      <w:ins w:id="10942" w:author="Arthur Parmentier" w:date="2020-05-22T20:15:00Z">
        <w:r w:rsidR="00FF217B" w:rsidRPr="007C437A">
          <w:rPr>
            <w:rPrChange w:id="10943" w:author="Arthur Parmentier" w:date="2020-06-07T15:27:00Z">
              <w:rPr/>
            </w:rPrChange>
          </w:rPr>
          <w:t>the data rate</w:t>
        </w:r>
      </w:ins>
      <w:ins w:id="10944" w:author="Arthur Parmentier" w:date="2020-05-18T17:07:00Z">
        <w:r w:rsidRPr="007C437A">
          <w:rPr>
            <w:rPrChange w:id="10945" w:author="Arthur Parmentier" w:date="2020-06-07T15:27:00Z">
              <w:rPr/>
            </w:rPrChange>
          </w:rPr>
          <w:t xml:space="preserve"> to improve the DTW speed, such that the best compromise in performance and accuracy is to keep the number of FPS just below what </w:t>
        </w:r>
      </w:ins>
      <w:ins w:id="10946" w:author="Arthur Parmentier" w:date="2020-05-22T12:18:00Z">
        <w:r w:rsidR="00E9747D" w:rsidRPr="007C437A">
          <w:rPr>
            <w:rPrChange w:id="10947" w:author="Arthur Parmentier" w:date="2020-06-07T15:27:00Z">
              <w:rPr/>
            </w:rPrChange>
          </w:rPr>
          <w:t>Wekinator</w:t>
        </w:r>
      </w:ins>
      <w:ins w:id="10948" w:author="Arthur Parmentier" w:date="2020-05-18T17:07:00Z">
        <w:r w:rsidRPr="007C437A">
          <w:rPr>
            <w:rPrChange w:id="10949" w:author="Arthur Parmentier" w:date="2020-06-07T15:27:00Z">
              <w:rPr/>
            </w:rPrChange>
          </w:rPr>
          <w:t xml:space="preserve"> can handle without downsampling for a sequence of 2 seconds</w:t>
        </w:r>
        <w:r w:rsidRPr="007C437A">
          <w:rPr>
            <w:rStyle w:val="Appelnotedebasdep"/>
            <w:rPrChange w:id="10950" w:author="Arthur Parmentier" w:date="2020-06-07T15:27:00Z">
              <w:rPr>
                <w:rStyle w:val="Appelnotedebasdep"/>
              </w:rPr>
            </w:rPrChange>
          </w:rPr>
          <w:footnoteReference w:id="61"/>
        </w:r>
        <w:r w:rsidRPr="007C437A">
          <w:rPr>
            <w:rPrChange w:id="10956" w:author="Arthur Parmentier" w:date="2020-06-07T15:27:00Z">
              <w:rPr/>
            </w:rPrChange>
          </w:rPr>
          <w:t xml:space="preserve">. With </w:t>
        </w:r>
      </w:ins>
      <w:ins w:id="10957" w:author="Arthur Parmentier" w:date="2020-05-22T12:18:00Z">
        <w:r w:rsidR="00E9747D" w:rsidRPr="007C437A">
          <w:rPr>
            <w:rPrChange w:id="10958" w:author="Arthur Parmentier" w:date="2020-06-07T15:27:00Z">
              <w:rPr/>
            </w:rPrChange>
          </w:rPr>
          <w:t>Wekinator</w:t>
        </w:r>
      </w:ins>
      <w:ins w:id="10959" w:author="Arthur Parmentier" w:date="2020-05-18T17:07:00Z">
        <w:r w:rsidRPr="007C437A">
          <w:rPr>
            <w:rPrChange w:id="10960" w:author="Arthur Parmentier" w:date="2020-06-07T15:27:00Z">
              <w:rPr/>
            </w:rPrChange>
          </w:rPr>
          <w:t>’s default settings (max sequence size = 10), the ideal number of FPS is 5</w:t>
        </w:r>
        <w:r w:rsidRPr="007C437A">
          <w:rPr>
            <w:rStyle w:val="Appelnotedebasdep"/>
            <w:rPrChange w:id="10961" w:author="Arthur Parmentier" w:date="2020-06-07T15:27:00Z">
              <w:rPr>
                <w:rStyle w:val="Appelnotedebasdep"/>
              </w:rPr>
            </w:rPrChange>
          </w:rPr>
          <w:footnoteReference w:id="62"/>
        </w:r>
        <w:r w:rsidRPr="007C437A">
          <w:rPr>
            <w:rPrChange w:id="10964" w:author="Arthur Parmentier" w:date="2020-06-07T15:27:00Z">
              <w:rPr/>
            </w:rPrChange>
          </w:rPr>
          <w:t xml:space="preserve">. On a fast computer, it would be worth to change </w:t>
        </w:r>
      </w:ins>
      <w:ins w:id="10965" w:author="Arthur Parmentier" w:date="2020-05-22T12:18:00Z">
        <w:r w:rsidR="00E9747D" w:rsidRPr="007C437A">
          <w:rPr>
            <w:rPrChange w:id="10966" w:author="Arthur Parmentier" w:date="2020-06-07T15:27:00Z">
              <w:rPr/>
            </w:rPrChange>
          </w:rPr>
          <w:t>Wekinator</w:t>
        </w:r>
      </w:ins>
      <w:ins w:id="10967" w:author="Arthur Parmentier" w:date="2020-05-18T17:07:00Z">
        <w:r w:rsidRPr="007C437A">
          <w:rPr>
            <w:rPrChange w:id="10968" w:author="Arthur Parmentier" w:date="2020-06-07T15:27:00Z">
              <w:rPr/>
            </w:rPrChange>
          </w:rPr>
          <w:t>’s default max sequence length to 20-</w:t>
        </w:r>
      </w:ins>
      <w:ins w:id="10969" w:author="Arthur Parmentier" w:date="2020-05-22T23:42:00Z">
        <w:r w:rsidR="009940BE" w:rsidRPr="007C437A">
          <w:rPr>
            <w:rPrChange w:id="10970" w:author="Arthur Parmentier" w:date="2020-06-07T15:27:00Z">
              <w:rPr/>
            </w:rPrChange>
          </w:rPr>
          <w:t>4</w:t>
        </w:r>
      </w:ins>
      <w:ins w:id="10971" w:author="Arthur Parmentier" w:date="2020-05-18T17:07:00Z">
        <w:r w:rsidRPr="007C437A">
          <w:rPr>
            <w:rPrChange w:id="10972" w:author="Arthur Parmentier" w:date="2020-06-07T15:27:00Z">
              <w:rPr/>
            </w:rPrChange>
          </w:rPr>
          <w:t>0 and run with around 10-</w:t>
        </w:r>
      </w:ins>
      <w:ins w:id="10973" w:author="Arthur Parmentier" w:date="2020-05-22T23:42:00Z">
        <w:r w:rsidR="009940BE" w:rsidRPr="007C437A">
          <w:rPr>
            <w:rPrChange w:id="10974" w:author="Arthur Parmentier" w:date="2020-06-07T15:27:00Z">
              <w:rPr/>
            </w:rPrChange>
          </w:rPr>
          <w:t>20</w:t>
        </w:r>
      </w:ins>
      <w:ins w:id="10975" w:author="Arthur Parmentier" w:date="2020-05-18T17:07:00Z">
        <w:r w:rsidRPr="007C437A">
          <w:rPr>
            <w:rPrChange w:id="10976" w:author="Arthur Parmentier" w:date="2020-06-07T15:27:00Z">
              <w:rPr/>
            </w:rPrChange>
          </w:rPr>
          <w:t xml:space="preserve"> FPS, which have proven to be more than enough for SP recognition or disable downsampling.</w:t>
        </w:r>
      </w:ins>
    </w:p>
    <w:p w:rsidR="00F02080" w:rsidRPr="007C437A" w:rsidRDefault="00DF2E6B" w:rsidP="005522F0">
      <w:pPr>
        <w:rPr>
          <w:ins w:id="10977" w:author="Arthur Parmentier" w:date="2020-05-22T23:50:00Z"/>
          <w:rPrChange w:id="10978" w:author="Arthur Parmentier" w:date="2020-06-07T15:27:00Z">
            <w:rPr>
              <w:ins w:id="10979" w:author="Arthur Parmentier" w:date="2020-05-22T23:50:00Z"/>
            </w:rPr>
          </w:rPrChange>
        </w:rPr>
      </w:pPr>
      <w:ins w:id="10980" w:author="Arthur Parmentier" w:date="2020-05-22T23:43:00Z">
        <w:r w:rsidRPr="007C437A">
          <w:rPr>
            <w:rPrChange w:id="10981" w:author="Arthur Parmentier" w:date="2020-06-07T15:27:00Z">
              <w:rPr/>
            </w:rPrChange>
          </w:rPr>
          <w:t>An</w:t>
        </w:r>
      </w:ins>
      <w:ins w:id="10982" w:author="Arthur Parmentier" w:date="2020-05-22T23:44:00Z">
        <w:r w:rsidRPr="007C437A">
          <w:rPr>
            <w:rPrChange w:id="10983" w:author="Arthur Parmentier" w:date="2020-06-07T15:27:00Z">
              <w:rPr/>
            </w:rPrChange>
          </w:rPr>
          <w:t xml:space="preserve">other question that would yet still need to be addressed is whether using very different rates for PoseNet among the </w:t>
        </w:r>
      </w:ins>
      <w:ins w:id="10984" w:author="Arthur Parmentier" w:date="2020-05-22T23:45:00Z">
        <w:r w:rsidRPr="007C437A">
          <w:rPr>
            <w:rPrChange w:id="10985" w:author="Arthur Parmentier" w:date="2020-06-07T15:27:00Z">
              <w:rPr/>
            </w:rPrChange>
          </w:rPr>
          <w:t xml:space="preserve">training </w:t>
        </w:r>
      </w:ins>
      <w:ins w:id="10986" w:author="Arthur Parmentier" w:date="2020-05-22T23:44:00Z">
        <w:r w:rsidRPr="007C437A">
          <w:rPr>
            <w:rPrChange w:id="10987" w:author="Arthur Parmentier" w:date="2020-06-07T15:27:00Z">
              <w:rPr/>
            </w:rPrChange>
          </w:rPr>
          <w:t>dataset or between the training data</w:t>
        </w:r>
      </w:ins>
      <w:ins w:id="10988" w:author="Arthur Parmentier" w:date="2020-05-22T23:45:00Z">
        <w:r w:rsidRPr="007C437A">
          <w:rPr>
            <w:rPrChange w:id="10989" w:author="Arthur Parmentier" w:date="2020-06-07T15:27:00Z">
              <w:rPr/>
            </w:rPrChange>
          </w:rPr>
          <w:t>set</w:t>
        </w:r>
      </w:ins>
      <w:ins w:id="10990" w:author="Arthur Parmentier" w:date="2020-05-22T23:44:00Z">
        <w:r w:rsidRPr="007C437A">
          <w:rPr>
            <w:rPrChange w:id="10991" w:author="Arthur Parmentier" w:date="2020-06-07T15:27:00Z">
              <w:rPr/>
            </w:rPrChange>
          </w:rPr>
          <w:t xml:space="preserve"> and rea</w:t>
        </w:r>
      </w:ins>
      <w:ins w:id="10992" w:author="Arthur Parmentier" w:date="2020-05-22T23:45:00Z">
        <w:r w:rsidRPr="007C437A">
          <w:rPr>
            <w:rPrChange w:id="10993" w:author="Arthur Parmentier" w:date="2020-06-07T15:27:00Z">
              <w:rPr/>
            </w:rPrChange>
          </w:rPr>
          <w:t>l-time data would badly affect the performances of Wekinator DTW or not. Al</w:t>
        </w:r>
      </w:ins>
      <w:ins w:id="10994" w:author="Arthur Parmentier" w:date="2020-05-22T23:46:00Z">
        <w:r w:rsidRPr="007C437A">
          <w:rPr>
            <w:rPrChange w:id="10995" w:author="Arthur Parmentier" w:date="2020-06-07T15:27:00Z">
              <w:rPr/>
            </w:rPrChange>
          </w:rPr>
          <w:t>though DTW warps the sequence and should be able to match two sequences with a different data rate, they are still constraints on how</w:t>
        </w:r>
      </w:ins>
      <w:ins w:id="10996" w:author="Arthur Parmentier" w:date="2020-05-22T23:47:00Z">
        <w:r w:rsidRPr="007C437A">
          <w:rPr>
            <w:rPrChange w:id="10997" w:author="Arthur Parmentier" w:date="2020-06-07T15:27:00Z">
              <w:rPr/>
            </w:rPrChange>
          </w:rPr>
          <w:t xml:space="preserve"> far the algorithm looks forward in time to find a point that may match a s</w:t>
        </w:r>
      </w:ins>
      <w:ins w:id="10998" w:author="Arthur Parmentier" w:date="2020-05-22T23:48:00Z">
        <w:r w:rsidRPr="007C437A">
          <w:rPr>
            <w:rPrChange w:id="10999" w:author="Arthur Parmentier" w:date="2020-06-07T15:27:00Z">
              <w:rPr/>
            </w:rPrChange>
          </w:rPr>
          <w:t>equence in the training set and possibly on how much the sequence can be warped. These remarks are only speculative at the moment</w:t>
        </w:r>
      </w:ins>
      <w:ins w:id="11000" w:author="Arthur Parmentier" w:date="2020-05-22T23:49:00Z">
        <w:r w:rsidRPr="007C437A">
          <w:rPr>
            <w:rPrChange w:id="11001" w:author="Arthur Parmentier" w:date="2020-06-07T15:27:00Z">
              <w:rPr/>
            </w:rPrChange>
          </w:rPr>
          <w:t xml:space="preserve"> and are simply left here to warn the user and programmer about the possible limits of the FastDTW and its implementation in Wekinator that takes compromises in order to be fast enough for real-time </w:t>
        </w:r>
      </w:ins>
      <w:ins w:id="11002" w:author="Arthur Parmentier" w:date="2020-05-22T23:50:00Z">
        <w:r w:rsidRPr="007C437A">
          <w:rPr>
            <w:rPrChange w:id="11003" w:author="Arthur Parmentier" w:date="2020-06-07T15:27:00Z">
              <w:rPr/>
            </w:rPrChange>
          </w:rPr>
          <w:t>applications.</w:t>
        </w:r>
      </w:ins>
    </w:p>
    <w:p w:rsidR="00DF2E6B" w:rsidRPr="007C437A" w:rsidRDefault="00DF2E6B" w:rsidP="005522F0">
      <w:pPr>
        <w:rPr>
          <w:ins w:id="11004" w:author="Arthur Parmentier" w:date="2020-05-20T19:53:00Z"/>
          <w:rPrChange w:id="11005" w:author="Arthur Parmentier" w:date="2020-06-07T15:27:00Z">
            <w:rPr>
              <w:ins w:id="11006" w:author="Arthur Parmentier" w:date="2020-05-20T19:53:00Z"/>
            </w:rPr>
          </w:rPrChange>
        </w:rPr>
      </w:pPr>
      <w:ins w:id="11007" w:author="Arthur Parmentier" w:date="2020-05-22T23:50:00Z">
        <w:r w:rsidRPr="007C437A">
          <w:rPr>
            <w:rPrChange w:id="11008" w:author="Arthur Parmentier" w:date="2020-06-07T15:27:00Z">
              <w:rPr/>
            </w:rPrChange>
          </w:rPr>
          <w:t xml:space="preserve">It is also to be tested how does the performance of Wekinator changes with the </w:t>
        </w:r>
      </w:ins>
      <w:ins w:id="11009" w:author="Arthur Parmentier" w:date="2020-05-22T23:51:00Z">
        <w:r w:rsidRPr="007C437A">
          <w:rPr>
            <w:rPrChange w:id="11010" w:author="Arthur Parmentier" w:date="2020-06-07T15:27:00Z">
              <w:rPr/>
            </w:rPrChange>
          </w:rPr>
          <w:t>number</w:t>
        </w:r>
      </w:ins>
      <w:ins w:id="11011" w:author="Arthur Parmentier" w:date="2020-05-22T23:50:00Z">
        <w:r w:rsidRPr="007C437A">
          <w:rPr>
            <w:rPrChange w:id="11012" w:author="Arthur Parmentier" w:date="2020-06-07T15:27:00Z">
              <w:rPr/>
            </w:rPrChange>
          </w:rPr>
          <w:t xml:space="preserve"> of signs to be recognized. In the scope of this project, no more than </w:t>
        </w:r>
      </w:ins>
      <w:ins w:id="11013" w:author="Arthur Parmentier" w:date="2020-05-22T23:51:00Z">
        <w:r w:rsidRPr="007C437A">
          <w:rPr>
            <w:rPrChange w:id="11014" w:author="Arthur Parmentier" w:date="2020-06-07T15:27:00Z">
              <w:rPr/>
            </w:rPrChange>
          </w:rPr>
          <w:t xml:space="preserve">dozens of signs were tested but it is possible and likely that its performance (accuracy but </w:t>
        </w:r>
      </w:ins>
      <w:ins w:id="11015" w:author="Arthur Parmentier" w:date="2020-05-22T23:52:00Z">
        <w:r w:rsidRPr="007C437A">
          <w:rPr>
            <w:rPrChange w:id="11016" w:author="Arthur Parmentier" w:date="2020-06-07T15:27:00Z">
              <w:rPr/>
            </w:rPrChange>
          </w:rPr>
          <w:t>also speed)</w:t>
        </w:r>
      </w:ins>
      <w:ins w:id="11017" w:author="Arthur Parmentier" w:date="2020-05-22T23:51:00Z">
        <w:r w:rsidRPr="007C437A">
          <w:rPr>
            <w:rPrChange w:id="11018" w:author="Arthur Parmentier" w:date="2020-06-07T15:27:00Z">
              <w:rPr/>
            </w:rPrChange>
          </w:rPr>
          <w:t xml:space="preserve"> drops with the increas</w:t>
        </w:r>
      </w:ins>
      <w:ins w:id="11019" w:author="Arthur Parmentier" w:date="2020-05-22T23:52:00Z">
        <w:r w:rsidRPr="007C437A">
          <w:rPr>
            <w:rPrChange w:id="11020" w:author="Arthur Parmentier" w:date="2020-06-07T15:27:00Z">
              <w:rPr/>
            </w:rPrChange>
          </w:rPr>
          <w:t xml:space="preserve">e of the number of signs. These points should be investigated for future improvements of the tools, especially for working </w:t>
        </w:r>
      </w:ins>
      <w:ins w:id="11021" w:author="Arthur Parmentier" w:date="2020-05-22T23:53:00Z">
        <w:r w:rsidRPr="007C437A">
          <w:rPr>
            <w:rPrChange w:id="11022" w:author="Arthur Parmentier" w:date="2020-06-07T15:27:00Z">
              <w:rPr/>
            </w:rPrChange>
          </w:rPr>
          <w:t>with bigger sets of signs.</w:t>
        </w:r>
      </w:ins>
    </w:p>
    <w:p w:rsidR="00F02080" w:rsidRPr="007C437A" w:rsidRDefault="00F02080" w:rsidP="005522F0">
      <w:pPr>
        <w:rPr>
          <w:ins w:id="11023" w:author="Arthur Parmentier" w:date="2020-05-20T19:53:00Z"/>
          <w:rPrChange w:id="11024" w:author="Arthur Parmentier" w:date="2020-06-07T15:27:00Z">
            <w:rPr>
              <w:ins w:id="11025" w:author="Arthur Parmentier" w:date="2020-05-20T19:53:00Z"/>
            </w:rPr>
          </w:rPrChange>
        </w:rPr>
      </w:pPr>
    </w:p>
    <w:p w:rsidR="00F02080" w:rsidRPr="007C437A" w:rsidRDefault="00F02080" w:rsidP="005522F0">
      <w:pPr>
        <w:rPr>
          <w:ins w:id="11026" w:author="Arthur Parmentier" w:date="2020-05-20T19:53:00Z"/>
          <w:rPrChange w:id="11027" w:author="Arthur Parmentier" w:date="2020-06-07T15:27:00Z">
            <w:rPr>
              <w:ins w:id="11028" w:author="Arthur Parmentier" w:date="2020-05-20T19:53:00Z"/>
            </w:rPr>
          </w:rPrChange>
        </w:rPr>
      </w:pPr>
    </w:p>
    <w:p w:rsidR="00F02080" w:rsidRPr="007C437A" w:rsidRDefault="00F02080" w:rsidP="005522F0">
      <w:pPr>
        <w:rPr>
          <w:ins w:id="11029" w:author="Arthur Parmentier" w:date="2020-05-20T19:53:00Z"/>
          <w:rPrChange w:id="11030" w:author="Arthur Parmentier" w:date="2020-06-07T15:27:00Z">
            <w:rPr>
              <w:ins w:id="11031" w:author="Arthur Parmentier" w:date="2020-05-20T19:53:00Z"/>
            </w:rPr>
          </w:rPrChange>
        </w:rPr>
      </w:pPr>
    </w:p>
    <w:p w:rsidR="00F02080" w:rsidRPr="007C437A" w:rsidRDefault="00F02080" w:rsidP="00F02080">
      <w:pPr>
        <w:rPr>
          <w:ins w:id="11032" w:author="Arthur Parmentier" w:date="2020-05-20T19:53:00Z"/>
          <w:rPrChange w:id="11033" w:author="Arthur Parmentier" w:date="2020-06-07T15:27:00Z">
            <w:rPr>
              <w:ins w:id="11034" w:author="Arthur Parmentier" w:date="2020-05-20T19:53:00Z"/>
            </w:rPr>
          </w:rPrChange>
        </w:rPr>
      </w:pPr>
      <w:ins w:id="11035" w:author="Arthur Parmentier" w:date="2020-05-20T19:53:00Z">
        <w:r w:rsidRPr="007C437A">
          <w:rPr>
            <w:rPrChange w:id="11036" w:author="Arthur Parmentier" w:date="2020-06-07T15:27:00Z">
              <w:rPr/>
            </w:rPrChange>
          </w:rPr>
          <w:t>The qualitative improvement of the translation- &amp; rotation-invariant transformation was also observed during the initial tests with those 8 features by moving in space and taking slightly different orientations to the camera. However, the improvement given by the normalization of the body joints with respect to body dimensions is still to be tested with more users.</w:t>
        </w:r>
      </w:ins>
    </w:p>
    <w:p w:rsidR="00F02080" w:rsidRPr="007C437A" w:rsidRDefault="00EC0CDA">
      <w:pPr>
        <w:pStyle w:val="Titre3"/>
        <w:rPr>
          <w:ins w:id="11037" w:author="Arthur Parmentier" w:date="2020-05-18T17:07:00Z"/>
          <w:rPrChange w:id="11038" w:author="Arthur Parmentier" w:date="2020-06-07T15:27:00Z">
            <w:rPr>
              <w:ins w:id="11039" w:author="Arthur Parmentier" w:date="2020-05-18T17:07:00Z"/>
            </w:rPr>
          </w:rPrChange>
        </w:rPr>
        <w:pPrChange w:id="11040" w:author="Arthur Parmentier" w:date="2020-05-22T08:25:00Z">
          <w:pPr/>
        </w:pPrChange>
      </w:pPr>
      <w:bookmarkStart w:id="11041" w:name="_Toc42259110"/>
      <w:ins w:id="11042" w:author="Arthur Parmentier" w:date="2020-05-22T08:25:00Z">
        <w:r w:rsidRPr="007C437A">
          <w:rPr>
            <w:rPrChange w:id="11043" w:author="Arthur Parmentier" w:date="2020-06-07T15:27:00Z">
              <w:rPr/>
            </w:rPrChange>
          </w:rPr>
          <w:t>Threading</w:t>
        </w:r>
      </w:ins>
      <w:bookmarkEnd w:id="11041"/>
    </w:p>
    <w:p w:rsidR="005522F0" w:rsidRPr="007C437A" w:rsidRDefault="005522F0">
      <w:pPr>
        <w:rPr>
          <w:rPrChange w:id="11044" w:author="Arthur Parmentier" w:date="2020-06-07T15:27:00Z">
            <w:rPr/>
          </w:rPrChange>
        </w:rPr>
        <w:pPrChange w:id="11045" w:author="Arthur Parmentier" w:date="2020-05-18T17:07:00Z">
          <w:pPr>
            <w:pStyle w:val="Titre2"/>
          </w:pPr>
        </w:pPrChange>
      </w:pPr>
    </w:p>
    <w:p w:rsidR="00F25194" w:rsidRPr="007C437A" w:rsidRDefault="00F25194">
      <w:pPr>
        <w:pStyle w:val="Titre2"/>
        <w:rPr>
          <w:rPrChange w:id="11046" w:author="Arthur Parmentier" w:date="2020-06-07T15:27:00Z">
            <w:rPr/>
          </w:rPrChange>
        </w:rPr>
      </w:pPr>
      <w:del w:id="11047" w:author="Arthur Parmentier" w:date="2020-05-14T15:55:00Z">
        <w:r w:rsidRPr="007C437A" w:rsidDel="008E4BF0">
          <w:rPr>
            <w:rPrChange w:id="11048" w:author="Arthur Parmentier" w:date="2020-06-07T15:27:00Z">
              <w:rPr/>
            </w:rPrChange>
          </w:rPr>
          <w:lastRenderedPageBreak/>
          <w:delText xml:space="preserve">Part 6: </w:delText>
        </w:r>
      </w:del>
      <w:bookmarkStart w:id="11049" w:name="_Toc42259111"/>
      <w:r w:rsidRPr="007C437A">
        <w:rPr>
          <w:rPrChange w:id="11050" w:author="Arthur Parmentier" w:date="2020-06-07T15:27:00Z">
            <w:rPr/>
          </w:rPrChange>
        </w:rPr>
        <w:t>Learning</w:t>
      </w:r>
      <w:ins w:id="11051" w:author="Arthur Parmentier" w:date="2020-05-14T15:55:00Z">
        <w:r w:rsidR="008E4BF0" w:rsidRPr="007C437A">
          <w:rPr>
            <w:rPrChange w:id="11052" w:author="Arthur Parmentier" w:date="2020-06-07T15:27:00Z">
              <w:rPr/>
            </w:rPrChange>
          </w:rPr>
          <w:t xml:space="preserve"> in SP and numerical tool</w:t>
        </w:r>
      </w:ins>
      <w:bookmarkEnd w:id="11049"/>
      <w:del w:id="11053" w:author="Arthur Parmentier" w:date="2020-05-14T15:55:00Z">
        <w:r w:rsidRPr="007C437A" w:rsidDel="008E4BF0">
          <w:rPr>
            <w:rPrChange w:id="11054" w:author="Arthur Parmentier" w:date="2020-06-07T15:27:00Z">
              <w:rPr/>
            </w:rPrChange>
          </w:rPr>
          <w:delText xml:space="preserve"> mechanism (?)</w:delText>
        </w:r>
      </w:del>
    </w:p>
    <w:p w:rsidR="00604767" w:rsidRPr="007C437A" w:rsidRDefault="00604767">
      <w:pPr>
        <w:pStyle w:val="Titre2"/>
        <w:rPr>
          <w:rPrChange w:id="11055" w:author="Arthur Parmentier" w:date="2020-06-07T15:27:00Z">
            <w:rPr/>
          </w:rPrChange>
        </w:rPr>
        <w:pPrChange w:id="11056" w:author="Arthur Parmentier" w:date="2020-05-18T17:11:00Z">
          <w:pPr>
            <w:pStyle w:val="Titre1"/>
          </w:pPr>
        </w:pPrChange>
      </w:pPr>
      <w:bookmarkStart w:id="11057" w:name="_Toc42259112"/>
      <w:r w:rsidRPr="007C437A">
        <w:rPr>
          <w:rPrChange w:id="11058" w:author="Arthur Parmentier" w:date="2020-06-07T15:27:00Z">
            <w:rPr/>
          </w:rPrChange>
        </w:rPr>
        <w:t>Potential &amp; future of the tool</w:t>
      </w:r>
      <w:bookmarkEnd w:id="11057"/>
    </w:p>
    <w:p w:rsidR="00F7581A" w:rsidRPr="007C437A" w:rsidRDefault="007938BA" w:rsidP="00F7581A">
      <w:pPr>
        <w:pStyle w:val="Titre3"/>
        <w:rPr>
          <w:ins w:id="11059" w:author="Arthur Parmentier" w:date="2020-05-21T17:03:00Z"/>
          <w:rPrChange w:id="11060" w:author="Arthur Parmentier" w:date="2020-06-07T15:27:00Z">
            <w:rPr>
              <w:ins w:id="11061" w:author="Arthur Parmentier" w:date="2020-05-21T17:03:00Z"/>
            </w:rPr>
          </w:rPrChange>
        </w:rPr>
      </w:pPr>
      <w:bookmarkStart w:id="11062" w:name="_Toc42259113"/>
      <w:ins w:id="11063" w:author="Arthur Parmentier" w:date="2020-05-21T17:03:00Z">
        <w:r w:rsidRPr="007C437A">
          <w:rPr>
            <w:rPrChange w:id="11064" w:author="Arthur Parmentier" w:date="2020-06-07T15:27:00Z">
              <w:rPr/>
            </w:rPrChange>
          </w:rPr>
          <w:t>Emotion recognition</w:t>
        </w:r>
        <w:bookmarkEnd w:id="11062"/>
      </w:ins>
    </w:p>
    <w:p w:rsidR="007938BA" w:rsidRPr="007C437A" w:rsidRDefault="007938BA">
      <w:pPr>
        <w:pStyle w:val="Titre4"/>
        <w:rPr>
          <w:ins w:id="11065" w:author="Arthur Parmentier" w:date="2020-05-21T17:01:00Z"/>
          <w:rPrChange w:id="11066" w:author="Arthur Parmentier" w:date="2020-06-07T15:27:00Z">
            <w:rPr>
              <w:ins w:id="11067" w:author="Arthur Parmentier" w:date="2020-05-21T17:01:00Z"/>
            </w:rPr>
          </w:rPrChange>
        </w:rPr>
        <w:pPrChange w:id="11068" w:author="Arthur Parmentier" w:date="2020-05-21T17:03:00Z">
          <w:pPr>
            <w:pStyle w:val="Titre6"/>
          </w:pPr>
        </w:pPrChange>
      </w:pPr>
      <w:ins w:id="11069" w:author="Arthur Parmentier" w:date="2020-05-21T17:03:00Z">
        <w:r w:rsidRPr="007C437A">
          <w:rPr>
            <w:rPrChange w:id="11070" w:author="Arthur Parmentier" w:date="2020-06-07T15:27:00Z">
              <w:rPr/>
            </w:rPrChange>
          </w:rPr>
          <w:t xml:space="preserve">From PoseNet to building features for </w:t>
        </w:r>
      </w:ins>
      <w:ins w:id="11071" w:author="Arthur Parmentier" w:date="2020-05-21T17:04:00Z">
        <w:r w:rsidRPr="007C437A">
          <w:rPr>
            <w:rPrChange w:id="11072" w:author="Arthur Parmentier" w:date="2020-06-07T15:27:00Z">
              <w:rPr/>
            </w:rPrChange>
          </w:rPr>
          <w:t>recognizing emotions</w:t>
        </w:r>
      </w:ins>
      <w:ins w:id="11073" w:author="Arthur Parmentier" w:date="2020-05-21T17:17:00Z">
        <w:r w:rsidR="00E61559" w:rsidRPr="007C437A">
          <w:rPr>
            <w:rPrChange w:id="11074" w:author="Arthur Parmentier" w:date="2020-06-07T15:27:00Z">
              <w:rPr/>
            </w:rPrChange>
          </w:rPr>
          <w:t xml:space="preserve"> in body gestures</w:t>
        </w:r>
      </w:ins>
    </w:p>
    <w:p w:rsidR="00F7581A" w:rsidRPr="007C437A" w:rsidRDefault="00F7581A" w:rsidP="00F7581A">
      <w:pPr>
        <w:rPr>
          <w:ins w:id="11075" w:author="Arthur Parmentier" w:date="2020-05-21T17:01:00Z"/>
          <w:rPrChange w:id="11076" w:author="Arthur Parmentier" w:date="2020-06-07T15:27:00Z">
            <w:rPr>
              <w:ins w:id="11077" w:author="Arthur Parmentier" w:date="2020-05-21T17:01:00Z"/>
            </w:rPr>
          </w:rPrChange>
        </w:rPr>
      </w:pPr>
      <w:ins w:id="11078" w:author="Arthur Parmentier" w:date="2020-05-21T17:01:00Z">
        <w:r w:rsidRPr="007C437A">
          <w:rPr>
            <w:rPrChange w:id="11079" w:author="Arthur Parmentier" w:date="2020-06-07T15:27:00Z">
              <w:rPr/>
            </w:rPrChange>
          </w:rPr>
          <w:t>Although we discussed the choice of meaningful features for recognizing SP signs within the default SP mode, I would like to discuss the motion descriptors library for Max/MSP “Modosc”</w:t>
        </w:r>
        <w:r w:rsidRPr="007C437A">
          <w:rPr>
            <w:rStyle w:val="Appelnotedebasdep"/>
            <w:rPrChange w:id="11080" w:author="Arthur Parmentier" w:date="2020-06-07T15:27:00Z">
              <w:rPr>
                <w:rStyle w:val="Appelnotedebasdep"/>
              </w:rPr>
            </w:rPrChange>
          </w:rPr>
          <w:footnoteReference w:id="63"/>
        </w:r>
        <w:r w:rsidRPr="007C437A">
          <w:rPr>
            <w:rPrChange w:id="11089" w:author="Arthur Parmentier" w:date="2020-06-07T15:27:00Z">
              <w:rPr/>
            </w:rPrChange>
          </w:rPr>
          <w:t xml:space="preserve"> and its potential use in other SP modes.</w:t>
        </w:r>
      </w:ins>
    </w:p>
    <w:p w:rsidR="00F7581A" w:rsidRPr="007C437A" w:rsidRDefault="00F7581A" w:rsidP="00F7581A">
      <w:pPr>
        <w:rPr>
          <w:ins w:id="11090" w:author="Arthur Parmentier" w:date="2020-05-21T17:01:00Z"/>
          <w:rPrChange w:id="11091" w:author="Arthur Parmentier" w:date="2020-06-07T15:27:00Z">
            <w:rPr>
              <w:ins w:id="11092" w:author="Arthur Parmentier" w:date="2020-05-21T17:01:00Z"/>
            </w:rPr>
          </w:rPrChange>
        </w:rPr>
      </w:pPr>
      <w:ins w:id="11093" w:author="Arthur Parmentier" w:date="2020-05-21T17:01:00Z">
        <w:r w:rsidRPr="007C437A">
          <w:rPr>
            <w:rPrChange w:id="11094" w:author="Arthur Parmentier" w:date="2020-06-07T15:27:00Z">
              <w:rPr/>
            </w:rPrChange>
          </w:rPr>
          <w:t>Let’s look at the SP mode “shapeline”. In this mode, all gestures and signs made by the soundpainter (except the “exit” sign of the mode) are interpreted in a figurative way by the performers, i.e. in an iconic or suggestive way rather than in a symbolic way. For instance, the soundpainter could use his facial expressions to convey emotional content or imitate the throwing of a virtual ball in the space and let the performers interpret (abstractly and freely) the dynamics of the scene.</w:t>
        </w:r>
        <w:r w:rsidRPr="007C437A">
          <w:rPr>
            <w:rPrChange w:id="11095" w:author="Arthur Parmentier" w:date="2020-06-07T15:27:00Z">
              <w:rPr/>
            </w:rPrChange>
          </w:rPr>
          <w:br/>
          <w:t>Interpretation in such a mode, as we have seen previously, involves particular cultural knowledges as well as knowledges about emotions, facial expressions… whether they are cultural or not.</w:t>
        </w:r>
      </w:ins>
    </w:p>
    <w:p w:rsidR="00F7581A" w:rsidRPr="007C437A" w:rsidRDefault="00F7581A" w:rsidP="00F7581A">
      <w:pPr>
        <w:rPr>
          <w:ins w:id="11096" w:author="Arthur Parmentier" w:date="2020-05-21T17:01:00Z"/>
          <w:rPrChange w:id="11097" w:author="Arthur Parmentier" w:date="2020-06-07T15:27:00Z">
            <w:rPr>
              <w:ins w:id="11098" w:author="Arthur Parmentier" w:date="2020-05-21T17:01:00Z"/>
            </w:rPr>
          </w:rPrChange>
        </w:rPr>
      </w:pPr>
      <w:ins w:id="11099" w:author="Arthur Parmentier" w:date="2020-05-21T17:01:00Z">
        <w:r w:rsidRPr="007C437A">
          <w:rPr>
            <w:rPrChange w:id="11100" w:author="Arthur Parmentier" w:date="2020-06-07T15:27:00Z">
              <w:rPr/>
            </w:rPrChange>
          </w:rPr>
          <w:t>The EyesWeb project</w:t>
        </w:r>
        <w:r w:rsidRPr="007C437A">
          <w:rPr>
            <w:rStyle w:val="Appelnotedebasdep"/>
            <w:rPrChange w:id="11101" w:author="Arthur Parmentier" w:date="2020-06-07T15:27:00Z">
              <w:rPr>
                <w:rStyle w:val="Appelnotedebasdep"/>
              </w:rPr>
            </w:rPrChange>
          </w:rPr>
          <w:footnoteReference w:id="64"/>
        </w:r>
        <w:r w:rsidRPr="007C437A">
          <w:rPr>
            <w:rPrChange w:id="11106" w:author="Arthur Parmentier" w:date="2020-06-07T15:27:00Z">
              <w:rPr/>
            </w:rPrChange>
          </w:rPr>
          <w:t xml:space="preserve"> proposes several “expressive cues” for analyzing body movement and gestures in relation with their emotional content and creating models of interaction between gestures and musical languages, in analogy to what the mode “shapeline” offers in SP. Some of these cues are features such as the contraction index, fluidity, curvature of a movement, jerk (first derivative of the acceleration), symmetry with respect to different points of the body, directivity etc.</w:t>
        </w:r>
        <w:r w:rsidRPr="007C437A">
          <w:rPr>
            <w:rPrChange w:id="11107" w:author="Arthur Parmentier" w:date="2020-06-07T15:27:00Z">
              <w:rPr/>
            </w:rPrChange>
          </w:rPr>
          <w:br/>
          <w:t>Although the authors of the this system are not directly demonstrating that these are the features the cognitive system uses for triggering emotions</w:t>
        </w:r>
        <w:r w:rsidRPr="007C437A">
          <w:rPr>
            <w:rStyle w:val="Appelnotedebasdep"/>
            <w:rPrChange w:id="11108" w:author="Arthur Parmentier" w:date="2020-06-07T15:27:00Z">
              <w:rPr>
                <w:rStyle w:val="Appelnotedebasdep"/>
              </w:rPr>
            </w:rPrChange>
          </w:rPr>
          <w:footnoteReference w:id="65"/>
        </w:r>
        <w:r w:rsidRPr="007C437A">
          <w:rPr>
            <w:rPrChange w:id="11114" w:author="Arthur Parmentier" w:date="2020-06-07T15:27:00Z">
              <w:rPr/>
            </w:rPrChange>
          </w:rPr>
          <w:t xml:space="preserve"> , the experiments and interactive performances they present suggest that these features do capture some sense of the emotions conveyed through gestures.</w:t>
        </w:r>
      </w:ins>
    </w:p>
    <w:p w:rsidR="00F7581A" w:rsidRPr="007C437A" w:rsidRDefault="00F7581A" w:rsidP="00F7581A">
      <w:pPr>
        <w:rPr>
          <w:ins w:id="11115" w:author="Arthur Parmentier" w:date="2020-05-21T17:04:00Z"/>
          <w:rPrChange w:id="11116" w:author="Arthur Parmentier" w:date="2020-06-07T15:27:00Z">
            <w:rPr>
              <w:ins w:id="11117" w:author="Arthur Parmentier" w:date="2020-05-21T17:04:00Z"/>
            </w:rPr>
          </w:rPrChange>
        </w:rPr>
      </w:pPr>
      <w:ins w:id="11118" w:author="Arthur Parmentier" w:date="2020-05-21T17:01:00Z">
        <w:r w:rsidRPr="007C437A">
          <w:rPr>
            <w:rPrChange w:id="11119" w:author="Arthur Parmentier" w:date="2020-06-07T15:27:00Z">
              <w:rPr/>
            </w:rPrChange>
          </w:rPr>
          <w:t>In Max, the “Modosc” library allows for computing of some of these cues. In future extensions of the project, it would be relevant to explore simple interpretations of emotional contents through gestures with music or visuals contents in the shapeline mode based on such features for PoseNet, even though more performant models would probably come from non-interpretable machine learning models in the near future.</w:t>
        </w:r>
      </w:ins>
    </w:p>
    <w:p w:rsidR="007938BA" w:rsidRPr="007C437A" w:rsidRDefault="007938BA" w:rsidP="007938BA">
      <w:pPr>
        <w:pStyle w:val="Titre4"/>
        <w:rPr>
          <w:ins w:id="11120" w:author="Arthur Parmentier" w:date="2020-05-21T17:09:00Z"/>
          <w:rPrChange w:id="11121" w:author="Arthur Parmentier" w:date="2020-06-07T15:27:00Z">
            <w:rPr>
              <w:ins w:id="11122" w:author="Arthur Parmentier" w:date="2020-05-21T17:09:00Z"/>
            </w:rPr>
          </w:rPrChange>
        </w:rPr>
      </w:pPr>
      <w:ins w:id="11123" w:author="Arthur Parmentier" w:date="2020-05-21T17:05:00Z">
        <w:r w:rsidRPr="007C437A">
          <w:rPr>
            <w:rPrChange w:id="11124" w:author="Arthur Parmentier" w:date="2020-06-07T15:27:00Z">
              <w:rPr/>
            </w:rPrChange>
          </w:rPr>
          <w:lastRenderedPageBreak/>
          <w:t>Face</w:t>
        </w:r>
      </w:ins>
      <w:ins w:id="11125" w:author="Arthur Parmentier" w:date="2020-05-21T17:06:00Z">
        <w:r w:rsidRPr="007C437A">
          <w:rPr>
            <w:rPrChange w:id="11126" w:author="Arthur Parmentier" w:date="2020-06-07T15:27:00Z">
              <w:rPr/>
            </w:rPrChange>
          </w:rPr>
          <w:t>Mesh</w:t>
        </w:r>
      </w:ins>
      <w:ins w:id="11127" w:author="Arthur Parmentier" w:date="2020-05-21T17:17:00Z">
        <w:r w:rsidR="00150C0E" w:rsidRPr="007C437A">
          <w:rPr>
            <w:rPrChange w:id="11128" w:author="Arthur Parmentier" w:date="2020-06-07T15:27:00Z">
              <w:rPr/>
            </w:rPrChange>
          </w:rPr>
          <w:t xml:space="preserve"> and face emotions recognition</w:t>
        </w:r>
      </w:ins>
    </w:p>
    <w:p w:rsidR="007938BA" w:rsidRPr="007C437A" w:rsidRDefault="007938BA" w:rsidP="007938BA">
      <w:pPr>
        <w:rPr>
          <w:ins w:id="11129" w:author="Arthur Parmentier" w:date="2020-05-21T17:14:00Z"/>
          <w:rPrChange w:id="11130" w:author="Arthur Parmentier" w:date="2020-06-07T15:27:00Z">
            <w:rPr>
              <w:ins w:id="11131" w:author="Arthur Parmentier" w:date="2020-05-21T17:14:00Z"/>
            </w:rPr>
          </w:rPrChange>
        </w:rPr>
      </w:pPr>
      <w:ins w:id="11132" w:author="Arthur Parmentier" w:date="2020-05-21T17:09:00Z">
        <w:r w:rsidRPr="007C437A">
          <w:rPr>
            <w:rPrChange w:id="11133" w:author="Arthur Parmentier" w:date="2020-06-07T15:27:00Z">
              <w:rPr/>
            </w:rPrChange>
          </w:rPr>
          <w:t xml:space="preserve">Tensorflow </w:t>
        </w:r>
      </w:ins>
      <w:ins w:id="11134" w:author="Arthur Parmentier" w:date="2020-05-21T17:10:00Z">
        <w:r w:rsidRPr="007C437A">
          <w:rPr>
            <w:rPrChange w:id="11135" w:author="Arthur Parmentier" w:date="2020-06-07T15:27:00Z">
              <w:rPr/>
            </w:rPrChange>
          </w:rPr>
          <w:t xml:space="preserve">has just released in </w:t>
        </w:r>
      </w:ins>
      <w:ins w:id="11136" w:author="Arthur Parmentier" w:date="2020-05-21T17:13:00Z">
        <w:r w:rsidRPr="007C437A">
          <w:rPr>
            <w:rPrChange w:id="11137" w:author="Arthur Parmentier" w:date="2020-06-07T15:27:00Z">
              <w:rPr/>
            </w:rPrChange>
          </w:rPr>
          <w:t>March</w:t>
        </w:r>
      </w:ins>
      <w:ins w:id="11138" w:author="Arthur Parmentier" w:date="2020-05-21T17:10:00Z">
        <w:r w:rsidRPr="007C437A">
          <w:rPr>
            <w:rPrChange w:id="11139" w:author="Arthur Parmentier" w:date="2020-06-07T15:27:00Z">
              <w:rPr/>
            </w:rPrChange>
          </w:rPr>
          <w:t xml:space="preserve"> 2020 the </w:t>
        </w:r>
      </w:ins>
      <w:ins w:id="11140" w:author="Arthur Parmentier" w:date="2020-05-21T17:14:00Z">
        <w:r w:rsidR="00E61559" w:rsidRPr="007C437A">
          <w:rPr>
            <w:rPrChange w:id="11141" w:author="Arthur Parmentier" w:date="2020-06-07T15:27:00Z">
              <w:rPr/>
            </w:rPrChange>
          </w:rPr>
          <w:t>F</w:t>
        </w:r>
      </w:ins>
      <w:ins w:id="11142" w:author="Arthur Parmentier" w:date="2020-05-21T17:10:00Z">
        <w:r w:rsidRPr="007C437A">
          <w:rPr>
            <w:rPrChange w:id="11143" w:author="Arthur Parmentier" w:date="2020-06-07T15:27:00Z">
              <w:rPr/>
            </w:rPrChange>
          </w:rPr>
          <w:t>acemesh package</w:t>
        </w:r>
      </w:ins>
      <w:ins w:id="11144" w:author="Arthur Parmentier" w:date="2020-05-21T17:31:00Z">
        <w:r w:rsidR="005F3B6B" w:rsidRPr="007C437A">
          <w:rPr>
            <w:rStyle w:val="Appelnotedebasdep"/>
            <w:rPrChange w:id="11145" w:author="Arthur Parmentier" w:date="2020-06-07T15:27:00Z">
              <w:rPr>
                <w:rStyle w:val="Appelnotedebasdep"/>
              </w:rPr>
            </w:rPrChange>
          </w:rPr>
          <w:footnoteReference w:id="66"/>
        </w:r>
      </w:ins>
      <w:ins w:id="11147" w:author="Arthur Parmentier" w:date="2020-05-21T17:11:00Z">
        <w:r w:rsidRPr="007C437A">
          <w:rPr>
            <w:rPrChange w:id="11148" w:author="Arthur Parmentier" w:date="2020-06-07T15:27:00Z">
              <w:rPr/>
            </w:rPrChange>
          </w:rPr>
          <w:t xml:space="preserve"> that infers approximate 3D facial surface geometry from an image or video stream</w:t>
        </w:r>
      </w:ins>
      <w:ins w:id="11149" w:author="Arthur Parmentier" w:date="2020-05-21T17:13:00Z">
        <w:r w:rsidR="00E61559" w:rsidRPr="007C437A">
          <w:rPr>
            <w:rPrChange w:id="11150" w:author="Arthur Parmentier" w:date="2020-06-07T15:27:00Z">
              <w:rPr/>
            </w:rPrChange>
          </w:rPr>
          <w:t xml:space="preserve"> and that can be ported to Max just as easily as PoseNet or </w:t>
        </w:r>
      </w:ins>
      <w:ins w:id="11151" w:author="Arthur Parmentier" w:date="2020-05-21T17:14:00Z">
        <w:r w:rsidR="00E61559" w:rsidRPr="007C437A">
          <w:rPr>
            <w:rPrChange w:id="11152" w:author="Arthur Parmentier" w:date="2020-06-07T15:27:00Z">
              <w:rPr/>
            </w:rPrChange>
          </w:rPr>
          <w:t>Handpose models.</w:t>
        </w:r>
      </w:ins>
    </w:p>
    <w:p w:rsidR="00E61559" w:rsidRPr="007C437A" w:rsidRDefault="00E61559" w:rsidP="007938BA">
      <w:pPr>
        <w:rPr>
          <w:ins w:id="11153" w:author="Arthur Parmentier" w:date="2020-05-21T17:22:00Z"/>
          <w:rPrChange w:id="11154" w:author="Arthur Parmentier" w:date="2020-06-07T15:27:00Z">
            <w:rPr>
              <w:ins w:id="11155" w:author="Arthur Parmentier" w:date="2020-05-21T17:22:00Z"/>
            </w:rPr>
          </w:rPrChange>
        </w:rPr>
      </w:pPr>
      <w:ins w:id="11156" w:author="Arthur Parmentier" w:date="2020-05-21T17:15:00Z">
        <w:r w:rsidRPr="007C437A">
          <w:rPr>
            <w:rPrChange w:id="11157" w:author="Arthur Parmentier" w:date="2020-06-07T15:27:00Z">
              <w:rPr/>
            </w:rPrChange>
          </w:rPr>
          <w:t>One use of this package for SP could be</w:t>
        </w:r>
      </w:ins>
      <w:ins w:id="11158" w:author="Arthur Parmentier" w:date="2020-05-21T17:22:00Z">
        <w:r w:rsidR="00150C0E" w:rsidRPr="007C437A">
          <w:rPr>
            <w:rPrChange w:id="11159" w:author="Arthur Parmentier" w:date="2020-06-07T15:27:00Z">
              <w:rPr/>
            </w:rPrChange>
          </w:rPr>
          <w:t xml:space="preserve"> building a lightweight</w:t>
        </w:r>
      </w:ins>
      <w:ins w:id="11160" w:author="Arthur Parmentier" w:date="2020-05-21T17:15:00Z">
        <w:r w:rsidRPr="007C437A">
          <w:rPr>
            <w:rPrChange w:id="11161" w:author="Arthur Parmentier" w:date="2020-06-07T15:27:00Z">
              <w:rPr/>
            </w:rPrChange>
          </w:rPr>
          <w:t xml:space="preserve"> expression and emotion classifi</w:t>
        </w:r>
      </w:ins>
      <w:ins w:id="11162" w:author="Arthur Parmentier" w:date="2020-05-21T17:22:00Z">
        <w:r w:rsidR="00150C0E" w:rsidRPr="007C437A">
          <w:rPr>
            <w:rPrChange w:id="11163" w:author="Arthur Parmentier" w:date="2020-06-07T15:27:00Z">
              <w:rPr/>
            </w:rPrChange>
          </w:rPr>
          <w:t>er that could also be used in SP modes such as the shapeline</w:t>
        </w:r>
      </w:ins>
      <w:ins w:id="11164" w:author="Arthur Parmentier" w:date="2020-05-21T17:15:00Z">
        <w:r w:rsidRPr="007C437A">
          <w:rPr>
            <w:rPrChange w:id="11165" w:author="Arthur Parmentier" w:date="2020-06-07T15:27:00Z">
              <w:rPr/>
            </w:rPrChange>
          </w:rPr>
          <w:t>.</w:t>
        </w:r>
      </w:ins>
    </w:p>
    <w:p w:rsidR="00150C0E" w:rsidRPr="007C437A" w:rsidRDefault="00150C0E">
      <w:pPr>
        <w:rPr>
          <w:ins w:id="11166" w:author="Arthur Parmentier" w:date="2020-05-21T17:01:00Z"/>
          <w:rPrChange w:id="11167" w:author="Arthur Parmentier" w:date="2020-06-07T15:27:00Z">
            <w:rPr>
              <w:ins w:id="11168" w:author="Arthur Parmentier" w:date="2020-05-21T17:01:00Z"/>
            </w:rPr>
          </w:rPrChange>
        </w:rPr>
      </w:pPr>
      <w:ins w:id="11169" w:author="Arthur Parmentier" w:date="2020-05-21T17:22:00Z">
        <w:r w:rsidRPr="007C437A">
          <w:rPr>
            <w:rPrChange w:id="11170" w:author="Arthur Parmentier" w:date="2020-06-07T15:27:00Z">
              <w:rPr/>
            </w:rPrChange>
          </w:rPr>
          <w:t>There are already several convincing attemp</w:t>
        </w:r>
      </w:ins>
      <w:ins w:id="11171" w:author="Arthur Parmentier" w:date="2020-05-21T17:23:00Z">
        <w:r w:rsidRPr="007C437A">
          <w:rPr>
            <w:rPrChange w:id="11172" w:author="Arthur Parmentier" w:date="2020-06-07T15:27:00Z">
              <w:rPr/>
            </w:rPrChange>
          </w:rPr>
          <w:t>ts at recognizing facial emotions but</w:t>
        </w:r>
      </w:ins>
      <w:ins w:id="11173" w:author="Arthur Parmentier" w:date="2020-05-21T17:24:00Z">
        <w:r w:rsidR="00C43BD9" w:rsidRPr="007C437A">
          <w:rPr>
            <w:rPrChange w:id="11174" w:author="Arthur Parmentier" w:date="2020-06-07T15:27:00Z">
              <w:rPr/>
            </w:rPrChange>
          </w:rPr>
          <w:t xml:space="preserve"> Face</w:t>
        </w:r>
      </w:ins>
      <w:ins w:id="11175" w:author="Arthur Parmentier" w:date="2020-05-21T17:31:00Z">
        <w:r w:rsidR="00717498" w:rsidRPr="007C437A">
          <w:rPr>
            <w:rPrChange w:id="11176" w:author="Arthur Parmentier" w:date="2020-06-07T15:27:00Z">
              <w:rPr/>
            </w:rPrChange>
          </w:rPr>
          <w:t>m</w:t>
        </w:r>
      </w:ins>
      <w:ins w:id="11177" w:author="Arthur Parmentier" w:date="2020-05-21T17:24:00Z">
        <w:r w:rsidR="00C43BD9" w:rsidRPr="007C437A">
          <w:rPr>
            <w:rPrChange w:id="11178" w:author="Arthur Parmentier" w:date="2020-06-07T15:27:00Z">
              <w:rPr/>
            </w:rPrChange>
          </w:rPr>
          <w:t>esh advantage is that it opens the way for fast, real-time emo</w:t>
        </w:r>
      </w:ins>
      <w:ins w:id="11179" w:author="Arthur Parmentier" w:date="2020-05-21T17:25:00Z">
        <w:r w:rsidR="00C43BD9" w:rsidRPr="007C437A">
          <w:rPr>
            <w:rPrChange w:id="11180" w:author="Arthur Parmentier" w:date="2020-06-07T15:27:00Z">
              <w:rPr/>
            </w:rPrChange>
          </w:rPr>
          <w:t>tion recognition from 3D me</w:t>
        </w:r>
      </w:ins>
      <w:ins w:id="11181" w:author="Arthur Parmentier" w:date="2020-05-21T17:26:00Z">
        <w:r w:rsidR="00C43BD9" w:rsidRPr="007C437A">
          <w:rPr>
            <w:rPrChange w:id="11182" w:author="Arthur Parmentier" w:date="2020-06-07T15:27:00Z">
              <w:rPr/>
            </w:rPrChange>
          </w:rPr>
          <w:t xml:space="preserve">sh, hence independent of the user’s face color, dimensions, </w:t>
        </w:r>
      </w:ins>
      <w:ins w:id="11183" w:author="Arthur Parmentier" w:date="2020-05-21T17:27:00Z">
        <w:r w:rsidR="00C43BD9" w:rsidRPr="007C437A">
          <w:rPr>
            <w:rPrChange w:id="11184" w:author="Arthur Parmentier" w:date="2020-06-07T15:27:00Z">
              <w:rPr/>
            </w:rPrChange>
          </w:rPr>
          <w:t xml:space="preserve">eyebrow shape, etc. </w:t>
        </w:r>
      </w:ins>
      <w:ins w:id="11185" w:author="Arthur Parmentier" w:date="2020-05-21T17:28:00Z">
        <w:r w:rsidR="00C43BD9" w:rsidRPr="007C437A">
          <w:rPr>
            <w:rPrChange w:id="11186" w:author="Arthur Parmentier" w:date="2020-06-07T15:27:00Z">
              <w:rPr/>
            </w:rPrChange>
          </w:rPr>
          <w:t xml:space="preserve">Just like a </w:t>
        </w:r>
      </w:ins>
      <w:ins w:id="11187" w:author="Arthur Parmentier" w:date="2020-05-21T17:29:00Z">
        <w:r w:rsidR="00C43BD9" w:rsidRPr="007C437A">
          <w:rPr>
            <w:rPrChange w:id="11188" w:author="Arthur Parmentier" w:date="2020-06-07T15:27:00Z">
              <w:rPr/>
            </w:rPrChange>
          </w:rPr>
          <w:t xml:space="preserve">normalized </w:t>
        </w:r>
      </w:ins>
      <w:ins w:id="11189" w:author="Arthur Parmentier" w:date="2020-05-21T17:28:00Z">
        <w:r w:rsidR="00C43BD9" w:rsidRPr="007C437A">
          <w:rPr>
            <w:rPrChange w:id="11190" w:author="Arthur Parmentier" w:date="2020-06-07T15:27:00Z">
              <w:rPr/>
            </w:rPrChange>
          </w:rPr>
          <w:t xml:space="preserve">skeleton from PoseNet </w:t>
        </w:r>
      </w:ins>
      <w:ins w:id="11191" w:author="Arthur Parmentier" w:date="2020-05-21T17:29:00Z">
        <w:r w:rsidR="00C43BD9" w:rsidRPr="007C437A">
          <w:rPr>
            <w:rPrChange w:id="11192" w:author="Arthur Parmentier" w:date="2020-06-07T15:27:00Z">
              <w:rPr/>
            </w:rPrChange>
          </w:rPr>
          <w:t>allows us to build a simple yet efficient model for recognizing SP signs without heavy training sets and models, the Face</w:t>
        </w:r>
      </w:ins>
      <w:ins w:id="11193" w:author="Arthur Parmentier" w:date="2020-05-21T17:30:00Z">
        <w:r w:rsidR="00C43BD9" w:rsidRPr="007C437A">
          <w:rPr>
            <w:rPrChange w:id="11194" w:author="Arthur Parmentier" w:date="2020-06-07T15:27:00Z">
              <w:rPr/>
            </w:rPrChange>
          </w:rPr>
          <w:t xml:space="preserve">mesh could allow </w:t>
        </w:r>
      </w:ins>
      <w:ins w:id="11195" w:author="Arthur Parmentier" w:date="2020-05-21T17:53:00Z">
        <w:r w:rsidR="00C67C3E" w:rsidRPr="007C437A">
          <w:rPr>
            <w:rPrChange w:id="11196" w:author="Arthur Parmentier" w:date="2020-06-07T15:27:00Z">
              <w:rPr/>
            </w:rPrChange>
          </w:rPr>
          <w:t>us to</w:t>
        </w:r>
      </w:ins>
      <w:ins w:id="11197" w:author="Arthur Parmentier" w:date="2020-05-21T17:30:00Z">
        <w:r w:rsidR="00C43BD9" w:rsidRPr="007C437A">
          <w:rPr>
            <w:rPrChange w:id="11198" w:author="Arthur Parmentier" w:date="2020-06-07T15:27:00Z">
              <w:rPr/>
            </w:rPrChange>
          </w:rPr>
          <w:t xml:space="preserve"> recogniz</w:t>
        </w:r>
      </w:ins>
      <w:ins w:id="11199" w:author="Arthur Parmentier" w:date="2020-05-21T17:53:00Z">
        <w:r w:rsidR="00C67C3E" w:rsidRPr="007C437A">
          <w:rPr>
            <w:rPrChange w:id="11200" w:author="Arthur Parmentier" w:date="2020-06-07T15:27:00Z">
              <w:rPr/>
            </w:rPrChange>
          </w:rPr>
          <w:t>e</w:t>
        </w:r>
      </w:ins>
      <w:ins w:id="11201" w:author="Arthur Parmentier" w:date="2020-05-21T17:30:00Z">
        <w:r w:rsidR="00C43BD9" w:rsidRPr="007C437A">
          <w:rPr>
            <w:rPrChange w:id="11202" w:author="Arthur Parmentier" w:date="2020-06-07T15:27:00Z">
              <w:rPr/>
            </w:rPrChange>
          </w:rPr>
          <w:t xml:space="preserve"> emotions as facial signs… but also creating </w:t>
        </w:r>
      </w:ins>
      <w:ins w:id="11203" w:author="Arthur Parmentier" w:date="2020-05-21T17:53:00Z">
        <w:r w:rsidR="00C67C3E" w:rsidRPr="007C437A">
          <w:rPr>
            <w:rPrChange w:id="11204" w:author="Arthur Parmentier" w:date="2020-06-07T15:27:00Z">
              <w:rPr/>
            </w:rPrChange>
          </w:rPr>
          <w:t>our</w:t>
        </w:r>
      </w:ins>
      <w:ins w:id="11205" w:author="Arthur Parmentier" w:date="2020-05-21T17:30:00Z">
        <w:r w:rsidR="00C43BD9" w:rsidRPr="007C437A">
          <w:rPr>
            <w:rPrChange w:id="11206" w:author="Arthur Parmentier" w:date="2020-06-07T15:27:00Z">
              <w:rPr/>
            </w:rPrChange>
          </w:rPr>
          <w:t xml:space="preserve"> own, new sign</w:t>
        </w:r>
      </w:ins>
      <w:ins w:id="11207" w:author="Arthur Parmentier" w:date="2020-05-21T17:53:00Z">
        <w:r w:rsidR="00C67C3E" w:rsidRPr="007C437A">
          <w:rPr>
            <w:rPrChange w:id="11208" w:author="Arthur Parmentier" w:date="2020-06-07T15:27:00Z">
              <w:rPr/>
            </w:rPrChange>
          </w:rPr>
          <w:t>s</w:t>
        </w:r>
      </w:ins>
      <w:ins w:id="11209" w:author="Arthur Parmentier" w:date="2020-05-21T17:30:00Z">
        <w:r w:rsidR="00C43BD9" w:rsidRPr="007C437A">
          <w:rPr>
            <w:rPrChange w:id="11210" w:author="Arthur Parmentier" w:date="2020-06-07T15:27:00Z">
              <w:rPr/>
            </w:rPrChange>
          </w:rPr>
          <w:t xml:space="preserve"> with the face</w:t>
        </w:r>
      </w:ins>
      <w:ins w:id="11211" w:author="Arthur Parmentier" w:date="2020-05-21T17:31:00Z">
        <w:r w:rsidR="00C43BD9" w:rsidRPr="007C437A">
          <w:rPr>
            <w:rPrChange w:id="11212" w:author="Arthur Parmentier" w:date="2020-06-07T15:27:00Z">
              <w:rPr/>
            </w:rPrChange>
          </w:rPr>
          <w:t>.</w:t>
        </w:r>
      </w:ins>
    </w:p>
    <w:p w:rsidR="00604767" w:rsidRPr="007C437A" w:rsidDel="00F7581A" w:rsidRDefault="00186BEF">
      <w:pPr>
        <w:pStyle w:val="Titre3"/>
        <w:rPr>
          <w:del w:id="11213" w:author="Arthur Parmentier" w:date="2020-05-21T17:01:00Z"/>
          <w:rPrChange w:id="11214" w:author="Arthur Parmentier" w:date="2020-06-07T15:27:00Z">
            <w:rPr>
              <w:del w:id="11215" w:author="Arthur Parmentier" w:date="2020-05-21T17:01:00Z"/>
            </w:rPr>
          </w:rPrChange>
        </w:rPr>
        <w:pPrChange w:id="11216" w:author="Arthur Parmentier" w:date="2020-05-18T17:11:00Z">
          <w:pPr>
            <w:pStyle w:val="Titre2"/>
          </w:pPr>
        </w:pPrChange>
      </w:pPr>
      <w:del w:id="11217" w:author="Arthur Parmentier" w:date="2020-05-21T17:01:00Z">
        <w:r w:rsidRPr="007C437A" w:rsidDel="00F7581A">
          <w:rPr>
            <w:rPrChange w:id="11218" w:author="Arthur Parmentier" w:date="2020-06-07T15:27:00Z">
              <w:rPr/>
            </w:rPrChange>
          </w:rPr>
          <w:delText>Topic A: what could be improved and how</w:delText>
        </w:r>
        <w:bookmarkStart w:id="11219" w:name="_Toc41067219"/>
        <w:bookmarkStart w:id="11220" w:name="_Toc42259037"/>
        <w:bookmarkStart w:id="11221" w:name="_Toc42259114"/>
        <w:bookmarkEnd w:id="11219"/>
        <w:bookmarkEnd w:id="11220"/>
        <w:bookmarkEnd w:id="11221"/>
      </w:del>
    </w:p>
    <w:p w:rsidR="003C19D8" w:rsidRPr="007C437A" w:rsidRDefault="003C19D8" w:rsidP="003C19D8">
      <w:pPr>
        <w:pStyle w:val="Titre3"/>
        <w:rPr>
          <w:ins w:id="11222" w:author="Arthur Parmentier" w:date="2020-05-22T10:25:00Z"/>
          <w:rPrChange w:id="11223" w:author="Arthur Parmentier" w:date="2020-06-07T15:27:00Z">
            <w:rPr>
              <w:ins w:id="11224" w:author="Arthur Parmentier" w:date="2020-05-22T10:25:00Z"/>
            </w:rPr>
          </w:rPrChange>
        </w:rPr>
      </w:pPr>
      <w:bookmarkStart w:id="11225" w:name="_Toc42259115"/>
      <w:ins w:id="11226" w:author="Arthur Parmentier" w:date="2020-05-22T10:24:00Z">
        <w:r w:rsidRPr="007C437A">
          <w:rPr>
            <w:rPrChange w:id="11227" w:author="Arthur Parmentier" w:date="2020-06-07T15:27:00Z">
              <w:rPr/>
            </w:rPrChange>
          </w:rPr>
          <w:t xml:space="preserve">Classification problem with </w:t>
        </w:r>
      </w:ins>
      <w:ins w:id="11228" w:author="Arthur Parmentier" w:date="2020-05-22T10:25:00Z">
        <w:r w:rsidRPr="007C437A">
          <w:rPr>
            <w:rPrChange w:id="11229" w:author="Arthur Parmentier" w:date="2020-06-07T15:27:00Z">
              <w:rPr/>
            </w:rPrChange>
          </w:rPr>
          <w:t>CRF</w:t>
        </w:r>
      </w:ins>
      <w:bookmarkEnd w:id="11225"/>
      <w:del w:id="11230" w:author="Arthur Parmentier" w:date="2020-05-22T10:24:00Z">
        <w:r w:rsidR="00186BEF" w:rsidRPr="007C437A" w:rsidDel="003C19D8">
          <w:rPr>
            <w:rPrChange w:id="11231" w:author="Arthur Parmentier" w:date="2020-06-07T15:27:00Z">
              <w:rPr/>
            </w:rPrChange>
          </w:rPr>
          <w:delText>Topic B: …</w:delText>
        </w:r>
      </w:del>
    </w:p>
    <w:p w:rsidR="003C19D8" w:rsidRPr="007C437A" w:rsidRDefault="003C19D8">
      <w:pPr>
        <w:pStyle w:val="Paragraphedeliste"/>
        <w:numPr>
          <w:ilvl w:val="0"/>
          <w:numId w:val="14"/>
        </w:numPr>
        <w:rPr>
          <w:rPrChange w:id="11232" w:author="Arthur Parmentier" w:date="2020-06-07T15:27:00Z">
            <w:rPr/>
          </w:rPrChange>
        </w:rPr>
        <w:pPrChange w:id="11233" w:author="Arthur Parmentier" w:date="2020-05-22T10:25:00Z">
          <w:pPr>
            <w:pStyle w:val="Titre2"/>
          </w:pPr>
        </w:pPrChange>
      </w:pPr>
      <w:ins w:id="11234" w:author="Arthur Parmentier" w:date="2020-05-22T10:25:00Z">
        <w:r w:rsidRPr="007C437A">
          <w:rPr>
            <w:rPrChange w:id="11235" w:author="Arthur Parmentier" w:date="2020-06-07T15:27:00Z">
              <w:rPr/>
            </w:rPrChange>
          </w:rPr>
          <w:t xml:space="preserve">Le CRF tient compte de la proba de chaque signe plus de la position dans la requête pour </w:t>
        </w:r>
      </w:ins>
      <w:ins w:id="11236" w:author="Arthur Parmentier" w:date="2020-05-22T10:26:00Z">
        <w:r w:rsidRPr="007C437A">
          <w:rPr>
            <w:rPrChange w:id="11237" w:author="Arthur Parmentier" w:date="2020-06-07T15:27:00Z">
              <w:rPr/>
            </w:rPrChange>
          </w:rPr>
          <w:t>classifier le signe</w:t>
        </w:r>
      </w:ins>
    </w:p>
    <w:p w:rsidR="00186BEF" w:rsidRPr="007C437A" w:rsidRDefault="00186BEF">
      <w:pPr>
        <w:pStyle w:val="Titre3"/>
        <w:rPr>
          <w:rPrChange w:id="11238" w:author="Arthur Parmentier" w:date="2020-06-07T15:27:00Z">
            <w:rPr/>
          </w:rPrChange>
        </w:rPr>
        <w:pPrChange w:id="11239" w:author="Arthur Parmentier" w:date="2020-05-18T17:11:00Z">
          <w:pPr>
            <w:pStyle w:val="Titre2"/>
          </w:pPr>
        </w:pPrChange>
      </w:pPr>
      <w:bookmarkStart w:id="11240" w:name="_Toc42259116"/>
      <w:r w:rsidRPr="007C437A">
        <w:rPr>
          <w:rPrChange w:id="11241" w:author="Arthur Parmentier" w:date="2020-06-07T15:27:00Z">
            <w:rPr/>
          </w:rPrChange>
        </w:rPr>
        <w:t>The future</w:t>
      </w:r>
      <w:bookmarkEnd w:id="11240"/>
    </w:p>
    <w:p w:rsidR="00E75199" w:rsidRPr="007C437A" w:rsidRDefault="00E75199" w:rsidP="00E6654A">
      <w:pPr>
        <w:pStyle w:val="Titre1"/>
        <w:rPr>
          <w:rPrChange w:id="11242" w:author="Arthur Parmentier" w:date="2020-06-07T15:27:00Z">
            <w:rPr/>
          </w:rPrChange>
        </w:rPr>
      </w:pPr>
      <w:bookmarkStart w:id="11243" w:name="_Toc42259117"/>
      <w:r w:rsidRPr="007C437A">
        <w:rPr>
          <w:rPrChange w:id="11244" w:author="Arthur Parmentier" w:date="2020-06-07T15:27:00Z">
            <w:rPr/>
          </w:rPrChange>
        </w:rPr>
        <w:t>Conclusion</w:t>
      </w:r>
      <w:bookmarkEnd w:id="11243"/>
    </w:p>
    <w:p w:rsidR="00F25194" w:rsidRPr="007C437A" w:rsidRDefault="00F25194" w:rsidP="00E6654A">
      <w:pPr>
        <w:rPr>
          <w:rPrChange w:id="11245" w:author="Arthur Parmentier" w:date="2020-06-07T15:27:00Z">
            <w:rPr/>
          </w:rPrChange>
        </w:rPr>
      </w:pPr>
    </w:p>
    <w:p w:rsidR="00F25194" w:rsidRPr="007C437A" w:rsidRDefault="00F25194" w:rsidP="00E6654A">
      <w:pPr>
        <w:rPr>
          <w:rPrChange w:id="11246" w:author="Arthur Parmentier" w:date="2020-06-07T15:27:00Z">
            <w:rPr/>
          </w:rPrChange>
        </w:rPr>
      </w:pPr>
    </w:p>
    <w:p w:rsidR="00F25194" w:rsidRPr="007C437A" w:rsidRDefault="00F25194" w:rsidP="00E6654A">
      <w:pPr>
        <w:rPr>
          <w:rPrChange w:id="11247" w:author="Arthur Parmentier" w:date="2020-06-07T15:27:00Z">
            <w:rPr/>
          </w:rPrChange>
        </w:rPr>
      </w:pPr>
    </w:p>
    <w:p w:rsidR="00F25194" w:rsidRPr="007C437A" w:rsidRDefault="00B9612C" w:rsidP="00E6654A">
      <w:pPr>
        <w:rPr>
          <w:ins w:id="11248" w:author="Arthur Parmentier" w:date="2020-05-12T19:23:00Z"/>
          <w:rPrChange w:id="11249" w:author="Arthur Parmentier" w:date="2020-06-07T15:27:00Z">
            <w:rPr>
              <w:ins w:id="11250" w:author="Arthur Parmentier" w:date="2020-05-12T19:23:00Z"/>
            </w:rPr>
          </w:rPrChange>
        </w:rPr>
      </w:pPr>
      <w:ins w:id="11251" w:author="Arthur Parmentier" w:date="2020-05-12T19:13:00Z">
        <w:r w:rsidRPr="007C437A">
          <w:rPr>
            <w:rPrChange w:id="11252" w:author="Arthur Parmentier" w:date="2020-06-07T15:27:00Z">
              <w:rPr/>
            </w:rPrChange>
          </w:rPr>
          <w:t>SIGN = something that stands for something else</w:t>
        </w:r>
      </w:ins>
      <w:ins w:id="11253" w:author="Arthur Parmentier" w:date="2020-05-12T19:14:00Z">
        <w:r w:rsidR="00A34795" w:rsidRPr="007C437A">
          <w:rPr>
            <w:rPrChange w:id="11254" w:author="Arthur Parmentier" w:date="2020-06-07T15:27:00Z">
              <w:rPr/>
            </w:rPrChange>
          </w:rPr>
          <w:t>; signified &amp; signifier</w:t>
        </w:r>
        <w:r w:rsidR="00A34795" w:rsidRPr="007C437A">
          <w:rPr>
            <w:rPrChange w:id="11255" w:author="Arthur Parmentier" w:date="2020-06-07T15:27:00Z">
              <w:rPr/>
            </w:rPrChange>
          </w:rPr>
          <w:br/>
          <w:t>3 != types of signs: symbols, icons and indices</w:t>
        </w:r>
      </w:ins>
    </w:p>
    <w:p w:rsidR="00A34795" w:rsidRPr="007C437A" w:rsidRDefault="00A34795" w:rsidP="00E6654A">
      <w:pPr>
        <w:rPr>
          <w:ins w:id="11256" w:author="Arthur Parmentier" w:date="2020-05-12T19:23:00Z"/>
          <w:rPrChange w:id="11257" w:author="Arthur Parmentier" w:date="2020-06-07T15:27:00Z">
            <w:rPr>
              <w:ins w:id="11258" w:author="Arthur Parmentier" w:date="2020-05-12T19:23:00Z"/>
            </w:rPr>
          </w:rPrChange>
        </w:rPr>
      </w:pPr>
      <w:ins w:id="11259" w:author="Arthur Parmentier" w:date="2020-05-12T19:23:00Z">
        <w:r w:rsidRPr="007C437A">
          <w:rPr>
            <w:rPrChange w:id="11260" w:author="Arthur Parmentier" w:date="2020-06-07T15:27:00Z">
              <w:rPr/>
            </w:rPrChange>
          </w:rPr>
          <w:t>No synonyms in SP</w:t>
        </w:r>
      </w:ins>
    </w:p>
    <w:p w:rsidR="00A34795" w:rsidRPr="007C437A" w:rsidRDefault="00A34795" w:rsidP="00E6654A">
      <w:pPr>
        <w:rPr>
          <w:rPrChange w:id="11261" w:author="Arthur Parmentier" w:date="2020-06-07T15:27:00Z">
            <w:rPr/>
          </w:rPrChange>
        </w:rPr>
      </w:pPr>
      <w:ins w:id="11262" w:author="Arthur Parmentier" w:date="2020-05-12T19:23:00Z">
        <w:r w:rsidRPr="007C437A">
          <w:rPr>
            <w:rPrChange w:id="11263" w:author="Arthur Parmentier" w:date="2020-06-07T15:27:00Z">
              <w:rPr/>
            </w:rPrChange>
          </w:rPr>
          <w:t>Are there homonyms?</w:t>
        </w:r>
        <w:r w:rsidR="0011688F" w:rsidRPr="007C437A">
          <w:rPr>
            <w:rPrChange w:id="11264" w:author="Arthur Parmentier" w:date="2020-06-07T15:27:00Z">
              <w:rPr/>
            </w:rPrChange>
          </w:rPr>
          <w:t xml:space="preserve"> YESS</w:t>
        </w:r>
      </w:ins>
    </w:p>
    <w:bookmarkEnd w:id="1753"/>
    <w:p w:rsidR="00F25194" w:rsidRPr="007C437A" w:rsidRDefault="00F25194" w:rsidP="00E6654A">
      <w:pPr>
        <w:rPr>
          <w:ins w:id="11265" w:author="Arthur Parmentier" w:date="2020-05-12T19:27:00Z"/>
          <w:rPrChange w:id="11266" w:author="Arthur Parmentier" w:date="2020-06-07T15:27:00Z">
            <w:rPr>
              <w:ins w:id="11267" w:author="Arthur Parmentier" w:date="2020-05-12T19:27:00Z"/>
            </w:rPr>
          </w:rPrChange>
        </w:rPr>
      </w:pPr>
    </w:p>
    <w:p w:rsidR="008A6488" w:rsidRPr="007C437A" w:rsidRDefault="008A6488" w:rsidP="00E6654A">
      <w:pPr>
        <w:rPr>
          <w:ins w:id="11268" w:author="Arthur Parmentier" w:date="2020-05-12T19:32:00Z"/>
          <w:rPrChange w:id="11269" w:author="Arthur Parmentier" w:date="2020-06-07T15:27:00Z">
            <w:rPr>
              <w:ins w:id="11270" w:author="Arthur Parmentier" w:date="2020-05-12T19:32:00Z"/>
            </w:rPr>
          </w:rPrChange>
        </w:rPr>
      </w:pPr>
      <w:ins w:id="11271" w:author="Arthur Parmentier" w:date="2020-05-12T19:27:00Z">
        <w:r w:rsidRPr="007C437A">
          <w:rPr>
            <w:rPrChange w:id="11272" w:author="Arthur Parmentier" w:date="2020-06-07T15:27:00Z">
              <w:rPr/>
            </w:rPrChange>
          </w:rPr>
          <w:t>Meronymes… to check/discuss</w:t>
        </w:r>
        <w:r w:rsidR="00481EE1" w:rsidRPr="007C437A">
          <w:rPr>
            <w:rPrChange w:id="11273" w:author="Arthur Parmentier" w:date="2020-06-07T15:27:00Z">
              <w:rPr/>
            </w:rPrChange>
          </w:rPr>
          <w:t xml:space="preserve"> : sense relations</w:t>
        </w:r>
      </w:ins>
    </w:p>
    <w:p w:rsidR="000717DB" w:rsidRPr="007C437A" w:rsidRDefault="000717DB" w:rsidP="00E6654A">
      <w:pPr>
        <w:rPr>
          <w:ins w:id="11274" w:author="Arthur Parmentier" w:date="2020-05-12T19:32:00Z"/>
          <w:rPrChange w:id="11275" w:author="Arthur Parmentier" w:date="2020-06-07T15:27:00Z">
            <w:rPr>
              <w:ins w:id="11276" w:author="Arthur Parmentier" w:date="2020-05-12T19:32:00Z"/>
            </w:rPr>
          </w:rPrChange>
        </w:rPr>
      </w:pPr>
    </w:p>
    <w:p w:rsidR="000717DB" w:rsidRPr="007C437A" w:rsidRDefault="000717DB" w:rsidP="00E6654A">
      <w:pPr>
        <w:rPr>
          <w:ins w:id="11277" w:author="Arthur Parmentier" w:date="2020-05-13T09:41:00Z"/>
          <w:rPrChange w:id="11278" w:author="Arthur Parmentier" w:date="2020-06-07T15:27:00Z">
            <w:rPr>
              <w:ins w:id="11279" w:author="Arthur Parmentier" w:date="2020-05-13T09:41:00Z"/>
            </w:rPr>
          </w:rPrChange>
        </w:rPr>
      </w:pPr>
      <w:ins w:id="11280" w:author="Arthur Parmentier" w:date="2020-05-12T19:32:00Z">
        <w:r w:rsidRPr="007C437A">
          <w:rPr>
            <w:rPrChange w:id="11281" w:author="Arthur Parmentier" w:date="2020-06-07T15:27:00Z">
              <w:rPr/>
            </w:rPrChange>
          </w:rPr>
          <w:t xml:space="preserve">Sign overloading: </w:t>
        </w:r>
      </w:ins>
      <w:ins w:id="11282" w:author="Arthur Parmentier" w:date="2020-05-12T19:34:00Z">
        <w:r w:rsidR="00C07A15" w:rsidRPr="007C437A">
          <w:rPr>
            <w:rPrChange w:id="11283" w:author="Arthur Parmentier" w:date="2020-06-07T15:27:00Z">
              <w:rPr/>
            </w:rPrChange>
          </w:rPr>
          <w:t>what is an analogy?</w:t>
        </w:r>
      </w:ins>
    </w:p>
    <w:p w:rsidR="003C3E32" w:rsidRPr="007C437A" w:rsidRDefault="003C3E32" w:rsidP="00E6654A">
      <w:pPr>
        <w:rPr>
          <w:ins w:id="11284" w:author="Arthur Parmentier" w:date="2020-05-13T09:41:00Z"/>
          <w:rPrChange w:id="11285" w:author="Arthur Parmentier" w:date="2020-06-07T15:27:00Z">
            <w:rPr>
              <w:ins w:id="11286" w:author="Arthur Parmentier" w:date="2020-05-13T09:41:00Z"/>
            </w:rPr>
          </w:rPrChange>
        </w:rPr>
      </w:pPr>
    </w:p>
    <w:p w:rsidR="003C3E32" w:rsidRPr="007C437A" w:rsidRDefault="003C3E32" w:rsidP="00E6654A">
      <w:pPr>
        <w:rPr>
          <w:ins w:id="11287" w:author="Arthur Parmentier" w:date="2020-05-14T13:28:00Z"/>
          <w:rStyle w:val="reference-text"/>
          <w:rPrChange w:id="11288" w:author="Arthur Parmentier" w:date="2020-06-07T15:27:00Z">
            <w:rPr>
              <w:ins w:id="11289" w:author="Arthur Parmentier" w:date="2020-05-14T13:28:00Z"/>
              <w:rStyle w:val="reference-text"/>
            </w:rPr>
          </w:rPrChange>
        </w:rPr>
      </w:pPr>
      <w:ins w:id="11290" w:author="Arthur Parmentier" w:date="2020-05-13T09:41:00Z">
        <w:r w:rsidRPr="007C437A">
          <w:rPr>
            <w:rPrChange w:id="11291" w:author="Arthur Parmentier" w:date="2020-06-07T15:27:00Z">
              <w:rPr/>
            </w:rPrChange>
          </w:rPr>
          <w:t>Quantum-like theory of concepts to model human interaction (interference) in resp</w:t>
        </w:r>
      </w:ins>
      <w:ins w:id="11292" w:author="Arthur Parmentier" w:date="2020-05-13T09:42:00Z">
        <w:r w:rsidRPr="007C437A">
          <w:rPr>
            <w:rPrChange w:id="11293" w:author="Arthur Parmentier" w:date="2020-06-07T15:27:00Z">
              <w:rPr/>
            </w:rPrChange>
          </w:rPr>
          <w:t xml:space="preserve">onding to SP signs? </w:t>
        </w:r>
      </w:ins>
      <w:ins w:id="11294" w:author="Arthur Parmentier" w:date="2020-05-14T13:28:00Z">
        <w:r w:rsidR="00A84632" w:rsidRPr="007C437A">
          <w:rPr>
            <w:rStyle w:val="reference-text"/>
            <w:rPrChange w:id="11295" w:author="Arthur Parmentier" w:date="2020-06-07T15:27:00Z">
              <w:rPr>
                <w:rStyle w:val="reference-text"/>
              </w:rPr>
            </w:rPrChange>
          </w:rPr>
          <w:fldChar w:fldCharType="begin"/>
        </w:r>
        <w:r w:rsidR="00A84632" w:rsidRPr="007C437A">
          <w:rPr>
            <w:rStyle w:val="reference-text"/>
            <w:rPrChange w:id="11296" w:author="Arthur Parmentier" w:date="2020-06-07T15:27:00Z">
              <w:rPr>
                <w:rStyle w:val="reference-text"/>
              </w:rPr>
            </w:rPrChange>
          </w:rPr>
          <w:instrText xml:space="preserve"> HYPERLINK "</w:instrText>
        </w:r>
      </w:ins>
      <w:ins w:id="11297" w:author="Arthur Parmentier" w:date="2020-05-13T09:42:00Z">
        <w:r w:rsidR="00A84632" w:rsidRPr="007C437A">
          <w:rPr>
            <w:rStyle w:val="reference-text"/>
            <w:rPrChange w:id="11298" w:author="Arthur Parmentier" w:date="2020-06-07T15:27:00Z">
              <w:rPr>
                <w:rStyle w:val="reference-text"/>
              </w:rPr>
            </w:rPrChange>
          </w:rPr>
          <w:instrText>https://www.frontiersin.org/articles/10.3389/fpsyg.2016.00418/full</w:instrText>
        </w:r>
      </w:ins>
      <w:ins w:id="11299" w:author="Arthur Parmentier" w:date="2020-05-14T13:28:00Z">
        <w:r w:rsidR="00A84632" w:rsidRPr="007C437A">
          <w:rPr>
            <w:rStyle w:val="reference-text"/>
            <w:rPrChange w:id="11300" w:author="Arthur Parmentier" w:date="2020-06-07T15:27:00Z">
              <w:rPr>
                <w:rStyle w:val="reference-text"/>
              </w:rPr>
            </w:rPrChange>
          </w:rPr>
          <w:instrText xml:space="preserve">" </w:instrText>
        </w:r>
        <w:r w:rsidR="00A84632" w:rsidRPr="007C437A">
          <w:rPr>
            <w:rStyle w:val="reference-text"/>
            <w:rPrChange w:id="11301" w:author="Arthur Parmentier" w:date="2020-06-07T15:27:00Z">
              <w:rPr>
                <w:rStyle w:val="reference-text"/>
              </w:rPr>
            </w:rPrChange>
          </w:rPr>
          <w:fldChar w:fldCharType="separate"/>
        </w:r>
      </w:ins>
      <w:ins w:id="11302" w:author="Arthur Parmentier" w:date="2020-05-13T09:42:00Z">
        <w:r w:rsidR="00A84632" w:rsidRPr="007C437A">
          <w:rPr>
            <w:rStyle w:val="Lienhypertexte"/>
            <w:rPrChange w:id="11303" w:author="Arthur Parmentier" w:date="2020-06-07T15:27:00Z">
              <w:rPr>
                <w:rStyle w:val="Lienhypertexte"/>
              </w:rPr>
            </w:rPrChange>
          </w:rPr>
          <w:t>https://www.frontiersin.org/articles/10.3389/fpsyg.2016.00418/full</w:t>
        </w:r>
      </w:ins>
      <w:ins w:id="11304" w:author="Arthur Parmentier" w:date="2020-05-14T13:28:00Z">
        <w:r w:rsidR="00A84632" w:rsidRPr="007C437A">
          <w:rPr>
            <w:rStyle w:val="reference-text"/>
            <w:rPrChange w:id="11305" w:author="Arthur Parmentier" w:date="2020-06-07T15:27:00Z">
              <w:rPr>
                <w:rStyle w:val="reference-text"/>
              </w:rPr>
            </w:rPrChange>
          </w:rPr>
          <w:fldChar w:fldCharType="end"/>
        </w:r>
      </w:ins>
    </w:p>
    <w:p w:rsidR="00A84632" w:rsidRPr="007C437A" w:rsidRDefault="00A84632" w:rsidP="00E6654A">
      <w:pPr>
        <w:rPr>
          <w:ins w:id="11306" w:author="Arthur Parmentier" w:date="2020-05-14T13:28:00Z"/>
          <w:rStyle w:val="reference-text"/>
          <w:rPrChange w:id="11307" w:author="Arthur Parmentier" w:date="2020-06-07T15:27:00Z">
            <w:rPr>
              <w:ins w:id="11308" w:author="Arthur Parmentier" w:date="2020-05-14T13:28:00Z"/>
              <w:rStyle w:val="reference-text"/>
            </w:rPr>
          </w:rPrChange>
        </w:rPr>
      </w:pPr>
    </w:p>
    <w:p w:rsidR="00A84632" w:rsidRPr="007C437A" w:rsidRDefault="00A84632" w:rsidP="00A84632">
      <w:pPr>
        <w:rPr>
          <w:ins w:id="11309" w:author="Arthur Parmentier" w:date="2020-05-14T13:28:00Z"/>
          <w:rPrChange w:id="11310" w:author="Arthur Parmentier" w:date="2020-06-07T15:27:00Z">
            <w:rPr>
              <w:ins w:id="11311" w:author="Arthur Parmentier" w:date="2020-05-14T13:28:00Z"/>
            </w:rPr>
          </w:rPrChange>
        </w:rPr>
      </w:pPr>
      <w:ins w:id="11312" w:author="Arthur Parmentier" w:date="2020-05-14T13:28:00Z">
        <w:r w:rsidRPr="007C437A">
          <w:rPr>
            <w:rPrChange w:id="11313" w:author="Arthur Parmentier" w:date="2020-06-07T15:27:00Z">
              <w:rPr/>
            </w:rPrChange>
          </w:rPr>
          <w:t>Modes and defaults: attempt to define particular grammars inside a “universal” one?</w:t>
        </w:r>
      </w:ins>
    </w:p>
    <w:p w:rsidR="00A84632" w:rsidRPr="007C437A" w:rsidRDefault="006A7F9F" w:rsidP="00A84632">
      <w:pPr>
        <w:rPr>
          <w:ins w:id="11314" w:author="Arthur Parmentier" w:date="2020-05-14T13:28:00Z"/>
          <w:rPrChange w:id="11315" w:author="Arthur Parmentier" w:date="2020-06-07T15:27:00Z">
            <w:rPr>
              <w:ins w:id="11316" w:author="Arthur Parmentier" w:date="2020-05-14T13:28:00Z"/>
            </w:rPr>
          </w:rPrChange>
        </w:rPr>
      </w:pPr>
      <w:ins w:id="11317" w:author="Arthur Parmentier" w:date="2020-05-14T15:15:00Z">
        <w:r w:rsidRPr="007C437A">
          <w:rPr>
            <w:rPrChange w:id="11318" w:author="Arthur Parmentier" w:date="2020-06-07T15:27:00Z">
              <w:rPr/>
            </w:rPrChange>
          </w:rPr>
          <w:t>Enquete statistique sur poid</w:t>
        </w:r>
        <w:r w:rsidR="00FC6CCC" w:rsidRPr="007C437A">
          <w:rPr>
            <w:rPrChange w:id="11319" w:author="Arthur Parmentier" w:date="2020-06-07T15:27:00Z">
              <w:rPr/>
            </w:rPrChange>
          </w:rPr>
          <w:t>s</w:t>
        </w:r>
        <w:r w:rsidRPr="007C437A">
          <w:rPr>
            <w:rPrChange w:id="11320" w:author="Arthur Parmentier" w:date="2020-06-07T15:27:00Z">
              <w:rPr/>
            </w:rPrChange>
          </w:rPr>
          <w:t xml:space="preserve"> cogniti</w:t>
        </w:r>
      </w:ins>
      <w:ins w:id="11321" w:author="Arthur Parmentier" w:date="2020-05-14T15:16:00Z">
        <w:r w:rsidR="00711575" w:rsidRPr="007C437A">
          <w:rPr>
            <w:rPrChange w:id="11322" w:author="Arthur Parmentier" w:date="2020-06-07T15:27:00Z">
              <w:rPr/>
            </w:rPrChange>
          </w:rPr>
          <w:t>f</w:t>
        </w:r>
      </w:ins>
      <w:ins w:id="11323" w:author="Arthur Parmentier" w:date="2020-05-14T15:15:00Z">
        <w:r w:rsidRPr="007C437A">
          <w:rPr>
            <w:rPrChange w:id="11324" w:author="Arthur Parmentier" w:date="2020-06-07T15:27:00Z">
              <w:rPr/>
            </w:rPrChange>
          </w:rPr>
          <w:t>/temps de réponse/complexité de la réponse/débutant/experts</w:t>
        </w:r>
      </w:ins>
    </w:p>
    <w:p w:rsidR="00A84632" w:rsidRPr="007C437A" w:rsidRDefault="00A84632" w:rsidP="00A84632">
      <w:pPr>
        <w:rPr>
          <w:ins w:id="11325" w:author="Arthur Parmentier" w:date="2020-05-14T13:28:00Z"/>
          <w:rPrChange w:id="11326" w:author="Arthur Parmentier" w:date="2020-06-07T15:27:00Z">
            <w:rPr>
              <w:ins w:id="11327" w:author="Arthur Parmentier" w:date="2020-05-14T13:28:00Z"/>
            </w:rPr>
          </w:rPrChange>
        </w:rPr>
      </w:pPr>
    </w:p>
    <w:p w:rsidR="00A84632" w:rsidRPr="007C437A" w:rsidRDefault="00A84632" w:rsidP="00A84632">
      <w:pPr>
        <w:rPr>
          <w:ins w:id="11328" w:author="Arthur Parmentier" w:date="2020-05-14T13:28:00Z"/>
          <w:rPrChange w:id="11329" w:author="Arthur Parmentier" w:date="2020-06-07T15:27:00Z">
            <w:rPr>
              <w:ins w:id="11330" w:author="Arthur Parmentier" w:date="2020-05-14T13:28:00Z"/>
            </w:rPr>
          </w:rPrChange>
        </w:rPr>
      </w:pPr>
    </w:p>
    <w:p w:rsidR="00A84632" w:rsidRPr="007C437A" w:rsidRDefault="00A84632" w:rsidP="00A84632">
      <w:pPr>
        <w:rPr>
          <w:ins w:id="11331" w:author="Arthur Parmentier" w:date="2020-05-14T13:28:00Z"/>
          <w:rPrChange w:id="11332" w:author="Arthur Parmentier" w:date="2020-06-07T15:27:00Z">
            <w:rPr>
              <w:ins w:id="11333" w:author="Arthur Parmentier" w:date="2020-05-14T13:28:00Z"/>
            </w:rPr>
          </w:rPrChange>
        </w:rPr>
      </w:pPr>
    </w:p>
    <w:p w:rsidR="00A84632" w:rsidRPr="007C437A" w:rsidRDefault="00A84632" w:rsidP="00A84632">
      <w:pPr>
        <w:rPr>
          <w:ins w:id="11334" w:author="Arthur Parmentier" w:date="2020-05-14T13:28:00Z"/>
          <w:rPrChange w:id="11335" w:author="Arthur Parmentier" w:date="2020-06-07T15:27:00Z">
            <w:rPr>
              <w:ins w:id="11336" w:author="Arthur Parmentier" w:date="2020-05-14T13:28:00Z"/>
            </w:rPr>
          </w:rPrChange>
        </w:rPr>
      </w:pPr>
    </w:p>
    <w:p w:rsidR="00A84632" w:rsidRPr="007C437A" w:rsidRDefault="00A84632" w:rsidP="00A84632">
      <w:pPr>
        <w:rPr>
          <w:ins w:id="11337" w:author="Arthur Parmentier" w:date="2020-05-14T13:28:00Z"/>
          <w:rPrChange w:id="11338" w:author="Arthur Parmentier" w:date="2020-06-07T15:27:00Z">
            <w:rPr>
              <w:ins w:id="11339" w:author="Arthur Parmentier" w:date="2020-05-14T13:28:00Z"/>
            </w:rPr>
          </w:rPrChange>
        </w:rPr>
      </w:pPr>
    </w:p>
    <w:p w:rsidR="00A84632" w:rsidRPr="007C437A" w:rsidRDefault="00A84632" w:rsidP="00A84632">
      <w:pPr>
        <w:rPr>
          <w:ins w:id="11340" w:author="Arthur Parmentier" w:date="2020-05-14T13:28:00Z"/>
          <w:rPrChange w:id="11341" w:author="Arthur Parmentier" w:date="2020-06-07T15:27:00Z">
            <w:rPr>
              <w:ins w:id="11342" w:author="Arthur Parmentier" w:date="2020-05-14T13:28:00Z"/>
            </w:rPr>
          </w:rPrChange>
        </w:rPr>
      </w:pPr>
    </w:p>
    <w:p w:rsidR="00A84632" w:rsidRPr="007C437A" w:rsidRDefault="00A84632" w:rsidP="00A84632">
      <w:pPr>
        <w:rPr>
          <w:ins w:id="11343" w:author="Arthur Parmentier" w:date="2020-05-14T13:28:00Z"/>
          <w:rPrChange w:id="11344" w:author="Arthur Parmentier" w:date="2020-06-07T15:27:00Z">
            <w:rPr>
              <w:ins w:id="11345" w:author="Arthur Parmentier" w:date="2020-05-14T13:28:00Z"/>
            </w:rPr>
          </w:rPrChange>
        </w:rPr>
      </w:pPr>
      <w:ins w:id="11346" w:author="Arthur Parmentier" w:date="2020-05-14T13:28:00Z">
        <w:r w:rsidRPr="007C437A">
          <w:rPr>
            <w:rPrChange w:id="11347" w:author="Arthur Parmentier" w:date="2020-06-07T15:27:00Z">
              <w:rPr/>
            </w:rPrChange>
          </w:rPr>
          <w:t>“categorization is the name of the cognition game and analogy is the mechanism that drives it all”.</w:t>
        </w:r>
      </w:ins>
    </w:p>
    <w:p w:rsidR="00A84632" w:rsidRPr="007C437A" w:rsidRDefault="00A84632" w:rsidP="00A84632">
      <w:pPr>
        <w:rPr>
          <w:ins w:id="11348" w:author="Arthur Parmentier" w:date="2020-05-14T13:28:00Z"/>
          <w:rPrChange w:id="11349" w:author="Arthur Parmentier" w:date="2020-06-07T15:27:00Z">
            <w:rPr>
              <w:ins w:id="11350" w:author="Arthur Parmentier" w:date="2020-05-14T13:28:00Z"/>
            </w:rPr>
          </w:rPrChange>
        </w:rPr>
      </w:pPr>
      <w:ins w:id="11351" w:author="Arthur Parmentier" w:date="2020-05-14T13:28:00Z">
        <w:r w:rsidRPr="007C437A">
          <w:rPr>
            <w:rPrChange w:id="11352" w:author="Arthur Parmentier" w:date="2020-06-07T15:27:00Z">
              <w:rPr/>
            </w:rPrChange>
          </w:rPr>
          <w:t>Making analogy = raising the similar features of two mental things</w:t>
        </w:r>
      </w:ins>
    </w:p>
    <w:p w:rsidR="00A84632" w:rsidRPr="007C437A" w:rsidRDefault="00A84632" w:rsidP="00A84632">
      <w:pPr>
        <w:rPr>
          <w:ins w:id="11353" w:author="Arthur Parmentier" w:date="2020-05-14T13:28:00Z"/>
          <w:rPrChange w:id="11354" w:author="Arthur Parmentier" w:date="2020-06-07T15:27:00Z">
            <w:rPr>
              <w:ins w:id="11355" w:author="Arthur Parmentier" w:date="2020-05-14T13:28:00Z"/>
            </w:rPr>
          </w:rPrChange>
        </w:rPr>
      </w:pPr>
      <w:ins w:id="11356" w:author="Arthur Parmentier" w:date="2020-05-14T13:28:00Z">
        <w:r w:rsidRPr="007C437A">
          <w:rPr>
            <w:rPrChange w:id="11357" w:author="Arthur Parmentier" w:date="2020-06-07T15:27:00Z">
              <w:rPr/>
            </w:rPrChange>
          </w:rPr>
          <w:t>Analogy is responsible for concept’s expansion.</w:t>
        </w:r>
      </w:ins>
    </w:p>
    <w:p w:rsidR="00A84632" w:rsidRPr="007C437A" w:rsidRDefault="00A84632" w:rsidP="00A84632">
      <w:pPr>
        <w:rPr>
          <w:ins w:id="11358" w:author="Arthur Parmentier" w:date="2020-05-14T13:28:00Z"/>
          <w:rPrChange w:id="11359" w:author="Arthur Parmentier" w:date="2020-06-07T15:27:00Z">
            <w:rPr>
              <w:ins w:id="11360" w:author="Arthur Parmentier" w:date="2020-05-14T13:28:00Z"/>
            </w:rPr>
          </w:rPrChange>
        </w:rPr>
      </w:pPr>
      <w:ins w:id="11361" w:author="Arthur Parmentier" w:date="2020-05-14T13:28:00Z">
        <w:r w:rsidRPr="007C437A">
          <w:rPr>
            <w:rPrChange w:id="11362" w:author="Arthur Parmentier" w:date="2020-06-07T15:27:00Z">
              <w:rPr/>
            </w:rPrChange>
          </w:rPr>
          <w:t>Hierarchy of concepts? At least a complex form of structuring; Link with researchs in DH ontologies. Nice example: german way of constructing words</w:t>
        </w:r>
      </w:ins>
    </w:p>
    <w:p w:rsidR="00A84632" w:rsidRPr="007C437A" w:rsidRDefault="00A84632" w:rsidP="00E6654A">
      <w:pPr>
        <w:rPr>
          <w:ins w:id="11363" w:author="Arthur Parmentier" w:date="2020-05-14T13:28:00Z"/>
          <w:rPrChange w:id="11364" w:author="Arthur Parmentier" w:date="2020-06-07T15:27:00Z">
            <w:rPr>
              <w:ins w:id="11365" w:author="Arthur Parmentier" w:date="2020-05-14T13:28:00Z"/>
            </w:rPr>
          </w:rPrChange>
        </w:rPr>
      </w:pPr>
    </w:p>
    <w:p w:rsidR="00A84632" w:rsidRPr="007C437A" w:rsidRDefault="000B405B" w:rsidP="00E6654A">
      <w:pPr>
        <w:rPr>
          <w:ins w:id="11366" w:author="Arthur Parmentier" w:date="2020-05-14T14:50:00Z"/>
          <w:rPrChange w:id="11367" w:author="Arthur Parmentier" w:date="2020-06-07T15:27:00Z">
            <w:rPr>
              <w:ins w:id="11368" w:author="Arthur Parmentier" w:date="2020-05-14T14:50:00Z"/>
            </w:rPr>
          </w:rPrChange>
        </w:rPr>
      </w:pPr>
      <w:ins w:id="11369" w:author="Arthur Parmentier" w:date="2020-05-14T14:49:00Z">
        <w:r w:rsidRPr="007C437A">
          <w:rPr>
            <w:rPrChange w:id="11370" w:author="Arthur Parmentier" w:date="2020-06-07T15:27:00Z">
              <w:rPr/>
            </w:rPrChange>
          </w:rPr>
          <w:t>Utilization des signes motivée par la representation a priori du concept/résultat du soundpainter</w:t>
        </w:r>
      </w:ins>
    </w:p>
    <w:p w:rsidR="006331DF" w:rsidRPr="007C437A" w:rsidRDefault="006331DF" w:rsidP="00E6654A">
      <w:pPr>
        <w:rPr>
          <w:ins w:id="11371" w:author="Arthur Parmentier" w:date="2020-05-14T14:51:00Z"/>
          <w:rPrChange w:id="11372" w:author="Arthur Parmentier" w:date="2020-06-07T15:27:00Z">
            <w:rPr>
              <w:ins w:id="11373" w:author="Arthur Parmentier" w:date="2020-05-14T14:51:00Z"/>
            </w:rPr>
          </w:rPrChange>
        </w:rPr>
      </w:pPr>
      <w:ins w:id="11374" w:author="Arthur Parmentier" w:date="2020-05-14T14:50:00Z">
        <w:r w:rsidRPr="007C437A">
          <w:rPr>
            <w:rPrChange w:id="11375" w:author="Arthur Parmentier" w:date="2020-06-07T15:27:00Z">
              <w:rPr/>
            </w:rPrChange>
          </w:rPr>
          <w:t xml:space="preserve">Représentation mentale qui precede la réponse du performer; intéressant pour W (tout le monde?) si </w:t>
        </w:r>
      </w:ins>
      <w:ins w:id="11376" w:author="Arthur Parmentier" w:date="2020-05-14T14:51:00Z">
        <w:r w:rsidRPr="007C437A">
          <w:rPr>
            <w:rPrChange w:id="11377" w:author="Arthur Parmentier" w:date="2020-06-07T15:27:00Z">
              <w:rPr/>
            </w:rPrChange>
          </w:rPr>
          <w:t>la réponse n’est pas telle qu’attendue</w:t>
        </w:r>
      </w:ins>
    </w:p>
    <w:p w:rsidR="00C63733" w:rsidRPr="007C437A" w:rsidRDefault="00C63733" w:rsidP="00E6654A">
      <w:pPr>
        <w:rPr>
          <w:ins w:id="11378" w:author="Arthur Parmentier" w:date="2020-05-14T14:57:00Z"/>
          <w:rPrChange w:id="11379" w:author="Arthur Parmentier" w:date="2020-06-07T15:27:00Z">
            <w:rPr>
              <w:ins w:id="11380" w:author="Arthur Parmentier" w:date="2020-05-14T14:57:00Z"/>
            </w:rPr>
          </w:rPrChange>
        </w:rPr>
      </w:pPr>
      <w:ins w:id="11381" w:author="Arthur Parmentier" w:date="2020-05-14T14:51:00Z">
        <w:r w:rsidRPr="007C437A">
          <w:rPr>
            <w:rPrChange w:id="11382" w:author="Arthur Parmentier" w:date="2020-06-07T15:27:00Z">
              <w:rPr/>
            </w:rPrChange>
          </w:rPr>
          <w:t>On ne peut s’adresser qu’à une discipline qu’on connait un peu</w:t>
        </w:r>
      </w:ins>
    </w:p>
    <w:p w:rsidR="00CD4FE1" w:rsidRPr="007C437A" w:rsidRDefault="00CD4FE1" w:rsidP="00E6654A">
      <w:pPr>
        <w:rPr>
          <w:ins w:id="11383" w:author="Arthur Parmentier" w:date="2020-05-14T14:57:00Z"/>
          <w:rPrChange w:id="11384" w:author="Arthur Parmentier" w:date="2020-06-07T15:27:00Z">
            <w:rPr>
              <w:ins w:id="11385" w:author="Arthur Parmentier" w:date="2020-05-14T14:57:00Z"/>
            </w:rPr>
          </w:rPrChange>
        </w:rPr>
      </w:pPr>
    </w:p>
    <w:p w:rsidR="00CD4FE1" w:rsidRPr="007C437A" w:rsidRDefault="00CD4FE1" w:rsidP="00E6654A">
      <w:pPr>
        <w:rPr>
          <w:ins w:id="11386" w:author="Arthur Parmentier" w:date="2020-05-14T14:59:00Z"/>
          <w:rPrChange w:id="11387" w:author="Arthur Parmentier" w:date="2020-06-07T15:27:00Z">
            <w:rPr>
              <w:ins w:id="11388" w:author="Arthur Parmentier" w:date="2020-05-14T14:59:00Z"/>
            </w:rPr>
          </w:rPrChange>
        </w:rPr>
      </w:pPr>
      <w:ins w:id="11389" w:author="Arthur Parmentier" w:date="2020-05-14T14:57:00Z">
        <w:r w:rsidRPr="007C437A">
          <w:rPr>
            <w:rPrChange w:id="11390" w:author="Arthur Parmentier" w:date="2020-06-07T15:27:00Z">
              <w:rPr/>
            </w:rPrChange>
          </w:rPr>
          <w:t>Immobilté du soundpainter dans la config ordi et config traditionnelle walter</w:t>
        </w:r>
      </w:ins>
      <w:ins w:id="11391" w:author="Arthur Parmentier" w:date="2020-05-14T14:58:00Z">
        <w:r w:rsidR="00B47E57" w:rsidRPr="007C437A">
          <w:rPr>
            <w:rPrChange w:id="11392" w:author="Arthur Parmentier" w:date="2020-06-07T15:27:00Z">
              <w:rPr/>
            </w:rPrChange>
          </w:rPr>
          <w:t xml:space="preserve"> =&gt; aucune “deformation” du contexte de la performance artistique</w:t>
        </w:r>
        <w:r w:rsidR="004732DA" w:rsidRPr="007C437A">
          <w:rPr>
            <w:rPrChange w:id="11393" w:author="Arthur Parmentier" w:date="2020-06-07T15:27:00Z">
              <w:rPr/>
            </w:rPrChange>
          </w:rPr>
          <w:br/>
          <w:t>Notion d’espace</w:t>
        </w:r>
      </w:ins>
    </w:p>
    <w:p w:rsidR="00474CFF" w:rsidRPr="007C437A" w:rsidRDefault="00474CFF" w:rsidP="00E6654A">
      <w:pPr>
        <w:rPr>
          <w:ins w:id="11394" w:author="Arthur Parmentier" w:date="2020-05-14T14:59:00Z"/>
          <w:rPrChange w:id="11395" w:author="Arthur Parmentier" w:date="2020-06-07T15:27:00Z">
            <w:rPr>
              <w:ins w:id="11396" w:author="Arthur Parmentier" w:date="2020-05-14T14:59:00Z"/>
            </w:rPr>
          </w:rPrChange>
        </w:rPr>
      </w:pPr>
      <w:ins w:id="11397" w:author="Arthur Parmentier" w:date="2020-05-14T14:59:00Z">
        <w:r w:rsidRPr="007C437A">
          <w:rPr>
            <w:rPrChange w:id="11398" w:author="Arthur Parmentier" w:date="2020-06-07T15:27:00Z">
              <w:rPr/>
            </w:rPrChange>
          </w:rPr>
          <w:t>Distinction SP et performer: discussion de l’év</w:t>
        </w:r>
      </w:ins>
      <w:ins w:id="11399" w:author="Arthur Parmentier" w:date="2020-05-14T15:00:00Z">
        <w:r w:rsidRPr="007C437A">
          <w:rPr>
            <w:rPrChange w:id="11400" w:author="Arthur Parmentier" w:date="2020-06-07T15:27:00Z">
              <w:rPr/>
            </w:rPrChange>
          </w:rPr>
          <w:t>o</w:t>
        </w:r>
      </w:ins>
      <w:ins w:id="11401" w:author="Arthur Parmentier" w:date="2020-05-14T14:59:00Z">
        <w:r w:rsidRPr="007C437A">
          <w:rPr>
            <w:rPrChange w:id="11402" w:author="Arthur Parmentier" w:date="2020-06-07T15:27:00Z">
              <w:rPr/>
            </w:rPrChange>
          </w:rPr>
          <w:t>l</w:t>
        </w:r>
      </w:ins>
      <w:ins w:id="11403" w:author="Arthur Parmentier" w:date="2020-05-14T15:00:00Z">
        <w:r w:rsidRPr="007C437A">
          <w:rPr>
            <w:rPrChange w:id="11404" w:author="Arthur Parmentier" w:date="2020-06-07T15:27:00Z">
              <w:rPr/>
            </w:rPrChange>
          </w:rPr>
          <w:t>u</w:t>
        </w:r>
      </w:ins>
      <w:ins w:id="11405" w:author="Arthur Parmentier" w:date="2020-05-14T14:59:00Z">
        <w:r w:rsidRPr="007C437A">
          <w:rPr>
            <w:rPrChange w:id="11406" w:author="Arthur Parmentier" w:date="2020-06-07T15:27:00Z">
              <w:rPr/>
            </w:rPrChange>
          </w:rPr>
          <w:t>tion</w:t>
        </w:r>
      </w:ins>
      <w:ins w:id="11407" w:author="Arthur Parmentier" w:date="2020-05-14T15:01:00Z">
        <w:r w:rsidRPr="007C437A">
          <w:rPr>
            <w:rPrChange w:id="11408" w:author="Arthur Parmentier" w:date="2020-06-07T15:27:00Z">
              <w:rPr/>
            </w:rPrChange>
          </w:rPr>
          <w:t>, prospections de configuration possible?</w:t>
        </w:r>
      </w:ins>
      <w:ins w:id="11409" w:author="Arthur Parmentier" w:date="2020-05-14T14:59:00Z">
        <w:r w:rsidRPr="007C437A">
          <w:rPr>
            <w:rPrChange w:id="11410" w:author="Arthur Parmentier" w:date="2020-06-07T15:27:00Z">
              <w:rPr/>
            </w:rPrChange>
          </w:rPr>
          <w:t xml:space="preserve"> </w:t>
        </w:r>
      </w:ins>
    </w:p>
    <w:p w:rsidR="00474CFF" w:rsidRPr="007C437A" w:rsidRDefault="00474CFF" w:rsidP="00E6654A">
      <w:pPr>
        <w:rPr>
          <w:ins w:id="11411" w:author="Arthur Parmentier" w:date="2020-05-14T15:29:00Z"/>
          <w:rPrChange w:id="11412" w:author="Arthur Parmentier" w:date="2020-06-07T15:27:00Z">
            <w:rPr>
              <w:ins w:id="11413" w:author="Arthur Parmentier" w:date="2020-05-14T15:29:00Z"/>
            </w:rPr>
          </w:rPrChange>
        </w:rPr>
      </w:pPr>
      <w:ins w:id="11414" w:author="Arthur Parmentier" w:date="2020-05-14T14:59:00Z">
        <w:r w:rsidRPr="007C437A">
          <w:rPr>
            <w:rPrChange w:id="11415" w:author="Arthur Parmentier" w:date="2020-06-07T15:27:00Z">
              <w:rPr/>
            </w:rPrChange>
          </w:rPr>
          <w:t>Nouvelles configurations: le so</w:t>
        </w:r>
      </w:ins>
    </w:p>
    <w:p w:rsidR="0017374C" w:rsidRPr="007C437A" w:rsidRDefault="0017374C" w:rsidP="00E6654A">
      <w:pPr>
        <w:rPr>
          <w:ins w:id="11416" w:author="Arthur Parmentier" w:date="2020-05-14T15:29:00Z"/>
          <w:rPrChange w:id="11417" w:author="Arthur Parmentier" w:date="2020-06-07T15:27:00Z">
            <w:rPr>
              <w:ins w:id="11418" w:author="Arthur Parmentier" w:date="2020-05-14T15:29:00Z"/>
            </w:rPr>
          </w:rPrChange>
        </w:rPr>
      </w:pPr>
    </w:p>
    <w:p w:rsidR="0017374C" w:rsidRPr="007C437A" w:rsidRDefault="0017374C" w:rsidP="00E6654A">
      <w:pPr>
        <w:rPr>
          <w:ins w:id="11419" w:author="Arthur Parmentier" w:date="2020-05-14T15:37:00Z"/>
          <w:rPrChange w:id="11420" w:author="Arthur Parmentier" w:date="2020-06-07T15:27:00Z">
            <w:rPr>
              <w:ins w:id="11421" w:author="Arthur Parmentier" w:date="2020-05-14T15:37:00Z"/>
            </w:rPr>
          </w:rPrChange>
        </w:rPr>
      </w:pPr>
      <w:ins w:id="11422" w:author="Arthur Parmentier" w:date="2020-05-14T15:29:00Z">
        <w:r w:rsidRPr="007C437A">
          <w:rPr>
            <w:rPrChange w:id="11423" w:author="Arthur Parmentier" w:date="2020-06-07T15:27:00Z">
              <w:rPr/>
            </w:rPrChange>
          </w:rPr>
          <w:lastRenderedPageBreak/>
          <w:t xml:space="preserve">W a </w:t>
        </w:r>
        <w:r w:rsidR="009814BB" w:rsidRPr="007C437A">
          <w:rPr>
            <w:rPrChange w:id="11424" w:author="Arthur Parmentier" w:date="2020-06-07T15:27:00Z">
              <w:rPr/>
            </w:rPrChange>
          </w:rPr>
          <w:t>d</w:t>
        </w:r>
        <w:r w:rsidRPr="007C437A">
          <w:rPr>
            <w:rPrChange w:id="11425" w:author="Arthur Parmentier" w:date="2020-06-07T15:27:00Z">
              <w:rPr/>
            </w:rPrChange>
          </w:rPr>
          <w:t>eja supprimé signe?</w:t>
        </w:r>
        <w:r w:rsidR="009814BB" w:rsidRPr="007C437A">
          <w:rPr>
            <w:rPrChange w:id="11426" w:author="Arthur Parmentier" w:date="2020-06-07T15:27:00Z">
              <w:rPr/>
            </w:rPrChange>
          </w:rPr>
          <w:t xml:space="preserve"> Pk?</w:t>
        </w:r>
        <w:r w:rsidRPr="007C437A">
          <w:rPr>
            <w:rPrChange w:id="11427" w:author="Arthur Parmentier" w:date="2020-06-07T15:27:00Z">
              <w:rPr/>
            </w:rPrChange>
          </w:rPr>
          <w:t xml:space="preserve"> Ex “race” supprimée du dict de l’académie</w:t>
        </w:r>
      </w:ins>
      <w:ins w:id="11428" w:author="Arthur Parmentier" w:date="2020-05-14T15:30:00Z">
        <w:r w:rsidR="008B1BC4" w:rsidRPr="007C437A">
          <w:rPr>
            <w:rPrChange w:id="11429" w:author="Arthur Parmentier" w:date="2020-06-07T15:27:00Z">
              <w:rPr/>
            </w:rPrChange>
          </w:rPr>
          <w:br/>
          <w:t>Pas de synonyme en SP?</w:t>
        </w:r>
        <w:r w:rsidR="009C4444" w:rsidRPr="007C437A">
          <w:rPr>
            <w:rPrChange w:id="11430" w:author="Arthur Parmentier" w:date="2020-06-07T15:27:00Z">
              <w:rPr/>
            </w:rPrChange>
          </w:rPr>
          <w:t xml:space="preserve"> </w:t>
        </w:r>
      </w:ins>
      <w:ins w:id="11431" w:author="Arthur Parmentier" w:date="2020-05-14T15:31:00Z">
        <w:r w:rsidR="009C4444" w:rsidRPr="007C437A">
          <w:rPr>
            <w:rPrChange w:id="11432" w:author="Arthur Parmentier" w:date="2020-06-07T15:27:00Z">
              <w:rPr/>
            </w:rPrChange>
          </w:rPr>
          <w:t>Interpretation du synonyme d</w:t>
        </w:r>
      </w:ins>
      <w:ins w:id="11433" w:author="Arthur Parmentier" w:date="2020-05-14T15:32:00Z">
        <w:r w:rsidR="009C4444" w:rsidRPr="007C437A">
          <w:rPr>
            <w:rPrChange w:id="11434" w:author="Arthur Parmentier" w:date="2020-06-07T15:27:00Z">
              <w:rPr/>
            </w:rPrChange>
          </w:rPr>
          <w:t>ans les langues avec contexts: ???</w:t>
        </w:r>
        <w:r w:rsidR="00A67223" w:rsidRPr="007C437A">
          <w:rPr>
            <w:rPrChange w:id="11435" w:author="Arthur Parmentier" w:date="2020-06-07T15:27:00Z">
              <w:rPr/>
            </w:rPrChange>
          </w:rPr>
          <w:t xml:space="preserve"> nuance contextuelle (cf video )</w:t>
        </w:r>
      </w:ins>
    </w:p>
    <w:p w:rsidR="00A06D4C" w:rsidRPr="007C437A" w:rsidRDefault="00A06D4C" w:rsidP="00E6654A">
      <w:pPr>
        <w:rPr>
          <w:ins w:id="11436" w:author="Arthur Parmentier" w:date="2020-05-14T15:37:00Z"/>
          <w:rPrChange w:id="11437" w:author="Arthur Parmentier" w:date="2020-06-07T15:27:00Z">
            <w:rPr>
              <w:ins w:id="11438" w:author="Arthur Parmentier" w:date="2020-05-14T15:37:00Z"/>
            </w:rPr>
          </w:rPrChange>
        </w:rPr>
      </w:pPr>
    </w:p>
    <w:p w:rsidR="00A06D4C" w:rsidRPr="007C437A" w:rsidRDefault="00A06D4C" w:rsidP="00E6654A">
      <w:pPr>
        <w:rPr>
          <w:ins w:id="11439" w:author="Arthur Parmentier" w:date="2020-05-14T15:38:00Z"/>
          <w:rPrChange w:id="11440" w:author="Arthur Parmentier" w:date="2020-06-07T15:27:00Z">
            <w:rPr>
              <w:ins w:id="11441" w:author="Arthur Parmentier" w:date="2020-05-14T15:38:00Z"/>
            </w:rPr>
          </w:rPrChange>
        </w:rPr>
      </w:pPr>
      <w:ins w:id="11442" w:author="Arthur Parmentier" w:date="2020-05-14T15:37:00Z">
        <w:r w:rsidRPr="007C437A">
          <w:rPr>
            <w:rPrChange w:id="11443" w:author="Arthur Parmentier" w:date="2020-06-07T15:27:00Z">
              <w:rPr/>
            </w:rPrChange>
          </w:rPr>
          <w:t xml:space="preserve">Language SP manipulé </w:t>
        </w:r>
      </w:ins>
      <w:ins w:id="11444" w:author="Arthur Parmentier" w:date="2020-05-14T15:38:00Z">
        <w:r w:rsidRPr="007C437A">
          <w:rPr>
            <w:rPrChange w:id="11445" w:author="Arthur Parmentier" w:date="2020-06-07T15:27:00Z">
              <w:rPr/>
            </w:rPrChange>
          </w:rPr>
          <w:t>par le sp (context free grammar) VS musical language (context sensitive)</w:t>
        </w:r>
        <w:r w:rsidR="00F732CE" w:rsidRPr="007C437A">
          <w:rPr>
            <w:rPrChange w:id="11446" w:author="Arthur Parmentier" w:date="2020-06-07T15:27:00Z">
              <w:rPr/>
            </w:rPrChange>
          </w:rPr>
          <w:t xml:space="preserve"> by performer</w:t>
        </w:r>
      </w:ins>
    </w:p>
    <w:p w:rsidR="00475458" w:rsidRPr="007C437A" w:rsidRDefault="00475458" w:rsidP="00E6654A">
      <w:pPr>
        <w:rPr>
          <w:ins w:id="11447" w:author="Arthur Parmentier" w:date="2020-05-14T15:38:00Z"/>
          <w:rPrChange w:id="11448" w:author="Arthur Parmentier" w:date="2020-06-07T15:27:00Z">
            <w:rPr>
              <w:ins w:id="11449" w:author="Arthur Parmentier" w:date="2020-05-14T15:38:00Z"/>
            </w:rPr>
          </w:rPrChange>
        </w:rPr>
      </w:pPr>
    </w:p>
    <w:p w:rsidR="00475458" w:rsidRPr="007C437A" w:rsidRDefault="00475458" w:rsidP="00E6654A">
      <w:pPr>
        <w:rPr>
          <w:ins w:id="11450" w:author="Arthur Parmentier" w:date="2020-05-14T15:44:00Z"/>
          <w:rPrChange w:id="11451" w:author="Arthur Parmentier" w:date="2020-06-07T15:27:00Z">
            <w:rPr>
              <w:ins w:id="11452" w:author="Arthur Parmentier" w:date="2020-05-14T15:44:00Z"/>
            </w:rPr>
          </w:rPrChange>
        </w:rPr>
      </w:pPr>
      <w:ins w:id="11453" w:author="Arthur Parmentier" w:date="2020-05-14T15:38:00Z">
        <w:r w:rsidRPr="007C437A">
          <w:rPr>
            <w:rPrChange w:id="11454" w:author="Arthur Parmentier" w:date="2020-06-07T15:27:00Z">
              <w:rPr/>
            </w:rPrChange>
          </w:rPr>
          <w:t>Context</w:t>
        </w:r>
      </w:ins>
      <w:ins w:id="11455" w:author="Arthur Parmentier" w:date="2020-05-14T15:39:00Z">
        <w:r w:rsidRPr="007C437A">
          <w:rPr>
            <w:rPrChange w:id="11456" w:author="Arthur Parmentier" w:date="2020-06-07T15:27:00Z">
              <w:rPr/>
            </w:rPrChange>
          </w:rPr>
          <w:t>: importance au dela de la (context</w:t>
        </w:r>
      </w:ins>
      <w:ins w:id="11457" w:author="Arthur Parmentier" w:date="2020-05-14T15:41:00Z">
        <w:r w:rsidR="005A0160" w:rsidRPr="007C437A">
          <w:rPr>
            <w:rPrChange w:id="11458" w:author="Arthur Parmentier" w:date="2020-06-07T15:27:00Z">
              <w:rPr/>
            </w:rPrChange>
          </w:rPr>
          <w:t>-</w:t>
        </w:r>
      </w:ins>
      <w:ins w:id="11459" w:author="Arthur Parmentier" w:date="2020-05-14T15:39:00Z">
        <w:r w:rsidRPr="007C437A">
          <w:rPr>
            <w:rPrChange w:id="11460" w:author="Arthur Parmentier" w:date="2020-06-07T15:27:00Z">
              <w:rPr/>
            </w:rPrChange>
          </w:rPr>
          <w:t>free grammar)</w:t>
        </w:r>
        <w:r w:rsidR="00384716" w:rsidRPr="007C437A">
          <w:rPr>
            <w:rPrChange w:id="11461" w:author="Arthur Parmentier" w:date="2020-06-07T15:27:00Z">
              <w:rPr/>
            </w:rPrChange>
          </w:rPr>
          <w:t>: attentes du compositeur, configuration</w:t>
        </w:r>
      </w:ins>
      <w:ins w:id="11462" w:author="Arthur Parmentier" w:date="2020-05-14T15:41:00Z">
        <w:r w:rsidR="00CF3BC0" w:rsidRPr="007C437A">
          <w:rPr>
            <w:rPrChange w:id="11463" w:author="Arthur Parmentier" w:date="2020-06-07T15:27:00Z">
              <w:rPr/>
            </w:rPrChange>
          </w:rPr>
          <w:t>, par défaut…</w:t>
        </w:r>
      </w:ins>
    </w:p>
    <w:p w:rsidR="005D5A11" w:rsidRPr="007C437A" w:rsidRDefault="005D5A11" w:rsidP="00E6654A">
      <w:pPr>
        <w:rPr>
          <w:ins w:id="11464" w:author="Arthur Parmentier" w:date="2020-05-14T15:44:00Z"/>
          <w:rPrChange w:id="11465" w:author="Arthur Parmentier" w:date="2020-06-07T15:27:00Z">
            <w:rPr>
              <w:ins w:id="11466" w:author="Arthur Parmentier" w:date="2020-05-14T15:44:00Z"/>
            </w:rPr>
          </w:rPrChange>
        </w:rPr>
      </w:pPr>
    </w:p>
    <w:p w:rsidR="005D5A11" w:rsidRPr="007C437A" w:rsidRDefault="005D5A11" w:rsidP="00E6654A">
      <w:pPr>
        <w:rPr>
          <w:ins w:id="11467" w:author="Arthur Parmentier" w:date="2020-05-14T15:44:00Z"/>
          <w:rPrChange w:id="11468" w:author="Arthur Parmentier" w:date="2020-06-07T15:27:00Z">
            <w:rPr>
              <w:ins w:id="11469" w:author="Arthur Parmentier" w:date="2020-05-14T15:44:00Z"/>
            </w:rPr>
          </w:rPrChange>
        </w:rPr>
      </w:pPr>
      <w:ins w:id="11470" w:author="Arthur Parmentier" w:date="2020-05-14T15:44:00Z">
        <w:r w:rsidRPr="007C437A">
          <w:rPr>
            <w:rPrChange w:id="11471" w:author="Arthur Parmentier" w:date="2020-06-07T15:27:00Z">
              <w:rPr/>
            </w:rPrChange>
          </w:rPr>
          <w:t>Mode: préciser le sens</w:t>
        </w:r>
        <w:r w:rsidR="0074035C" w:rsidRPr="007C437A">
          <w:rPr>
            <w:rPrChange w:id="11472" w:author="Arthur Parmentier" w:date="2020-06-07T15:27:00Z">
              <w:rPr/>
            </w:rPrChange>
          </w:rPr>
          <w:t xml:space="preserve"> </w:t>
        </w:r>
        <w:r w:rsidRPr="007C437A">
          <w:rPr>
            <w:rPrChange w:id="11473" w:author="Arthur Parmentier" w:date="2020-06-07T15:27:00Z">
              <w:rPr/>
            </w:rPrChange>
          </w:rPr>
          <w:t>en SP</w:t>
        </w:r>
      </w:ins>
    </w:p>
    <w:p w:rsidR="0074035C" w:rsidRPr="007C437A" w:rsidRDefault="0074035C" w:rsidP="00E6654A">
      <w:pPr>
        <w:rPr>
          <w:ins w:id="11474" w:author="Arthur Parmentier" w:date="2020-05-14T15:58:00Z"/>
          <w:rPrChange w:id="11475" w:author="Arthur Parmentier" w:date="2020-06-07T15:27:00Z">
            <w:rPr>
              <w:ins w:id="11476" w:author="Arthur Parmentier" w:date="2020-05-14T15:58:00Z"/>
            </w:rPr>
          </w:rPrChange>
        </w:rPr>
      </w:pPr>
      <w:ins w:id="11477" w:author="Arthur Parmentier" w:date="2020-05-14T15:44:00Z">
        <w:r w:rsidRPr="007C437A">
          <w:rPr>
            <w:rPrChange w:id="11478" w:author="Arthur Parmentier" w:date="2020-06-07T15:27:00Z">
              <w:rPr/>
            </w:rPrChange>
          </w:rPr>
          <w:t>“mode”, “for</w:t>
        </w:r>
      </w:ins>
      <w:ins w:id="11479" w:author="Arthur Parmentier" w:date="2020-05-14T15:45:00Z">
        <w:r w:rsidRPr="007C437A">
          <w:rPr>
            <w:rPrChange w:id="11480" w:author="Arthur Parmentier" w:date="2020-06-07T15:27:00Z">
              <w:rPr/>
            </w:rPrChange>
          </w:rPr>
          <w:t>me”</w:t>
        </w:r>
      </w:ins>
    </w:p>
    <w:p w:rsidR="00FB6B81" w:rsidRPr="007C437A" w:rsidRDefault="00FB6B81" w:rsidP="00E6654A">
      <w:pPr>
        <w:rPr>
          <w:ins w:id="11481" w:author="Arthur Parmentier" w:date="2020-05-14T15:59:00Z"/>
          <w:rPrChange w:id="11482" w:author="Arthur Parmentier" w:date="2020-06-07T15:27:00Z">
            <w:rPr>
              <w:ins w:id="11483" w:author="Arthur Parmentier" w:date="2020-05-14T15:59:00Z"/>
            </w:rPr>
          </w:rPrChange>
        </w:rPr>
      </w:pPr>
    </w:p>
    <w:p w:rsidR="00FB6B81" w:rsidRPr="007C437A" w:rsidRDefault="00FB6B81" w:rsidP="00E6654A">
      <w:pPr>
        <w:rPr>
          <w:ins w:id="11484" w:author="Arthur Parmentier" w:date="2020-05-14T15:58:00Z"/>
          <w:rPrChange w:id="11485" w:author="Arthur Parmentier" w:date="2020-06-07T15:27:00Z">
            <w:rPr>
              <w:ins w:id="11486" w:author="Arthur Parmentier" w:date="2020-05-14T15:58:00Z"/>
            </w:rPr>
          </w:rPrChange>
        </w:rPr>
      </w:pPr>
      <w:ins w:id="11487" w:author="Arthur Parmentier" w:date="2020-05-14T15:59:00Z">
        <w:r w:rsidRPr="007C437A">
          <w:rPr>
            <w:rPrChange w:id="11488" w:author="Arthur Parmentier" w:date="2020-06-07T15:27:00Z">
              <w:rPr/>
            </w:rPrChange>
          </w:rPr>
          <w:t>Glossaire (definition des mots/concepts utilizes)</w:t>
        </w:r>
      </w:ins>
    </w:p>
    <w:p w:rsidR="00FB6B81" w:rsidRPr="007C437A" w:rsidRDefault="00FB6B81" w:rsidP="00E6654A">
      <w:pPr>
        <w:rPr>
          <w:ins w:id="11489" w:author="Arthur Parmentier" w:date="2020-05-14T16:26:00Z"/>
          <w:rPrChange w:id="11490" w:author="Arthur Parmentier" w:date="2020-06-07T15:27:00Z">
            <w:rPr>
              <w:ins w:id="11491" w:author="Arthur Parmentier" w:date="2020-05-14T16:26:00Z"/>
            </w:rPr>
          </w:rPrChange>
        </w:rPr>
      </w:pPr>
      <w:ins w:id="11492" w:author="Arthur Parmentier" w:date="2020-05-14T15:58:00Z">
        <w:r w:rsidRPr="007C437A">
          <w:rPr>
            <w:rPrChange w:id="11493" w:author="Arthur Parmentier" w:date="2020-06-07T15:27:00Z">
              <w:rPr/>
            </w:rPrChange>
          </w:rPr>
          <w:t>Biblio, table des illust</w:t>
        </w:r>
      </w:ins>
      <w:ins w:id="11494" w:author="Arthur Parmentier" w:date="2020-05-14T15:59:00Z">
        <w:r w:rsidRPr="007C437A">
          <w:rPr>
            <w:rPrChange w:id="11495" w:author="Arthur Parmentier" w:date="2020-06-07T15:27:00Z">
              <w:rPr/>
            </w:rPrChange>
          </w:rPr>
          <w:t>rations.</w:t>
        </w:r>
      </w:ins>
    </w:p>
    <w:p w:rsidR="009946FB" w:rsidRPr="007C437A" w:rsidRDefault="009946FB" w:rsidP="00E6654A">
      <w:pPr>
        <w:rPr>
          <w:ins w:id="11496" w:author="Arthur Parmentier" w:date="2020-05-14T16:26:00Z"/>
          <w:rPrChange w:id="11497" w:author="Arthur Parmentier" w:date="2020-06-07T15:27:00Z">
            <w:rPr>
              <w:ins w:id="11498" w:author="Arthur Parmentier" w:date="2020-05-14T16:26:00Z"/>
            </w:rPr>
          </w:rPrChange>
        </w:rPr>
      </w:pPr>
    </w:p>
    <w:p w:rsidR="009946FB" w:rsidRPr="007C437A" w:rsidRDefault="009946FB" w:rsidP="00E6654A">
      <w:pPr>
        <w:rPr>
          <w:ins w:id="11499" w:author="Arthur Parmentier" w:date="2020-05-14T16:26:00Z"/>
          <w:rPrChange w:id="11500" w:author="Arthur Parmentier" w:date="2020-06-07T15:27:00Z">
            <w:rPr>
              <w:ins w:id="11501" w:author="Arthur Parmentier" w:date="2020-05-14T16:26:00Z"/>
            </w:rPr>
          </w:rPrChange>
        </w:rPr>
      </w:pPr>
      <w:ins w:id="11502" w:author="Arthur Parmentier" w:date="2020-05-14T16:26:00Z">
        <w:r w:rsidRPr="007C437A">
          <w:rPr>
            <w:rPrChange w:id="11503" w:author="Arthur Parmentier" w:date="2020-06-07T15:27:00Z">
              <w:rPr/>
            </w:rPrChange>
          </w:rPr>
          <w:t>4 semaines:</w:t>
        </w:r>
      </w:ins>
    </w:p>
    <w:p w:rsidR="009946FB" w:rsidRPr="007C437A" w:rsidRDefault="009946FB" w:rsidP="00E6654A">
      <w:pPr>
        <w:rPr>
          <w:ins w:id="11504" w:author="Arthur Parmentier" w:date="2020-05-14T16:28:00Z"/>
          <w:rPrChange w:id="11505" w:author="Arthur Parmentier" w:date="2020-06-07T15:27:00Z">
            <w:rPr>
              <w:ins w:id="11506" w:author="Arthur Parmentier" w:date="2020-05-14T16:28:00Z"/>
            </w:rPr>
          </w:rPrChange>
        </w:rPr>
      </w:pPr>
      <w:ins w:id="11507" w:author="Arthur Parmentier" w:date="2020-05-14T16:28:00Z">
        <w:r w:rsidRPr="007C437A">
          <w:rPr>
            <w:rPrChange w:id="11508" w:author="Arthur Parmentier" w:date="2020-06-07T15:27:00Z">
              <w:rPr/>
            </w:rPrChange>
          </w:rPr>
          <w:t xml:space="preserve">Facilité: </w:t>
        </w:r>
      </w:ins>
    </w:p>
    <w:p w:rsidR="009946FB" w:rsidRPr="007C437A" w:rsidRDefault="009946FB">
      <w:pPr>
        <w:ind w:firstLine="360"/>
        <w:rPr>
          <w:ins w:id="11509" w:author="Arthur Parmentier" w:date="2020-05-14T16:28:00Z"/>
          <w:rPrChange w:id="11510" w:author="Arthur Parmentier" w:date="2020-06-07T15:27:00Z">
            <w:rPr>
              <w:ins w:id="11511" w:author="Arthur Parmentier" w:date="2020-05-14T16:28:00Z"/>
            </w:rPr>
          </w:rPrChange>
        </w:rPr>
        <w:pPrChange w:id="11512" w:author="Arthur Parmentier" w:date="2020-05-14T16:28:00Z">
          <w:pPr/>
        </w:pPrChange>
      </w:pPr>
      <w:ins w:id="11513" w:author="Arthur Parmentier" w:date="2020-05-14T16:28:00Z">
        <w:r w:rsidRPr="007C437A">
          <w:rPr>
            <w:rPrChange w:id="11514" w:author="Arthur Parmentier" w:date="2020-06-07T15:27:00Z">
              <w:rPr/>
            </w:rPrChange>
          </w:rPr>
          <w:t>- partie technologique</w:t>
        </w:r>
      </w:ins>
    </w:p>
    <w:p w:rsidR="009946FB" w:rsidRPr="007C437A" w:rsidRDefault="009946FB" w:rsidP="009946FB">
      <w:pPr>
        <w:pStyle w:val="Paragraphedeliste"/>
        <w:numPr>
          <w:ilvl w:val="0"/>
          <w:numId w:val="14"/>
        </w:numPr>
        <w:rPr>
          <w:ins w:id="11515" w:author="Arthur Parmentier" w:date="2020-05-14T16:28:00Z"/>
          <w:rPrChange w:id="11516" w:author="Arthur Parmentier" w:date="2020-06-07T15:27:00Z">
            <w:rPr>
              <w:ins w:id="11517" w:author="Arthur Parmentier" w:date="2020-05-14T16:28:00Z"/>
            </w:rPr>
          </w:rPrChange>
        </w:rPr>
      </w:pPr>
      <w:ins w:id="11518" w:author="Arthur Parmentier" w:date="2020-05-14T16:28:00Z">
        <w:r w:rsidRPr="007C437A">
          <w:rPr>
            <w:rPrChange w:id="11519" w:author="Arthur Parmentier" w:date="2020-06-07T15:27:00Z">
              <w:rPr/>
            </w:rPrChange>
          </w:rPr>
          <w:t>Brief history of SP</w:t>
        </w:r>
      </w:ins>
    </w:p>
    <w:p w:rsidR="009946FB" w:rsidRPr="007C437A" w:rsidRDefault="009946FB" w:rsidP="00B827FE">
      <w:pPr>
        <w:rPr>
          <w:ins w:id="11520" w:author="Arthur Parmentier" w:date="2020-05-22T11:49:00Z"/>
          <w:rPrChange w:id="11521" w:author="Arthur Parmentier" w:date="2020-06-07T15:27:00Z">
            <w:rPr>
              <w:ins w:id="11522" w:author="Arthur Parmentier" w:date="2020-05-22T11:49:00Z"/>
            </w:rPr>
          </w:rPrChange>
        </w:rPr>
      </w:pPr>
    </w:p>
    <w:p w:rsidR="00B827FE" w:rsidRPr="007C437A" w:rsidRDefault="00B827FE">
      <w:pPr>
        <w:rPr>
          <w:ins w:id="11523" w:author="Arthur Parmentier" w:date="2020-05-23T19:48:00Z"/>
          <w:rPrChange w:id="11524" w:author="Arthur Parmentier" w:date="2020-06-07T15:27:00Z">
            <w:rPr>
              <w:ins w:id="11525" w:author="Arthur Parmentier" w:date="2020-05-23T19:48:00Z"/>
            </w:rPr>
          </w:rPrChange>
        </w:rPr>
      </w:pPr>
      <w:ins w:id="11526" w:author="Arthur Parmentier" w:date="2020-05-22T11:49:00Z">
        <w:r w:rsidRPr="007C437A">
          <w:rPr>
            <w:rPrChange w:id="11527" w:author="Arthur Parmentier" w:date="2020-06-07T15:27:00Z">
              <w:rPr/>
            </w:rPrChange>
          </w:rPr>
          <w:t>INTERACTML and why I dropped Unity</w:t>
        </w:r>
      </w:ins>
    </w:p>
    <w:p w:rsidR="0019026D" w:rsidRPr="007C437A" w:rsidRDefault="0019026D">
      <w:pPr>
        <w:rPr>
          <w:ins w:id="11528" w:author="Arthur Parmentier" w:date="2020-06-05T16:32:00Z"/>
          <w:rPrChange w:id="11529" w:author="Arthur Parmentier" w:date="2020-06-07T15:27:00Z">
            <w:rPr>
              <w:ins w:id="11530" w:author="Arthur Parmentier" w:date="2020-06-05T16:32:00Z"/>
            </w:rPr>
          </w:rPrChange>
        </w:rPr>
      </w:pPr>
      <w:ins w:id="11531" w:author="Arthur Parmentier" w:date="2020-05-23T19:48:00Z">
        <w:r w:rsidRPr="007C437A">
          <w:rPr>
            <w:rPrChange w:id="11532" w:author="Arthur Parmentier" w:date="2020-06-07T15:27:00Z">
              <w:rPr/>
            </w:rPrChange>
          </w:rPr>
          <w:t>Splitcam</w:t>
        </w:r>
      </w:ins>
    </w:p>
    <w:p w:rsidR="00E814B3" w:rsidRPr="007C437A" w:rsidRDefault="00E814B3">
      <w:pPr>
        <w:rPr>
          <w:ins w:id="11533" w:author="Arthur Parmentier" w:date="2020-06-05T16:32:00Z"/>
          <w:rPrChange w:id="11534" w:author="Arthur Parmentier" w:date="2020-06-07T15:27:00Z">
            <w:rPr>
              <w:ins w:id="11535" w:author="Arthur Parmentier" w:date="2020-06-05T16:32:00Z"/>
            </w:rPr>
          </w:rPrChange>
        </w:rPr>
      </w:pPr>
    </w:p>
    <w:p w:rsidR="006E2B59" w:rsidRPr="007C437A" w:rsidRDefault="006E2B59" w:rsidP="006E2B59">
      <w:pPr>
        <w:rPr>
          <w:moveTo w:id="11536" w:author="Arthur Parmentier" w:date="2020-06-06T22:11:00Z"/>
          <w:rPrChange w:id="11537" w:author="Arthur Parmentier" w:date="2020-06-07T15:27:00Z">
            <w:rPr>
              <w:moveTo w:id="11538" w:author="Arthur Parmentier" w:date="2020-06-06T22:11:00Z"/>
            </w:rPr>
          </w:rPrChange>
        </w:rPr>
      </w:pPr>
      <w:moveToRangeStart w:id="11539" w:author="Arthur Parmentier" w:date="2020-06-06T22:11:00Z" w:name="move42373884"/>
      <w:moveTo w:id="11540" w:author="Arthur Parmentier" w:date="2020-06-06T22:11:00Z">
        <w:r w:rsidRPr="007C437A">
          <w:rPr>
            <w:rPrChange w:id="11541" w:author="Arthur Parmentier" w:date="2020-06-07T15:27:00Z">
              <w:rPr/>
            </w:rPrChange>
          </w:rPr>
          <w:t>DRAFT of ideas</w:t>
        </w:r>
      </w:moveTo>
    </w:p>
    <w:p w:rsidR="006E2B59" w:rsidRPr="007C437A" w:rsidRDefault="006E2B59" w:rsidP="006E2B59">
      <w:pPr>
        <w:pStyle w:val="Paragraphedeliste"/>
        <w:numPr>
          <w:ilvl w:val="0"/>
          <w:numId w:val="8"/>
        </w:numPr>
        <w:rPr>
          <w:moveTo w:id="11542" w:author="Arthur Parmentier" w:date="2020-06-06T22:11:00Z"/>
          <w:rPrChange w:id="11543" w:author="Arthur Parmentier" w:date="2020-06-07T15:27:00Z">
            <w:rPr>
              <w:moveTo w:id="11544" w:author="Arthur Parmentier" w:date="2020-06-06T22:11:00Z"/>
            </w:rPr>
          </w:rPrChange>
        </w:rPr>
      </w:pPr>
      <w:moveTo w:id="11545" w:author="Arthur Parmentier" w:date="2020-06-06T22:11:00Z">
        <w:r w:rsidRPr="007C437A">
          <w:rPr>
            <w:rPrChange w:id="11546" w:author="Arthur Parmentier" w:date="2020-06-07T15:27:00Z">
              <w:rPr/>
            </w:rPrChange>
          </w:rPr>
          <w:t xml:space="preserve">“Traditional” Soundpainting vs “Alternative” Soundpainting: a question a configuration (soundpainting as a language but not a configuration) means that it is not necessarily linked to the frontal relation between a composer (human) and an orchestra (of human performers). My use of the word “traditional” refers to the transmission and definition of SP by Walter, with his own use &amp; configuration of Soundpainting performances. There is no “modern” Soundpainting but rather an expanding field of research and experimentations in how the language and its </w:t>
        </w:r>
        <w:r w:rsidRPr="007C437A">
          <w:rPr>
            <w:rPrChange w:id="11547" w:author="Arthur Parmentier" w:date="2020-06-07T15:27:00Z">
              <w:rPr/>
            </w:rPrChange>
          </w:rPr>
          <w:lastRenderedPageBreak/>
          <w:t>concepts can extend to very different contexts and configurations. Develop with Brasilian version of SP &amp; baila baila.</w:t>
        </w:r>
      </w:moveTo>
    </w:p>
    <w:p w:rsidR="006E2B59" w:rsidRPr="007C437A" w:rsidRDefault="006E2B59" w:rsidP="006E2B59">
      <w:pPr>
        <w:pStyle w:val="Paragraphedeliste"/>
        <w:numPr>
          <w:ilvl w:val="1"/>
          <w:numId w:val="8"/>
        </w:numPr>
        <w:rPr>
          <w:moveTo w:id="11548" w:author="Arthur Parmentier" w:date="2020-06-06T22:11:00Z"/>
          <w:rPrChange w:id="11549" w:author="Arthur Parmentier" w:date="2020-06-07T15:27:00Z">
            <w:rPr>
              <w:moveTo w:id="11550" w:author="Arthur Parmentier" w:date="2020-06-06T22:11:00Z"/>
            </w:rPr>
          </w:rPrChange>
        </w:rPr>
      </w:pPr>
      <w:moveTo w:id="11551" w:author="Arthur Parmentier" w:date="2020-06-06T22:11:00Z">
        <w:r w:rsidRPr="007C437A">
          <w:rPr>
            <w:rPrChange w:id="11552" w:author="Arthur Parmentier" w:date="2020-06-07T15:27:00Z">
              <w:rPr/>
            </w:rPrChange>
          </w:rPr>
          <w:t>The concepts depend on the configuration. For instance, a “note” in music is very different from the concept (or its absence!) of “note” in visual arts.</w:t>
        </w:r>
      </w:moveTo>
    </w:p>
    <w:p w:rsidR="006E2B59" w:rsidRPr="007C437A" w:rsidRDefault="006E2B59" w:rsidP="006E2B59">
      <w:pPr>
        <w:pStyle w:val="Paragraphedeliste"/>
        <w:numPr>
          <w:ilvl w:val="1"/>
          <w:numId w:val="8"/>
        </w:numPr>
        <w:rPr>
          <w:moveTo w:id="11553" w:author="Arthur Parmentier" w:date="2020-06-06T22:11:00Z"/>
          <w:rPrChange w:id="11554" w:author="Arthur Parmentier" w:date="2020-06-07T15:27:00Z">
            <w:rPr>
              <w:moveTo w:id="11555" w:author="Arthur Parmentier" w:date="2020-06-06T22:11:00Z"/>
            </w:rPr>
          </w:rPrChange>
        </w:rPr>
      </w:pPr>
      <w:moveTo w:id="11556" w:author="Arthur Parmentier" w:date="2020-06-06T22:11:00Z">
        <w:r w:rsidRPr="007C437A">
          <w:rPr>
            <w:rPrChange w:id="11557" w:author="Arthur Parmentier" w:date="2020-06-07T15:27:00Z">
              <w:rPr/>
            </w:rPrChange>
          </w:rPr>
          <w:t>SP early concepts were built for music performances and translated later for other disciplines. (Q: why do we even use this word “discipline” in arts?)</w:t>
        </w:r>
        <w:r w:rsidRPr="007C437A">
          <w:rPr>
            <w:rPrChange w:id="11558" w:author="Arthur Parmentier" w:date="2020-06-07T15:27:00Z">
              <w:rPr/>
            </w:rPrChange>
          </w:rPr>
          <w:br/>
          <w:t>-&gt; Concepts inside SP are “stolen” from the configuration/context it deals with.</w:t>
        </w:r>
      </w:moveTo>
    </w:p>
    <w:p w:rsidR="006E2B59" w:rsidRPr="007C437A" w:rsidRDefault="006E2B59" w:rsidP="006E2B59">
      <w:pPr>
        <w:pStyle w:val="Paragraphedeliste"/>
        <w:numPr>
          <w:ilvl w:val="1"/>
          <w:numId w:val="8"/>
        </w:numPr>
        <w:rPr>
          <w:moveTo w:id="11559" w:author="Arthur Parmentier" w:date="2020-06-06T22:11:00Z"/>
          <w:rPrChange w:id="11560" w:author="Arthur Parmentier" w:date="2020-06-07T15:27:00Z">
            <w:rPr>
              <w:moveTo w:id="11561" w:author="Arthur Parmentier" w:date="2020-06-06T22:11:00Z"/>
            </w:rPr>
          </w:rPrChange>
        </w:rPr>
      </w:pPr>
      <w:moveTo w:id="11562" w:author="Arthur Parmentier" w:date="2020-06-06T22:11:00Z">
        <w:r w:rsidRPr="007C437A">
          <w:rPr>
            <w:rPrChange w:id="11563" w:author="Arthur Parmentier" w:date="2020-06-07T15:27:00Z">
              <w:rPr/>
            </w:rPrChange>
          </w:rPr>
          <w:t>SP acts as a kind of translation from the concepts of different practices to signs</w:t>
        </w:r>
      </w:moveTo>
    </w:p>
    <w:p w:rsidR="006E2B59" w:rsidRPr="007C437A" w:rsidRDefault="006E2B59" w:rsidP="006E2B59">
      <w:pPr>
        <w:pStyle w:val="Paragraphedeliste"/>
        <w:numPr>
          <w:ilvl w:val="1"/>
          <w:numId w:val="8"/>
        </w:numPr>
        <w:rPr>
          <w:moveTo w:id="11564" w:author="Arthur Parmentier" w:date="2020-06-06T22:11:00Z"/>
          <w:rPrChange w:id="11565" w:author="Arthur Parmentier" w:date="2020-06-07T15:27:00Z">
            <w:rPr>
              <w:moveTo w:id="11566" w:author="Arthur Parmentier" w:date="2020-06-06T22:11:00Z"/>
            </w:rPr>
          </w:rPrChange>
        </w:rPr>
      </w:pPr>
      <w:moveTo w:id="11567" w:author="Arthur Parmentier" w:date="2020-06-06T22:11:00Z">
        <w:r w:rsidRPr="007C437A">
          <w:rPr>
            <w:rPrChange w:id="11568" w:author="Arthur Parmentier" w:date="2020-06-07T15:27:00Z">
              <w:rPr/>
            </w:rPrChange>
          </w:rPr>
          <w:t>It is therefore important to understand that to my point of view, there is not a fixed set of concepts that would be incorporated by the SP language</w:t>
        </w:r>
      </w:moveTo>
    </w:p>
    <w:p w:rsidR="006E2B59" w:rsidRPr="007C437A" w:rsidRDefault="006E2B59" w:rsidP="006E2B59">
      <w:pPr>
        <w:pStyle w:val="Paragraphedeliste"/>
        <w:numPr>
          <w:ilvl w:val="1"/>
          <w:numId w:val="8"/>
        </w:numPr>
        <w:rPr>
          <w:moveTo w:id="11569" w:author="Arthur Parmentier" w:date="2020-06-06T22:11:00Z"/>
          <w:rPrChange w:id="11570" w:author="Arthur Parmentier" w:date="2020-06-07T15:27:00Z">
            <w:rPr>
              <w:moveTo w:id="11571" w:author="Arthur Parmentier" w:date="2020-06-06T22:11:00Z"/>
            </w:rPr>
          </w:rPrChange>
        </w:rPr>
      </w:pPr>
      <w:moveTo w:id="11572" w:author="Arthur Parmentier" w:date="2020-06-06T22:11:00Z">
        <w:r w:rsidRPr="007C437A">
          <w:rPr>
            <w:rPrChange w:id="11573" w:author="Arthur Parmentier" w:date="2020-06-07T15:27:00Z">
              <w:rPr/>
            </w:rPrChange>
          </w:rPr>
          <w:t>but rather a fluid, dynamic and varying grammar</w:t>
        </w:r>
      </w:moveTo>
    </w:p>
    <w:moveToRangeEnd w:id="11539"/>
    <w:p w:rsidR="00E814B3" w:rsidRPr="007C437A" w:rsidRDefault="00E814B3">
      <w:pPr>
        <w:rPr>
          <w:rPrChange w:id="11574" w:author="Arthur Parmentier" w:date="2020-06-07T15:27:00Z">
            <w:rPr/>
          </w:rPrChange>
        </w:rPr>
      </w:pPr>
    </w:p>
    <w:sectPr w:rsidR="00E814B3" w:rsidRPr="007C437A" w:rsidSect="00670002">
      <w:footerReference w:type="even" r:id="rId32"/>
      <w:footerReference w:type="default" r:id="rId33"/>
      <w:pgSz w:w="11906" w:h="16838"/>
      <w:pgMar w:top="1440" w:right="1080" w:bottom="1440" w:left="1080" w:header="708" w:footer="708" w:gutter="0"/>
      <w:pgNumType w:start="1"/>
      <w:cols w:space="720"/>
      <w:docGrid w:linePitch="299"/>
      <w:sectPrChange w:id="11575" w:author="Arthur Parmentier" w:date="2020-05-18T14:24:00Z">
        <w:sectPr w:rsidR="00E814B3" w:rsidRPr="007C437A" w:rsidSect="00670002">
          <w:pgMar w:top="1417" w:right="1417" w:bottom="1417" w:left="1417" w:header="708" w:footer="708" w:gutter="0"/>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6005" w:rsidRDefault="00A66005" w:rsidP="00E6654A">
      <w:r>
        <w:separator/>
      </w:r>
    </w:p>
  </w:endnote>
  <w:endnote w:type="continuationSeparator" w:id="0">
    <w:p w:rsidR="00A66005" w:rsidRDefault="00A66005" w:rsidP="00E66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ExtraLight">
    <w:panose1 w:val="00000300000000000000"/>
    <w:charset w:val="00"/>
    <w:family w:val="auto"/>
    <w:pitch w:val="variable"/>
    <w:sig w:usb0="20000007" w:usb1="00000001" w:usb2="00000000" w:usb3="00000000" w:csb0="00000193" w:csb1="00000000"/>
  </w:font>
  <w:font w:name="Nunito ExtraLight">
    <w:altName w:val="Calibri"/>
    <w:charset w:val="00"/>
    <w:family w:val="auto"/>
    <w:pitch w:val="default"/>
  </w:font>
  <w:font w:name="Noto Sans Symbols">
    <w:altName w:val="Calibri"/>
    <w:charset w:val="00"/>
    <w:family w:val="auto"/>
    <w:pitch w:val="default"/>
  </w:font>
  <w:font w:name="Nunito Sans">
    <w:panose1 w:val="00000500000000000000"/>
    <w:charset w:val="00"/>
    <w:family w:val="auto"/>
    <w:pitch w:val="variable"/>
    <w:sig w:usb0="20000007" w:usb1="00000001" w:usb2="00000000" w:usb3="00000000" w:csb0="00000193" w:csb1="00000000"/>
  </w:font>
  <w:font w:name="Nunito Sans Light">
    <w:panose1 w:val="00000400000000000000"/>
    <w:charset w:val="00"/>
    <w:family w:val="auto"/>
    <w:pitch w:val="variable"/>
    <w:sig w:usb0="20000007" w:usb1="00000001" w:usb2="00000000" w:usb3="00000000" w:csb0="00000193"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879" w:rsidRDefault="001A4879" w:rsidP="00E6654A">
    <w:r>
      <w:fldChar w:fldCharType="begin"/>
    </w:r>
    <w:r>
      <w:instrText>PAGE</w:instrText>
    </w:r>
    <w:r>
      <w:fldChar w:fldCharType="end"/>
    </w:r>
  </w:p>
  <w:p w:rsidR="001A4879" w:rsidRDefault="001A4879" w:rsidP="00E6654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879" w:rsidRDefault="001A4879" w:rsidP="00E6654A">
    <w:r>
      <w:fldChar w:fldCharType="begin"/>
    </w:r>
    <w:r>
      <w:instrText>PAGE</w:instrText>
    </w:r>
    <w:r>
      <w:fldChar w:fldCharType="separate"/>
    </w:r>
    <w:r>
      <w:rPr>
        <w:noProof/>
      </w:rPr>
      <w:t>1</w:t>
    </w:r>
    <w:r>
      <w:fldChar w:fldCharType="end"/>
    </w:r>
  </w:p>
  <w:p w:rsidR="001A4879" w:rsidRDefault="001A4879" w:rsidP="00E665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6005" w:rsidRDefault="00A66005" w:rsidP="00E6654A">
      <w:r>
        <w:separator/>
      </w:r>
    </w:p>
  </w:footnote>
  <w:footnote w:type="continuationSeparator" w:id="0">
    <w:p w:rsidR="00A66005" w:rsidRDefault="00A66005" w:rsidP="00E6654A">
      <w:r>
        <w:continuationSeparator/>
      </w:r>
    </w:p>
  </w:footnote>
  <w:footnote w:id="1">
    <w:p w:rsidR="001A4879" w:rsidRPr="00BA026A" w:rsidRDefault="001A4879">
      <w:pPr>
        <w:pStyle w:val="Notedebasdepage"/>
        <w:rPr>
          <w:lang w:val="fr-FR"/>
          <w:rPrChange w:id="1946" w:author="Arthur Parmentier" w:date="2020-06-06T15:45:00Z">
            <w:rPr/>
          </w:rPrChange>
        </w:rPr>
      </w:pPr>
      <w:ins w:id="1947" w:author="Arthur Parmentier" w:date="2020-06-06T15:45:00Z">
        <w:r>
          <w:rPr>
            <w:rStyle w:val="Appelnotedebasdep"/>
          </w:rPr>
          <w:footnoteRef/>
        </w:r>
        <w:r>
          <w:t xml:space="preserve"> Nadine Couture, Sébastien Bottecchia, Serge Chaumette, Mateo Cecconello, Josu Rekalde, et al.. </w:t>
        </w:r>
        <w:r w:rsidRPr="00BA026A">
          <w:rPr>
            <w:i/>
            <w:iCs/>
            <w:rPrChange w:id="1948" w:author="Arthur Parmentier" w:date="2020-06-06T15:45:00Z">
              <w:rPr/>
            </w:rPrChange>
          </w:rPr>
          <w:t>Using the Soundpainting Language to Fly a Swarm of Drones</w:t>
        </w:r>
        <w:r>
          <w:t xml:space="preserve">. Chen J. </w:t>
        </w:r>
        <w:r>
          <w:rPr>
            <w:i/>
            <w:iCs/>
          </w:rPr>
          <w:t>Advances in Intelligent Systems and Computing</w:t>
        </w:r>
        <w:r>
          <w:t>, 595, Springer, Cham, pp.39-51, 2017, AHFE 2017: Advances in Human Factors in Robots and Unmanned Systems, 978-3-319-60383-4.</w:t>
        </w:r>
      </w:ins>
      <w:ins w:id="1949" w:author="Arthur Parmentier" w:date="2020-06-06T15:46:00Z">
        <w:r w:rsidRPr="00BA026A">
          <w:rPr>
            <w:lang w:val="fr-FR"/>
          </w:rPr>
          <w:t xml:space="preserve"> </w:t>
        </w:r>
      </w:ins>
    </w:p>
  </w:footnote>
  <w:footnote w:id="2">
    <w:p w:rsidR="001A4879" w:rsidRPr="00FA052A" w:rsidRDefault="001A4879">
      <w:pPr>
        <w:pStyle w:val="Notedebasdepage"/>
        <w:rPr>
          <w:lang w:val="fr-FR"/>
          <w:rPrChange w:id="2004" w:author="Arthur Parmentier" w:date="2020-06-06T15:59:00Z">
            <w:rPr/>
          </w:rPrChange>
        </w:rPr>
      </w:pPr>
      <w:ins w:id="2005" w:author="Arthur Parmentier" w:date="2020-06-06T15:59:00Z">
        <w:r>
          <w:rPr>
            <w:rStyle w:val="Appelnotedebasdep"/>
          </w:rPr>
          <w:footnoteRef/>
        </w:r>
        <w:r>
          <w:t xml:space="preserve"> </w:t>
        </w:r>
        <w:r>
          <w:rPr>
            <w:lang w:val="fr-FR"/>
          </w:rPr>
          <w:t xml:space="preserve">I have no </w:t>
        </w:r>
      </w:ins>
      <w:ins w:id="2006" w:author="Arthur Parmentier" w:date="2020-06-06T16:00:00Z">
        <w:r>
          <w:rPr>
            <w:lang w:val="fr-FR"/>
          </w:rPr>
          <w:t>example of SP used by artists outside modern societies</w:t>
        </w:r>
      </w:ins>
      <w:ins w:id="2007" w:author="Arthur Parmentier" w:date="2020-06-06T16:01:00Z">
        <w:r>
          <w:rPr>
            <w:lang w:val="fr-FR"/>
          </w:rPr>
          <w:t xml:space="preserve"> </w:t>
        </w:r>
      </w:ins>
      <w:ins w:id="2008" w:author="Arthur Parmentier" w:date="2020-06-06T16:00:00Z">
        <w:r>
          <w:rPr>
            <w:lang w:val="fr-FR"/>
          </w:rPr>
          <w:t>but experience</w:t>
        </w:r>
      </w:ins>
      <w:ins w:id="2009" w:author="Arthur Parmentier" w:date="2020-06-06T16:01:00Z">
        <w:r>
          <w:rPr>
            <w:lang w:val="fr-FR"/>
          </w:rPr>
          <w:t>s</w:t>
        </w:r>
      </w:ins>
      <w:ins w:id="2010" w:author="Arthur Parmentier" w:date="2020-06-06T16:00:00Z">
        <w:r>
          <w:rPr>
            <w:lang w:val="fr-FR"/>
          </w:rPr>
          <w:t xml:space="preserve"> with people from cultures that do not share the same linguistic</w:t>
        </w:r>
      </w:ins>
      <w:ins w:id="2011" w:author="Arthur Parmentier" w:date="2020-06-06T16:01:00Z">
        <w:r>
          <w:rPr>
            <w:lang w:val="fr-FR"/>
          </w:rPr>
          <w:t xml:space="preserve"> structures and views on the artistic practices and roles would be very interesting for further studies.</w:t>
        </w:r>
      </w:ins>
    </w:p>
  </w:footnote>
  <w:footnote w:id="3">
    <w:p w:rsidR="001A4879" w:rsidRPr="00B16E7C" w:rsidRDefault="001A4879">
      <w:pPr>
        <w:pStyle w:val="Notedebasdepage"/>
        <w:rPr>
          <w:lang w:val="fr-FR"/>
          <w:rPrChange w:id="2206" w:author="Arthur Parmentier" w:date="2020-06-06T16:32:00Z">
            <w:rPr/>
          </w:rPrChange>
        </w:rPr>
      </w:pPr>
      <w:ins w:id="2207" w:author="Arthur Parmentier" w:date="2020-06-06T16:32:00Z">
        <w:r>
          <w:rPr>
            <w:rStyle w:val="Appelnotedebasdep"/>
          </w:rPr>
          <w:footnoteRef/>
        </w:r>
        <w:r>
          <w:t xml:space="preserve"> </w:t>
        </w:r>
      </w:ins>
      <w:ins w:id="2208" w:author="Arthur Parmentier" w:date="2020-06-06T16:39:00Z">
        <w:r>
          <w:rPr>
            <w:lang w:val="fr-FR"/>
          </w:rPr>
          <w:t xml:space="preserve">For reference, see </w:t>
        </w:r>
      </w:ins>
      <w:ins w:id="2209" w:author="Arthur Parmentier" w:date="2020-06-06T16:40:00Z">
        <w:r w:rsidRPr="00057697">
          <w:rPr>
            <w:lang w:val="fr-FR"/>
          </w:rPr>
          <w:t>Le Corre, G. (2007). La langue des signes française (LSF). Enfance, vol. 59(3), 228-236</w:t>
        </w:r>
        <w:r>
          <w:rPr>
            <w:lang w:val="fr-FR"/>
          </w:rPr>
          <w:t xml:space="preserve"> or « </w:t>
        </w:r>
      </w:ins>
      <w:ins w:id="2210" w:author="Arthur Parmentier" w:date="2020-06-06T16:41:00Z">
        <w:r w:rsidRPr="00057697">
          <w:rPr>
            <w:lang w:val="fr-FR"/>
          </w:rPr>
          <w:t>J'avancerai vers toi avec les yeux d'un sourd</w:t>
        </w:r>
        <w:r>
          <w:rPr>
            <w:lang w:val="fr-FR"/>
          </w:rPr>
          <w:t> » (Laetitia Carton, 2015)</w:t>
        </w:r>
      </w:ins>
    </w:p>
  </w:footnote>
  <w:footnote w:id="4">
    <w:p w:rsidR="001A4879" w:rsidRPr="003724FD" w:rsidRDefault="001A4879">
      <w:pPr>
        <w:pStyle w:val="Notedebasdepage"/>
        <w:rPr>
          <w:lang w:val="fr-FR"/>
          <w:rPrChange w:id="2216" w:author="Arthur Parmentier" w:date="2020-06-06T17:00:00Z">
            <w:rPr/>
          </w:rPrChange>
        </w:rPr>
      </w:pPr>
      <w:ins w:id="2217" w:author="Arthur Parmentier" w:date="2020-06-06T17:00:00Z">
        <w:r>
          <w:rPr>
            <w:rStyle w:val="Appelnotedebasdep"/>
          </w:rPr>
          <w:footnoteRef/>
        </w:r>
        <w:r>
          <w:t xml:space="preserve"> </w:t>
        </w:r>
        <w:r w:rsidRPr="003724FD">
          <w:t>http://www.soundpainting.com/blog/</w:t>
        </w:r>
      </w:ins>
    </w:p>
  </w:footnote>
  <w:footnote w:id="5">
    <w:p w:rsidR="007150A7" w:rsidRPr="0098222C" w:rsidRDefault="007150A7" w:rsidP="007150A7">
      <w:pPr>
        <w:pBdr>
          <w:top w:val="nil"/>
          <w:left w:val="nil"/>
          <w:bottom w:val="nil"/>
          <w:right w:val="nil"/>
          <w:between w:val="nil"/>
        </w:pBdr>
        <w:spacing w:after="0" w:line="240" w:lineRule="auto"/>
        <w:rPr>
          <w:ins w:id="2255" w:author="Arthur Parmentier" w:date="2020-06-07T18:06:00Z"/>
          <w:color w:val="000000"/>
          <w:sz w:val="20"/>
          <w:szCs w:val="20"/>
          <w:rPrChange w:id="2256" w:author="Arthur Parmentier" w:date="2020-06-07T18:12:00Z">
            <w:rPr>
              <w:ins w:id="2257" w:author="Arthur Parmentier" w:date="2020-06-07T18:06:00Z"/>
              <w:color w:val="000000"/>
              <w:sz w:val="20"/>
              <w:szCs w:val="20"/>
            </w:rPr>
          </w:rPrChange>
        </w:rPr>
      </w:pPr>
      <w:ins w:id="2258" w:author="Arthur Parmentier" w:date="2020-06-07T18:06:00Z">
        <w:r w:rsidRPr="0098222C">
          <w:rPr>
            <w:vertAlign w:val="superscript"/>
            <w:rPrChange w:id="2259" w:author="Arthur Parmentier" w:date="2020-06-07T18:12:00Z">
              <w:rPr>
                <w:vertAlign w:val="superscript"/>
              </w:rPr>
            </w:rPrChange>
          </w:rPr>
          <w:footnoteRef/>
        </w:r>
        <w:r w:rsidRPr="0098222C">
          <w:rPr>
            <w:color w:val="000000"/>
            <w:sz w:val="20"/>
            <w:szCs w:val="20"/>
            <w:rPrChange w:id="2260" w:author="Arthur Parmentier" w:date="2020-06-07T18:12:00Z">
              <w:rPr>
                <w:rFonts w:ascii="Nunito ExtraLight" w:hAnsi="Nunito ExtraLight"/>
                <w:color w:val="000000"/>
                <w:sz w:val="20"/>
                <w:szCs w:val="20"/>
              </w:rPr>
            </w:rPrChange>
          </w:rPr>
          <w:t xml:space="preserve"> For instance, take a look at </w:t>
        </w:r>
        <w:r w:rsidRPr="0098222C">
          <w:rPr>
            <w:rPrChange w:id="2261" w:author="Arthur Parmentier" w:date="2020-06-07T18:12:00Z">
              <w:rPr/>
            </w:rPrChange>
          </w:rPr>
          <w:fldChar w:fldCharType="begin"/>
        </w:r>
        <w:r w:rsidRPr="0098222C">
          <w:rPr>
            <w:rPrChange w:id="2262" w:author="Arthur Parmentier" w:date="2020-06-07T18:12:00Z">
              <w:rPr/>
            </w:rPrChange>
          </w:rPr>
          <w:instrText xml:space="preserve"> HYPERLINK "https://www.facebook.com/ConductingWithTheBody/" \h </w:instrText>
        </w:r>
        <w:r w:rsidRPr="0098222C">
          <w:rPr>
            <w:rPrChange w:id="2263" w:author="Arthur Parmentier" w:date="2020-06-07T18:12:00Z">
              <w:rPr/>
            </w:rPrChange>
          </w:rPr>
          <w:fldChar w:fldCharType="separate"/>
        </w:r>
        <w:r w:rsidRPr="0098222C">
          <w:rPr>
            <w:color w:val="0000FF"/>
            <w:sz w:val="20"/>
            <w:szCs w:val="20"/>
            <w:u w:val="single"/>
            <w:rPrChange w:id="2264" w:author="Arthur Parmentier" w:date="2020-06-07T18:12:00Z">
              <w:rPr>
                <w:rFonts w:ascii="Nunito ExtraLight" w:hAnsi="Nunito ExtraLight"/>
                <w:color w:val="0000FF"/>
                <w:sz w:val="20"/>
                <w:szCs w:val="20"/>
                <w:u w:val="single"/>
              </w:rPr>
            </w:rPrChange>
          </w:rPr>
          <w:t>Conducting with t</w:t>
        </w:r>
        <w:r w:rsidRPr="0098222C">
          <w:rPr>
            <w:color w:val="0000FF"/>
            <w:sz w:val="20"/>
            <w:szCs w:val="20"/>
            <w:u w:val="single"/>
            <w:rPrChange w:id="2265" w:author="Arthur Parmentier" w:date="2020-06-07T18:12:00Z">
              <w:rPr>
                <w:rFonts w:ascii="Nunito ExtraLight" w:hAnsi="Nunito ExtraLight"/>
                <w:color w:val="0000FF"/>
                <w:sz w:val="20"/>
                <w:szCs w:val="20"/>
                <w:u w:val="single"/>
              </w:rPr>
            </w:rPrChange>
          </w:rPr>
          <w:t>h</w:t>
        </w:r>
        <w:r w:rsidRPr="0098222C">
          <w:rPr>
            <w:color w:val="0000FF"/>
            <w:sz w:val="20"/>
            <w:szCs w:val="20"/>
            <w:u w:val="single"/>
            <w:rPrChange w:id="2266" w:author="Arthur Parmentier" w:date="2020-06-07T18:12:00Z">
              <w:rPr>
                <w:rFonts w:ascii="Nunito ExtraLight" w:hAnsi="Nunito ExtraLight"/>
                <w:color w:val="0000FF"/>
                <w:sz w:val="20"/>
                <w:szCs w:val="20"/>
                <w:u w:val="single"/>
              </w:rPr>
            </w:rPrChange>
          </w:rPr>
          <w:t>e body</w:t>
        </w:r>
        <w:r w:rsidRPr="0098222C">
          <w:rPr>
            <w:color w:val="0000FF"/>
            <w:sz w:val="20"/>
            <w:szCs w:val="20"/>
            <w:u w:val="single"/>
            <w:rPrChange w:id="2267" w:author="Arthur Parmentier" w:date="2020-06-07T18:12:00Z">
              <w:rPr>
                <w:color w:val="0000FF"/>
                <w:sz w:val="20"/>
                <w:szCs w:val="20"/>
                <w:u w:val="single"/>
              </w:rPr>
            </w:rPrChange>
          </w:rPr>
          <w:fldChar w:fldCharType="end"/>
        </w:r>
      </w:ins>
      <w:ins w:id="2268" w:author="Arthur Parmentier" w:date="2020-06-07T18:13:00Z">
        <w:r w:rsidR="0098222C">
          <w:rPr>
            <w:color w:val="000000"/>
            <w:sz w:val="20"/>
            <w:szCs w:val="20"/>
          </w:rPr>
          <w:t xml:space="preserve"> (</w:t>
        </w:r>
        <w:r w:rsidR="0098222C">
          <w:rPr>
            <w:color w:val="000000"/>
            <w:sz w:val="20"/>
            <w:szCs w:val="20"/>
          </w:rPr>
          <w:fldChar w:fldCharType="begin"/>
        </w:r>
        <w:r w:rsidR="0098222C">
          <w:rPr>
            <w:color w:val="000000"/>
            <w:sz w:val="20"/>
            <w:szCs w:val="20"/>
          </w:rPr>
          <w:instrText xml:space="preserve"> HYPERLINK "</w:instrText>
        </w:r>
      </w:ins>
      <w:ins w:id="2269" w:author="Arthur Parmentier" w:date="2020-06-07T18:12:00Z">
        <w:r w:rsidR="0098222C" w:rsidRPr="0098222C">
          <w:rPr>
            <w:color w:val="000000"/>
            <w:sz w:val="20"/>
            <w:szCs w:val="20"/>
            <w:rPrChange w:id="2270" w:author="Arthur Parmentier" w:date="2020-06-07T18:13:00Z">
              <w:rPr>
                <w:rStyle w:val="Lienhypertexte"/>
                <w:rFonts w:ascii="Nunito ExtraLight" w:hAnsi="Nunito ExtraLight"/>
                <w:sz w:val="20"/>
                <w:szCs w:val="20"/>
              </w:rPr>
            </w:rPrChange>
          </w:rPr>
          <w:instrText>https://vimeo.com/331394981</w:instrText>
        </w:r>
      </w:ins>
      <w:ins w:id="2271" w:author="Arthur Parmentier" w:date="2020-06-07T18:13:00Z">
        <w:r w:rsidR="0098222C">
          <w:rPr>
            <w:color w:val="000000"/>
            <w:sz w:val="20"/>
            <w:szCs w:val="20"/>
          </w:rPr>
          <w:instrText xml:space="preserve">" </w:instrText>
        </w:r>
        <w:r w:rsidR="0098222C">
          <w:rPr>
            <w:color w:val="000000"/>
            <w:sz w:val="20"/>
            <w:szCs w:val="20"/>
          </w:rPr>
          <w:fldChar w:fldCharType="separate"/>
        </w:r>
      </w:ins>
      <w:ins w:id="2272" w:author="Arthur Parmentier" w:date="2020-06-07T18:12:00Z">
        <w:r w:rsidR="0098222C" w:rsidRPr="00E30721">
          <w:rPr>
            <w:rStyle w:val="Lienhypertexte"/>
            <w:sz w:val="20"/>
            <w:szCs w:val="20"/>
            <w:rPrChange w:id="2273" w:author="Arthur Parmentier" w:date="2020-06-07T18:13:00Z">
              <w:rPr>
                <w:rStyle w:val="Lienhypertexte"/>
                <w:rFonts w:ascii="Nunito ExtraLight" w:hAnsi="Nunito ExtraLight"/>
                <w:sz w:val="20"/>
                <w:szCs w:val="20"/>
              </w:rPr>
            </w:rPrChange>
          </w:rPr>
          <w:t>https://vimeo.com/331394981</w:t>
        </w:r>
      </w:ins>
      <w:ins w:id="2274" w:author="Arthur Parmentier" w:date="2020-06-07T18:13:00Z">
        <w:r w:rsidR="0098222C">
          <w:rPr>
            <w:color w:val="000000"/>
            <w:sz w:val="20"/>
            <w:szCs w:val="20"/>
          </w:rPr>
          <w:fldChar w:fldCharType="end"/>
        </w:r>
        <w:r w:rsidR="0098222C">
          <w:rPr>
            <w:color w:val="000000"/>
            <w:sz w:val="20"/>
            <w:szCs w:val="20"/>
          </w:rPr>
          <w:t>)</w:t>
        </w:r>
      </w:ins>
      <w:ins w:id="2275" w:author="Arthur Parmentier" w:date="2020-06-07T18:12:00Z">
        <w:r w:rsidR="0098222C" w:rsidRPr="0098222C">
          <w:rPr>
            <w:color w:val="000000"/>
            <w:sz w:val="20"/>
            <w:szCs w:val="20"/>
            <w:rPrChange w:id="2276" w:author="Arthur Parmentier" w:date="2020-06-07T18:12:00Z">
              <w:rPr>
                <w:rFonts w:ascii="Nunito ExtraLight" w:hAnsi="Nunito ExtraLight"/>
                <w:color w:val="000000"/>
                <w:sz w:val="20"/>
                <w:szCs w:val="20"/>
              </w:rPr>
            </w:rPrChange>
          </w:rPr>
          <w:t xml:space="preserve"> </w:t>
        </w:r>
      </w:ins>
      <w:ins w:id="2277" w:author="Arthur Parmentier" w:date="2020-06-07T18:06:00Z">
        <w:r w:rsidRPr="0098222C">
          <w:rPr>
            <w:color w:val="000000"/>
            <w:sz w:val="20"/>
            <w:szCs w:val="20"/>
            <w:rPrChange w:id="2278" w:author="Arthur Parmentier" w:date="2020-06-07T18:12:00Z">
              <w:rPr>
                <w:rFonts w:ascii="Nunito ExtraLight" w:hAnsi="Nunito ExtraLight"/>
                <w:color w:val="000000"/>
                <w:sz w:val="20"/>
                <w:szCs w:val="20"/>
              </w:rPr>
            </w:rPrChange>
          </w:rPr>
          <w:t xml:space="preserve">or </w:t>
        </w:r>
        <w:r w:rsidRPr="0098222C">
          <w:rPr>
            <w:rPrChange w:id="2279" w:author="Arthur Parmentier" w:date="2020-06-07T18:12:00Z">
              <w:rPr/>
            </w:rPrChange>
          </w:rPr>
          <w:fldChar w:fldCharType="begin"/>
        </w:r>
        <w:r w:rsidRPr="0098222C">
          <w:rPr>
            <w:rPrChange w:id="2280" w:author="Arthur Parmentier" w:date="2020-06-07T18:12:00Z">
              <w:rPr/>
            </w:rPrChange>
          </w:rPr>
          <w:instrText xml:space="preserve"> HYPERLINK "https://www.facebook.com/groups/4383252451/permalink/10156376454242452/" \h </w:instrText>
        </w:r>
        <w:r w:rsidRPr="0098222C">
          <w:rPr>
            <w:rPrChange w:id="2281" w:author="Arthur Parmentier" w:date="2020-06-07T18:12:00Z">
              <w:rPr/>
            </w:rPrChange>
          </w:rPr>
          <w:fldChar w:fldCharType="separate"/>
        </w:r>
        <w:r w:rsidRPr="0098222C">
          <w:rPr>
            <w:color w:val="0000FF"/>
            <w:sz w:val="20"/>
            <w:szCs w:val="20"/>
            <w:u w:val="single"/>
            <w:rPrChange w:id="2282" w:author="Arthur Parmentier" w:date="2020-06-07T18:12:00Z">
              <w:rPr>
                <w:rFonts w:ascii="Nunito ExtraLight" w:hAnsi="Nunito ExtraLight"/>
                <w:color w:val="0000FF"/>
                <w:sz w:val="20"/>
                <w:szCs w:val="20"/>
                <w:u w:val="single"/>
              </w:rPr>
            </w:rPrChange>
          </w:rPr>
          <w:t>simil</w:t>
        </w:r>
        <w:r w:rsidRPr="0098222C">
          <w:rPr>
            <w:color w:val="0000FF"/>
            <w:sz w:val="20"/>
            <w:szCs w:val="20"/>
            <w:u w:val="single"/>
            <w:rPrChange w:id="2283" w:author="Arthur Parmentier" w:date="2020-06-07T18:12:00Z">
              <w:rPr>
                <w:rFonts w:ascii="Nunito ExtraLight" w:hAnsi="Nunito ExtraLight"/>
                <w:color w:val="0000FF"/>
                <w:sz w:val="20"/>
                <w:szCs w:val="20"/>
                <w:u w:val="single"/>
              </w:rPr>
            </w:rPrChange>
          </w:rPr>
          <w:t>a</w:t>
        </w:r>
        <w:r w:rsidRPr="0098222C">
          <w:rPr>
            <w:color w:val="0000FF"/>
            <w:sz w:val="20"/>
            <w:szCs w:val="20"/>
            <w:u w:val="single"/>
            <w:rPrChange w:id="2284" w:author="Arthur Parmentier" w:date="2020-06-07T18:12:00Z">
              <w:rPr>
                <w:rFonts w:ascii="Nunito ExtraLight" w:hAnsi="Nunito ExtraLight"/>
                <w:color w:val="0000FF"/>
                <w:sz w:val="20"/>
                <w:szCs w:val="20"/>
                <w:u w:val="single"/>
              </w:rPr>
            </w:rPrChange>
          </w:rPr>
          <w:t>r duets</w:t>
        </w:r>
        <w:r w:rsidRPr="0098222C">
          <w:rPr>
            <w:color w:val="0000FF"/>
            <w:sz w:val="20"/>
            <w:szCs w:val="20"/>
            <w:u w:val="single"/>
            <w:rPrChange w:id="2285" w:author="Arthur Parmentier" w:date="2020-06-07T18:12:00Z">
              <w:rPr>
                <w:color w:val="0000FF"/>
                <w:sz w:val="20"/>
                <w:szCs w:val="20"/>
                <w:u w:val="single"/>
              </w:rPr>
            </w:rPrChange>
          </w:rPr>
          <w:fldChar w:fldCharType="end"/>
        </w:r>
        <w:r w:rsidRPr="0098222C">
          <w:rPr>
            <w:color w:val="000000"/>
            <w:sz w:val="20"/>
            <w:szCs w:val="20"/>
            <w:rPrChange w:id="2286" w:author="Arthur Parmentier" w:date="2020-06-07T18:12:00Z">
              <w:rPr>
                <w:rFonts w:ascii="Nunito ExtraLight" w:hAnsi="Nunito ExtraLight"/>
                <w:color w:val="000000"/>
                <w:sz w:val="20"/>
                <w:szCs w:val="20"/>
              </w:rPr>
            </w:rPrChange>
          </w:rPr>
          <w:t xml:space="preserve">, </w:t>
        </w:r>
        <w:r w:rsidRPr="0098222C">
          <w:rPr>
            <w:rPrChange w:id="2287" w:author="Arthur Parmentier" w:date="2020-06-07T18:12:00Z">
              <w:rPr/>
            </w:rPrChange>
          </w:rPr>
          <w:fldChar w:fldCharType="begin"/>
        </w:r>
        <w:r w:rsidRPr="0098222C">
          <w:rPr>
            <w:rPrChange w:id="2288" w:author="Arthur Parmentier" w:date="2020-06-07T18:12:00Z">
              <w:rPr/>
            </w:rPrChange>
          </w:rPr>
          <w:instrText xml:space="preserve"> HYPERLINK "https://www.facebook.com/ToursSoundpaintingOrchestra/videos/vb.401085769989676/1217561198395241/?type=2&amp;theater" \h </w:instrText>
        </w:r>
        <w:r w:rsidRPr="0098222C">
          <w:rPr>
            <w:rPrChange w:id="2289" w:author="Arthur Parmentier" w:date="2020-06-07T18:12:00Z">
              <w:rPr/>
            </w:rPrChange>
          </w:rPr>
          <w:fldChar w:fldCharType="separate"/>
        </w:r>
        <w:r w:rsidRPr="0098222C">
          <w:rPr>
            <w:color w:val="0000FF"/>
            <w:sz w:val="20"/>
            <w:szCs w:val="20"/>
            <w:u w:val="single"/>
            <w:rPrChange w:id="2290" w:author="Arthur Parmentier" w:date="2020-06-07T18:12:00Z">
              <w:rPr>
                <w:rFonts w:ascii="Nunito ExtraLight" w:hAnsi="Nunito ExtraLight"/>
                <w:color w:val="0000FF"/>
                <w:sz w:val="20"/>
                <w:szCs w:val="20"/>
                <w:u w:val="single"/>
              </w:rPr>
            </w:rPrChange>
          </w:rPr>
          <w:t>Audrey Vallar</w:t>
        </w:r>
        <w:r w:rsidRPr="0098222C">
          <w:rPr>
            <w:color w:val="0000FF"/>
            <w:sz w:val="20"/>
            <w:szCs w:val="20"/>
            <w:u w:val="single"/>
            <w:rPrChange w:id="2291" w:author="Arthur Parmentier" w:date="2020-06-07T18:12:00Z">
              <w:rPr>
                <w:rFonts w:ascii="Nunito ExtraLight" w:hAnsi="Nunito ExtraLight"/>
                <w:color w:val="0000FF"/>
                <w:sz w:val="20"/>
                <w:szCs w:val="20"/>
                <w:u w:val="single"/>
              </w:rPr>
            </w:rPrChange>
          </w:rPr>
          <w:t>i</w:t>
        </w:r>
        <w:r w:rsidRPr="0098222C">
          <w:rPr>
            <w:color w:val="0000FF"/>
            <w:sz w:val="20"/>
            <w:szCs w:val="20"/>
            <w:u w:val="single"/>
            <w:rPrChange w:id="2292" w:author="Arthur Parmentier" w:date="2020-06-07T18:12:00Z">
              <w:rPr>
                <w:rFonts w:ascii="Nunito ExtraLight" w:hAnsi="Nunito ExtraLight"/>
                <w:color w:val="0000FF"/>
                <w:sz w:val="20"/>
                <w:szCs w:val="20"/>
                <w:u w:val="single"/>
              </w:rPr>
            </w:rPrChange>
          </w:rPr>
          <w:t>no and the Tours soundpainting orchestra</w:t>
        </w:r>
        <w:r w:rsidRPr="0098222C">
          <w:rPr>
            <w:color w:val="0000FF"/>
            <w:sz w:val="20"/>
            <w:szCs w:val="20"/>
            <w:u w:val="single"/>
            <w:rPrChange w:id="2293" w:author="Arthur Parmentier" w:date="2020-06-07T18:12:00Z">
              <w:rPr>
                <w:color w:val="0000FF"/>
                <w:sz w:val="20"/>
                <w:szCs w:val="20"/>
                <w:u w:val="single"/>
              </w:rPr>
            </w:rPrChange>
          </w:rPr>
          <w:fldChar w:fldCharType="end"/>
        </w:r>
        <w:r w:rsidRPr="0098222C">
          <w:rPr>
            <w:color w:val="000000"/>
            <w:sz w:val="20"/>
            <w:szCs w:val="20"/>
            <w:rPrChange w:id="2294" w:author="Arthur Parmentier" w:date="2020-06-07T18:12:00Z">
              <w:rPr>
                <w:rFonts w:ascii="Nunito ExtraLight" w:hAnsi="Nunito ExtraLight"/>
                <w:color w:val="000000"/>
                <w:sz w:val="20"/>
                <w:szCs w:val="20"/>
              </w:rPr>
            </w:rPrChange>
          </w:rPr>
          <w:t xml:space="preserve">, </w:t>
        </w:r>
        <w:r w:rsidRPr="0098222C">
          <w:rPr>
            <w:rPrChange w:id="2295" w:author="Arthur Parmentier" w:date="2020-06-07T18:12:00Z">
              <w:rPr/>
            </w:rPrChange>
          </w:rPr>
          <w:fldChar w:fldCharType="begin"/>
        </w:r>
        <w:r w:rsidRPr="0098222C">
          <w:rPr>
            <w:rPrChange w:id="2296" w:author="Arthur Parmentier" w:date="2020-06-07T18:12:00Z">
              <w:rPr/>
            </w:rPrChange>
          </w:rPr>
          <w:instrText xml:space="preserve"> HYPERLINK "https://www.facebook.com/pg/colectiufreet/photos/?tab=album&amp;album_id=467792383556650" \h </w:instrText>
        </w:r>
        <w:r w:rsidRPr="0098222C">
          <w:rPr>
            <w:rPrChange w:id="2297" w:author="Arthur Parmentier" w:date="2020-06-07T18:12:00Z">
              <w:rPr/>
            </w:rPrChange>
          </w:rPr>
          <w:fldChar w:fldCharType="separate"/>
        </w:r>
        <w:r w:rsidRPr="0098222C">
          <w:rPr>
            <w:color w:val="0000FF"/>
            <w:sz w:val="20"/>
            <w:szCs w:val="20"/>
            <w:u w:val="single"/>
            <w:rPrChange w:id="2298" w:author="Arthur Parmentier" w:date="2020-06-07T18:12:00Z">
              <w:rPr>
                <w:rFonts w:ascii="Nunito ExtraLight" w:hAnsi="Nunito ExtraLight"/>
                <w:color w:val="0000FF"/>
                <w:sz w:val="20"/>
                <w:szCs w:val="20"/>
                <w:u w:val="single"/>
              </w:rPr>
            </w:rPrChange>
          </w:rPr>
          <w:t>Col·lectiu Free't. Soundpainting</w:t>
        </w:r>
        <w:r w:rsidRPr="0098222C">
          <w:rPr>
            <w:color w:val="0000FF"/>
            <w:sz w:val="20"/>
            <w:szCs w:val="20"/>
            <w:u w:val="single"/>
            <w:rPrChange w:id="2299" w:author="Arthur Parmentier" w:date="2020-06-07T18:12:00Z">
              <w:rPr>
                <w:color w:val="0000FF"/>
                <w:sz w:val="20"/>
                <w:szCs w:val="20"/>
                <w:u w:val="single"/>
              </w:rPr>
            </w:rPrChange>
          </w:rPr>
          <w:fldChar w:fldCharType="end"/>
        </w:r>
      </w:ins>
    </w:p>
  </w:footnote>
  <w:footnote w:id="6">
    <w:p w:rsidR="001A4879" w:rsidRPr="00670002" w:rsidRDefault="001A4879">
      <w:pPr>
        <w:pStyle w:val="Notedebasdepage"/>
        <w:rPr>
          <w:rPrChange w:id="2530" w:author="Arthur Parmentier" w:date="2020-05-18T14:23:00Z">
            <w:rPr>
              <w:lang w:val="fr-FR"/>
            </w:rPr>
          </w:rPrChange>
        </w:rPr>
      </w:pPr>
      <w:r>
        <w:rPr>
          <w:rStyle w:val="Appelnotedebasdep"/>
        </w:rPr>
        <w:footnoteRef/>
      </w:r>
      <w:r>
        <w:t xml:space="preserve"> </w:t>
      </w:r>
      <w:ins w:id="2531" w:author="Arthur Parmentier" w:date="2020-05-13T09:32:00Z">
        <w:r w:rsidRPr="009A67DE">
          <w:t>Eleanor H. Rosch. Natural Categories. Cognitive Psychology 4, 328-350 (1973)</w:t>
        </w:r>
      </w:ins>
      <w:ins w:id="2532" w:author="Arthur Parmentier" w:date="2020-05-13T09:33:00Z">
        <w:r>
          <w:t>, introducing the “prototype theory”</w:t>
        </w:r>
      </w:ins>
      <w:del w:id="2533" w:author="Arthur Parmentier" w:date="2020-05-13T09:32:00Z">
        <w:r w:rsidRPr="00670002" w:rsidDel="009A67DE">
          <w:rPr>
            <w:rPrChange w:id="2534" w:author="Arthur Parmentier" w:date="2020-05-18T14:23:00Z">
              <w:rPr>
                <w:lang w:val="fr-FR"/>
              </w:rPr>
            </w:rPrChange>
          </w:rPr>
          <w:delText>Ref. Eleanor Rosch (prototype theory)</w:delText>
        </w:r>
      </w:del>
    </w:p>
  </w:footnote>
  <w:footnote w:id="7">
    <w:p w:rsidR="001A4879" w:rsidRPr="00670002" w:rsidRDefault="001A4879">
      <w:pPr>
        <w:pStyle w:val="Notedebasdepage"/>
      </w:pPr>
      <w:ins w:id="2585" w:author="Arthur Parmentier" w:date="2020-05-12T19:07:00Z">
        <w:r>
          <w:rPr>
            <w:rStyle w:val="Appelnotedebasdep"/>
          </w:rPr>
          <w:footnoteRef/>
        </w:r>
        <w:r>
          <w:t xml:space="preserve"> </w:t>
        </w:r>
        <w:r w:rsidRPr="00670002">
          <w:rPr>
            <w:rPrChange w:id="2586" w:author="Arthur Parmentier" w:date="2020-05-18T14:23:00Z">
              <w:rPr>
                <w:lang w:val="fr-FR"/>
              </w:rPr>
            </w:rPrChange>
          </w:rPr>
          <w:t xml:space="preserve">For a </w:t>
        </w:r>
      </w:ins>
      <w:ins w:id="2587" w:author="Arthur Parmentier" w:date="2020-05-13T09:33:00Z">
        <w:r w:rsidRPr="00670002">
          <w:rPr>
            <w:rPrChange w:id="2588" w:author="Arthur Parmentier" w:date="2020-05-18T14:23:00Z">
              <w:rPr>
                <w:lang w:val="fr-FR"/>
              </w:rPr>
            </w:rPrChange>
          </w:rPr>
          <w:t>concise explanation of the ideas behind the prototype theory</w:t>
        </w:r>
      </w:ins>
      <w:ins w:id="2589" w:author="Arthur Parmentier" w:date="2020-05-12T19:07:00Z">
        <w:r w:rsidRPr="00670002">
          <w:rPr>
            <w:rPrChange w:id="2590" w:author="Arthur Parmentier" w:date="2020-05-18T14:23:00Z">
              <w:rPr>
                <w:lang w:val="fr-FR"/>
              </w:rPr>
            </w:rPrChange>
          </w:rPr>
          <w:t>, check https://www.youtube.com/watch?v=mff_sPnz_gs</w:t>
        </w:r>
      </w:ins>
    </w:p>
  </w:footnote>
  <w:footnote w:id="8">
    <w:p w:rsidR="001A4879" w:rsidRPr="00670002" w:rsidRDefault="001A4879">
      <w:pPr>
        <w:pStyle w:val="Notedebasdepage"/>
        <w:rPr>
          <w:rPrChange w:id="2596" w:author="Arthur Parmentier" w:date="2020-05-18T14:23:00Z">
            <w:rPr>
              <w:lang w:val="fr-FR"/>
            </w:rPr>
          </w:rPrChange>
        </w:rPr>
      </w:pPr>
      <w:r>
        <w:rPr>
          <w:rStyle w:val="Appelnotedebasdep"/>
        </w:rPr>
        <w:footnoteRef/>
      </w:r>
      <w:r>
        <w:t xml:space="preserve"> </w:t>
      </w:r>
      <w:r w:rsidRPr="00670002">
        <w:rPr>
          <w:rPrChange w:id="2597" w:author="Arthur Parmentier" w:date="2020-05-18T14:23:00Z">
            <w:rPr>
              <w:lang w:val="fr-FR"/>
            </w:rPr>
          </w:rPrChange>
        </w:rPr>
        <w:t>Ref M.R. class on pitch categorisation. Emphasis on the complexity of the categorisation process (non linear wrt similarity)</w:t>
      </w:r>
    </w:p>
  </w:footnote>
  <w:footnote w:id="9">
    <w:p w:rsidR="001A4879" w:rsidRPr="003C785D" w:rsidRDefault="001A4879">
      <w:pPr>
        <w:pStyle w:val="Notedebasdepage"/>
        <w:rPr>
          <w:lang w:val="fr-FR"/>
          <w:rPrChange w:id="2751" w:author="Arthur Parmentier" w:date="2020-06-06T17:06:00Z">
            <w:rPr/>
          </w:rPrChange>
        </w:rPr>
      </w:pPr>
      <w:ins w:id="2752" w:author="Arthur Parmentier" w:date="2020-06-06T17:06:00Z">
        <w:r>
          <w:rPr>
            <w:rStyle w:val="Appelnotedebasdep"/>
          </w:rPr>
          <w:footnoteRef/>
        </w:r>
        <w:r>
          <w:t xml:space="preserve"> </w:t>
        </w:r>
        <w:r w:rsidRPr="003C785D">
          <w:t>http://www.soundpainting.com/blog/</w:t>
        </w:r>
      </w:ins>
    </w:p>
  </w:footnote>
  <w:footnote w:id="10">
    <w:p w:rsidR="001A4879" w:rsidRPr="00670002" w:rsidRDefault="001A4879">
      <w:pPr>
        <w:pStyle w:val="Notedebasdepage"/>
      </w:pPr>
      <w:ins w:id="2796" w:author="Arthur Parmentier" w:date="2020-05-13T11:16:00Z">
        <w:r>
          <w:rPr>
            <w:rStyle w:val="Appelnotedebasdep"/>
          </w:rPr>
          <w:footnoteRef/>
        </w:r>
        <w:r>
          <w:t xml:space="preserve"> </w:t>
        </w:r>
      </w:ins>
      <w:ins w:id="2797" w:author="Arthur Parmentier" w:date="2020-05-13T11:17:00Z">
        <w:r w:rsidRPr="00670002">
          <w:rPr>
            <w:rPrChange w:id="2798" w:author="Arthur Parmentier" w:date="2020-05-18T14:23:00Z">
              <w:rPr>
                <w:lang w:val="fr-FR"/>
              </w:rPr>
            </w:rPrChange>
          </w:rPr>
          <w:t>Note that the whole discussion of this section is only relevant to the signs used to signify contents.</w:t>
        </w:r>
      </w:ins>
    </w:p>
  </w:footnote>
  <w:footnote w:id="11">
    <w:p w:rsidR="001A4879" w:rsidRPr="00670002" w:rsidRDefault="001A4879">
      <w:pPr>
        <w:pStyle w:val="Notedebasdepage"/>
      </w:pPr>
      <w:ins w:id="2810" w:author="Arthur Parmentier" w:date="2020-05-13T10:35:00Z">
        <w:r>
          <w:rPr>
            <w:rStyle w:val="Appelnotedebasdep"/>
          </w:rPr>
          <w:footnoteRef/>
        </w:r>
        <w:r>
          <w:t xml:space="preserve"> </w:t>
        </w:r>
        <w:r w:rsidRPr="00670002">
          <w:rPr>
            <w:rPrChange w:id="2811" w:author="Arthur Parmentier" w:date="2020-05-18T14:23:00Z">
              <w:rPr>
                <w:lang w:val="fr-FR"/>
              </w:rPr>
            </w:rPrChange>
          </w:rPr>
          <w:t xml:space="preserve">In reference to </w:t>
        </w:r>
      </w:ins>
      <w:ins w:id="2812" w:author="Arthur Parmentier" w:date="2020-05-13T10:36:00Z">
        <w:r w:rsidRPr="00670002">
          <w:rPr>
            <w:rPrChange w:id="2813" w:author="Arthur Parmentier" w:date="2020-05-18T14:23:00Z">
              <w:rPr>
                <w:lang w:val="fr-FR"/>
              </w:rPr>
            </w:rPrChange>
          </w:rPr>
          <w:t>the concept of overloading in programming languages.</w:t>
        </w:r>
      </w:ins>
    </w:p>
  </w:footnote>
  <w:footnote w:id="12">
    <w:p w:rsidR="001A4879" w:rsidRPr="00670002" w:rsidRDefault="001A4879">
      <w:pPr>
        <w:pStyle w:val="Notedebasdepage"/>
      </w:pPr>
      <w:ins w:id="2874" w:author="Arthur Parmentier" w:date="2020-05-13T10:19:00Z">
        <w:r>
          <w:rPr>
            <w:rStyle w:val="Appelnotedebasdep"/>
          </w:rPr>
          <w:footnoteRef/>
        </w:r>
        <w:r>
          <w:t xml:space="preserve"> </w:t>
        </w:r>
        <w:r w:rsidRPr="00670002">
          <w:rPr>
            <w:rPrChange w:id="2875" w:author="Arthur Parmentier" w:date="2020-05-18T14:23:00Z">
              <w:rPr>
                <w:lang w:val="fr-FR"/>
              </w:rPr>
            </w:rPrChange>
          </w:rPr>
          <w:t>There may be other cases in which a sign has several signified, even inside one discipline, but we won’t d</w:t>
        </w:r>
      </w:ins>
      <w:ins w:id="2876" w:author="Arthur Parmentier" w:date="2020-05-13T10:20:00Z">
        <w:r w:rsidRPr="00670002">
          <w:rPr>
            <w:rPrChange w:id="2877" w:author="Arthur Parmentier" w:date="2020-05-18T14:23:00Z">
              <w:rPr>
                <w:lang w:val="fr-FR"/>
              </w:rPr>
            </w:rPrChange>
          </w:rPr>
          <w:t>iscuss this possibility.</w:t>
        </w:r>
      </w:ins>
    </w:p>
  </w:footnote>
  <w:footnote w:id="13">
    <w:p w:rsidR="001A4879" w:rsidRPr="00670002" w:rsidRDefault="001A4879" w:rsidP="005868B3">
      <w:pPr>
        <w:pStyle w:val="Notedebasdepage"/>
        <w:rPr>
          <w:ins w:id="2963" w:author="Arthur Parmentier" w:date="2020-05-13T10:30:00Z"/>
          <w:rPrChange w:id="2964" w:author="Arthur Parmentier" w:date="2020-05-18T14:23:00Z">
            <w:rPr>
              <w:ins w:id="2965" w:author="Arthur Parmentier" w:date="2020-05-13T10:30:00Z"/>
              <w:lang w:val="fr-FR"/>
            </w:rPr>
          </w:rPrChange>
        </w:rPr>
      </w:pPr>
      <w:ins w:id="2966" w:author="Arthur Parmentier" w:date="2020-05-13T10:30:00Z">
        <w:r>
          <w:rPr>
            <w:rStyle w:val="Appelnotedebasdep"/>
          </w:rPr>
          <w:footnoteRef/>
        </w:r>
        <w:r>
          <w:t xml:space="preserve"> </w:t>
        </w:r>
        <w:r w:rsidRPr="00670002">
          <w:rPr>
            <w:rPrChange w:id="2967" w:author="Arthur Parmentier" w:date="2020-05-18T14:23:00Z">
              <w:rPr>
                <w:lang w:val="fr-FR"/>
              </w:rPr>
            </w:rPrChange>
          </w:rPr>
          <w:t>We will discuss the motivations of this construction later.</w:t>
        </w:r>
      </w:ins>
    </w:p>
  </w:footnote>
  <w:footnote w:id="14">
    <w:p w:rsidR="001A4879" w:rsidRPr="0054442D" w:rsidDel="00697BA8" w:rsidRDefault="001A4879" w:rsidP="001C0B0E">
      <w:pPr>
        <w:pStyle w:val="Notedebasdepage"/>
        <w:rPr>
          <w:del w:id="3250" w:author="Arthur Parmentier" w:date="2020-05-12T18:13:00Z"/>
          <w:lang w:val="fr-FR"/>
        </w:rPr>
      </w:pPr>
      <w:del w:id="3251" w:author="Arthur Parmentier" w:date="2020-05-12T18:13:00Z">
        <w:r w:rsidDel="00697BA8">
          <w:rPr>
            <w:rStyle w:val="Appelnotedebasdep"/>
          </w:rPr>
          <w:footnoteRef/>
        </w:r>
        <w:r w:rsidDel="00697BA8">
          <w:delText xml:space="preserve"> </w:delText>
        </w:r>
        <w:r w:rsidDel="00697BA8">
          <w:rPr>
            <w:lang w:val="fr-FR"/>
          </w:rPr>
          <w:delText>Note that in SP, the sign ‘discipline’ refers both to the common notion of discipline : music, visual arts… but also to the instrument as a technical apparatus</w:delText>
        </w:r>
      </w:del>
    </w:p>
  </w:footnote>
  <w:footnote w:id="15">
    <w:p w:rsidR="001A4879" w:rsidRPr="008B7AAC" w:rsidDel="005868B3" w:rsidRDefault="001A4879">
      <w:pPr>
        <w:pStyle w:val="Notedebasdepage"/>
        <w:rPr>
          <w:del w:id="3389" w:author="Arthur Parmentier" w:date="2020-05-13T10:30:00Z"/>
          <w:lang w:val="fr-FR"/>
        </w:rPr>
      </w:pPr>
      <w:del w:id="3390" w:author="Arthur Parmentier" w:date="2020-05-13T10:30:00Z">
        <w:r w:rsidDel="005868B3">
          <w:rPr>
            <w:rStyle w:val="Appelnotedebasdep"/>
          </w:rPr>
          <w:footnoteRef/>
        </w:r>
        <w:r w:rsidDel="005868B3">
          <w:delText xml:space="preserve"> </w:delText>
        </w:r>
        <w:r w:rsidDel="005868B3">
          <w:rPr>
            <w:lang w:val="fr-FR"/>
          </w:rPr>
          <w:delText>For instance, the analogy between the concept of a LT in music and the concept of a line in visual arts.</w:delText>
        </w:r>
      </w:del>
    </w:p>
  </w:footnote>
  <w:footnote w:id="16">
    <w:p w:rsidR="001A4879" w:rsidRPr="00670002" w:rsidRDefault="001A4879">
      <w:pPr>
        <w:pStyle w:val="Notedebasdepage"/>
        <w:rPr>
          <w:rPrChange w:id="3436" w:author="Arthur Parmentier" w:date="2020-05-18T14:23:00Z">
            <w:rPr>
              <w:lang w:val="fr-FR"/>
            </w:rPr>
          </w:rPrChange>
        </w:rPr>
      </w:pPr>
      <w:r>
        <w:rPr>
          <w:rStyle w:val="Appelnotedebasdep"/>
        </w:rPr>
        <w:footnoteRef/>
      </w:r>
      <w:r>
        <w:t xml:space="preserve"> it can also be manipulated by cultural schemes, but that is not the point here.</w:t>
      </w:r>
    </w:p>
  </w:footnote>
  <w:footnote w:id="17">
    <w:p w:rsidR="001A4879" w:rsidRPr="00670002" w:rsidRDefault="001A4879">
      <w:pPr>
        <w:pStyle w:val="Notedebasdepage"/>
        <w:rPr>
          <w:rPrChange w:id="3485" w:author="Arthur Parmentier" w:date="2020-05-18T14:23:00Z">
            <w:rPr>
              <w:lang w:val="fr-FR"/>
            </w:rPr>
          </w:rPrChange>
        </w:rPr>
      </w:pPr>
      <w:r>
        <w:rPr>
          <w:rStyle w:val="Appelnotedebasdep"/>
        </w:rPr>
        <w:footnoteRef/>
      </w:r>
      <w:r>
        <w:t xml:space="preserve"> or the whole concept itself, but as we already saw, defining the frontier of a concept is not always possible.</w:t>
      </w:r>
    </w:p>
  </w:footnote>
  <w:footnote w:id="18">
    <w:p w:rsidR="001A4879" w:rsidRPr="00670002" w:rsidRDefault="001A4879">
      <w:pPr>
        <w:pStyle w:val="Notedebasdepage"/>
        <w:rPr>
          <w:rPrChange w:id="3575" w:author="Arthur Parmentier" w:date="2020-05-18T14:23:00Z">
            <w:rPr>
              <w:lang w:val="fr-FR"/>
            </w:rPr>
          </w:rPrChange>
        </w:rPr>
      </w:pPr>
      <w:r>
        <w:rPr>
          <w:rStyle w:val="Appelnotedebasdep"/>
        </w:rPr>
        <w:footnoteRef/>
      </w:r>
      <w:r>
        <w:t xml:space="preserve"> </w:t>
      </w:r>
      <w:r w:rsidRPr="00670002">
        <w:rPr>
          <w:rPrChange w:id="3576" w:author="Arthur Parmentier" w:date="2020-05-18T14:23:00Z">
            <w:rPr>
              <w:lang w:val="fr-FR"/>
            </w:rPr>
          </w:rPrChange>
        </w:rPr>
        <w:t>I use plural here because I am assuming from the beginning that there is not a single concept of a LT for all disciplines but rather a set, a group, a of concepts, some relevant for only one discipline, some relevant for several disciplines, under the sign « LT ». In fact, I am following Maurice Bloch by thinking of signs and words as decoupled structures, where the sign LT can be thought as an alias for several underlying concepts (a line in painting, a fluid movement in dance…) : this is exactly what I am calling the overloading of signs.</w:t>
      </w:r>
    </w:p>
  </w:footnote>
  <w:footnote w:id="19">
    <w:p w:rsidR="001A4879" w:rsidRPr="00670002" w:rsidRDefault="001A4879">
      <w:pPr>
        <w:pStyle w:val="Notedebasdepage"/>
        <w:rPr>
          <w:rPrChange w:id="3606" w:author="Arthur Parmentier" w:date="2020-05-18T14:23:00Z">
            <w:rPr>
              <w:lang w:val="fr-FR"/>
            </w:rPr>
          </w:rPrChange>
        </w:rPr>
      </w:pPr>
      <w:r>
        <w:rPr>
          <w:rStyle w:val="Appelnotedebasdep"/>
        </w:rPr>
        <w:footnoteRef/>
      </w:r>
      <w:r>
        <w:t xml:space="preserve"> </w:t>
      </w:r>
      <w:r w:rsidRPr="00670002">
        <w:rPr>
          <w:rPrChange w:id="3607" w:author="Arthur Parmentier" w:date="2020-05-18T14:23:00Z">
            <w:rPr>
              <w:lang w:val="fr-FR"/>
            </w:rPr>
          </w:rPrChange>
        </w:rPr>
        <w:t>In my case, from my experience in Europe, producing a large variety of contents was personnally  exciting and part of the interest I and others share for the technique ; therefore it was an important consideration that may not be shared at all by other groups with different interests and motivations to use SP.</w:t>
      </w:r>
    </w:p>
  </w:footnote>
  <w:footnote w:id="20">
    <w:p w:rsidR="001A4879" w:rsidRPr="007C61CD" w:rsidRDefault="001A4879">
      <w:pPr>
        <w:pStyle w:val="Notedebasdepage"/>
        <w:rPr>
          <w:lang w:val="fr-FR"/>
          <w:rPrChange w:id="3844" w:author="Arthur Parmentier" w:date="2020-06-05T16:54:00Z">
            <w:rPr/>
          </w:rPrChange>
        </w:rPr>
      </w:pPr>
      <w:ins w:id="3845" w:author="Arthur Parmentier" w:date="2020-06-05T16:54:00Z">
        <w:r>
          <w:rPr>
            <w:rStyle w:val="Appelnotedebasdep"/>
          </w:rPr>
          <w:footnoteRef/>
        </w:r>
        <w:r>
          <w:t xml:space="preserve"> </w:t>
        </w:r>
        <w:r>
          <w:rPr>
            <w:lang w:val="fr-FR"/>
          </w:rPr>
          <w:t xml:space="preserve">Some basic </w:t>
        </w:r>
      </w:ins>
      <w:ins w:id="3846" w:author="Arthur Parmentier" w:date="2020-06-05T16:55:00Z">
        <w:r>
          <w:rPr>
            <w:lang w:val="fr-FR"/>
          </w:rPr>
          <w:t xml:space="preserve">examples can be found here : </w:t>
        </w:r>
        <w:r w:rsidRPr="007C61CD">
          <w:rPr>
            <w:lang w:val="fr-FR"/>
          </w:rPr>
          <w:t>https://www.handspeak.com/learn/index.php?id=41</w:t>
        </w:r>
      </w:ins>
    </w:p>
  </w:footnote>
  <w:footnote w:id="21">
    <w:p w:rsidR="001A4879" w:rsidRPr="00501832" w:rsidRDefault="001A4879">
      <w:pPr>
        <w:pStyle w:val="Notedebasdepage"/>
        <w:rPr>
          <w:lang w:val="fr-FR"/>
          <w:rPrChange w:id="3860" w:author="Arthur Parmentier" w:date="2020-06-05T16:44:00Z">
            <w:rPr/>
          </w:rPrChange>
        </w:rPr>
      </w:pPr>
      <w:ins w:id="3861" w:author="Arthur Parmentier" w:date="2020-06-05T16:44:00Z">
        <w:r>
          <w:rPr>
            <w:rStyle w:val="Appelnotedebasdep"/>
          </w:rPr>
          <w:footnoteRef/>
        </w:r>
        <w:r>
          <w:t xml:space="preserve"> </w:t>
        </w:r>
        <w:r>
          <w:rPr>
            <w:lang w:val="fr-FR"/>
          </w:rPr>
          <w:t xml:space="preserve">See </w:t>
        </w:r>
        <w:r w:rsidRPr="00501832">
          <w:rPr>
            <w:lang w:val="fr-FR"/>
          </w:rPr>
          <w:t>http://www.sematos.eu/lsf-p-tomber-5958.html</w:t>
        </w:r>
      </w:ins>
    </w:p>
  </w:footnote>
  <w:footnote w:id="22">
    <w:p w:rsidR="001A4879" w:rsidRPr="007C61CD" w:rsidRDefault="001A4879">
      <w:pPr>
        <w:pStyle w:val="Notedebasdepage"/>
        <w:rPr>
          <w:lang w:val="fr-FR"/>
          <w:rPrChange w:id="3885" w:author="Arthur Parmentier" w:date="2020-06-05T16:53:00Z">
            <w:rPr/>
          </w:rPrChange>
        </w:rPr>
      </w:pPr>
      <w:ins w:id="3886" w:author="Arthur Parmentier" w:date="2020-06-05T16:53:00Z">
        <w:r>
          <w:rPr>
            <w:rStyle w:val="Appelnotedebasdep"/>
          </w:rPr>
          <w:footnoteRef/>
        </w:r>
        <w:r>
          <w:t xml:space="preserve"> </w:t>
        </w:r>
        <w:r>
          <w:rPr>
            <w:lang w:val="fr-FR"/>
          </w:rPr>
          <w:t xml:space="preserve">For a discussion on this topic, see </w:t>
        </w:r>
      </w:ins>
      <w:ins w:id="3887" w:author="Arthur Parmentier" w:date="2020-06-05T16:54:00Z">
        <w:r>
          <w:t xml:space="preserve">Aronoff, Mark et al. “THE PARADOX OF SIGN LANGUAGE MORPHOLOGY.” </w:t>
        </w:r>
        <w:r>
          <w:rPr>
            <w:i/>
            <w:iCs/>
          </w:rPr>
          <w:t>Language</w:t>
        </w:r>
        <w:r>
          <w:t xml:space="preserve"> vol. 81,2 (2005): 301-344.</w:t>
        </w:r>
      </w:ins>
      <w:ins w:id="3888" w:author="Arthur Parmentier" w:date="2020-06-06T18:56:00Z">
        <w:r>
          <w:t xml:space="preserve"> This argument is sometimes used to motivate the need of normalization of</w:t>
        </w:r>
      </w:ins>
      <w:ins w:id="3889" w:author="Arthur Parmentier" w:date="2020-06-06T18:57:00Z">
        <w:r>
          <w:t xml:space="preserve"> sign language.</w:t>
        </w:r>
      </w:ins>
    </w:p>
  </w:footnote>
  <w:footnote w:id="23">
    <w:p w:rsidR="001A4879" w:rsidRPr="003724FD" w:rsidRDefault="001A4879">
      <w:pPr>
        <w:pStyle w:val="Notedebasdepage"/>
        <w:rPr>
          <w:lang w:val="fr-FR"/>
          <w:rPrChange w:id="3989" w:author="Arthur Parmentier" w:date="2020-06-06T17:05:00Z">
            <w:rPr/>
          </w:rPrChange>
        </w:rPr>
      </w:pPr>
      <w:ins w:id="3990" w:author="Arthur Parmentier" w:date="2020-06-06T17:05:00Z">
        <w:r>
          <w:rPr>
            <w:rStyle w:val="Appelnotedebasdep"/>
          </w:rPr>
          <w:footnoteRef/>
        </w:r>
        <w:r>
          <w:t xml:space="preserve"> </w:t>
        </w:r>
        <w:r w:rsidRPr="003724FD">
          <w:t>http://www.soundpainting.com/blog/</w:t>
        </w:r>
      </w:ins>
    </w:p>
  </w:footnote>
  <w:footnote w:id="24">
    <w:p w:rsidR="001A4879" w:rsidRPr="00FE0C03" w:rsidRDefault="001A4879">
      <w:pPr>
        <w:pStyle w:val="Notedebasdepage"/>
        <w:rPr>
          <w:lang w:val="fr-FR"/>
          <w:rPrChange w:id="4001" w:author="Arthur Parmentier" w:date="2020-06-05T17:14:00Z">
            <w:rPr/>
          </w:rPrChange>
        </w:rPr>
      </w:pPr>
      <w:ins w:id="4002" w:author="Arthur Parmentier" w:date="2020-06-05T17:14:00Z">
        <w:r>
          <w:rPr>
            <w:rStyle w:val="Appelnotedebasdep"/>
          </w:rPr>
          <w:footnoteRef/>
        </w:r>
        <w:r>
          <w:t xml:space="preserve"> </w:t>
        </w:r>
        <w:r w:rsidRPr="00FE0C03">
          <w:t>http://www.soundpainting.com/soundpainting/</w:t>
        </w:r>
      </w:ins>
    </w:p>
  </w:footnote>
  <w:footnote w:id="25">
    <w:p w:rsidR="001A4879" w:rsidRPr="004C1058" w:rsidRDefault="001A4879">
      <w:pPr>
        <w:pStyle w:val="Notedebasdepage"/>
        <w:rPr>
          <w:lang w:val="fr-FR"/>
          <w:rPrChange w:id="4477" w:author="Arthur Parmentier" w:date="2020-06-05T21:23:00Z">
            <w:rPr/>
          </w:rPrChange>
        </w:rPr>
      </w:pPr>
      <w:ins w:id="4478" w:author="Arthur Parmentier" w:date="2020-06-05T21:23:00Z">
        <w:r>
          <w:rPr>
            <w:rStyle w:val="Appelnotedebasdep"/>
          </w:rPr>
          <w:footnoteRef/>
        </w:r>
        <w:r>
          <w:t xml:space="preserve"> </w:t>
        </w:r>
      </w:ins>
      <w:ins w:id="4479" w:author="Arthur Parmentier" w:date="2020-06-05T21:33:00Z">
        <w:r>
          <w:rPr>
            <w:lang w:val="fr-FR"/>
          </w:rPr>
          <w:t>They</w:t>
        </w:r>
      </w:ins>
      <w:ins w:id="4480" w:author="Arthur Parmentier" w:date="2020-06-05T21:24:00Z">
        <w:r>
          <w:rPr>
            <w:lang w:val="fr-FR"/>
          </w:rPr>
          <w:t xml:space="preserve"> embody several semantic components that can change the meaning of one or several signs</w:t>
        </w:r>
      </w:ins>
      <w:ins w:id="4481" w:author="Arthur Parmentier" w:date="2020-06-05T21:34:00Z">
        <w:r>
          <w:rPr>
            <w:lang w:val="fr-FR"/>
          </w:rPr>
          <w:t xml:space="preserve"> and make some signs from the SP alphabet significant and some other insignificant.</w:t>
        </w:r>
      </w:ins>
    </w:p>
  </w:footnote>
  <w:footnote w:id="26">
    <w:p w:rsidR="001A4879" w:rsidRPr="006C6E21" w:rsidRDefault="001A4879">
      <w:pPr>
        <w:pStyle w:val="Notedebasdepage"/>
        <w:rPr>
          <w:lang w:val="fr-FR"/>
          <w:rPrChange w:id="4647" w:author="Arthur Parmentier" w:date="2020-06-05T21:38:00Z">
            <w:rPr/>
          </w:rPrChange>
        </w:rPr>
      </w:pPr>
      <w:ins w:id="4648" w:author="Arthur Parmentier" w:date="2020-06-05T21:38:00Z">
        <w:r>
          <w:rPr>
            <w:rStyle w:val="Appelnotedebasdep"/>
          </w:rPr>
          <w:footnoteRef/>
        </w:r>
        <w:r>
          <w:t xml:space="preserve"> </w:t>
        </w:r>
        <w:r>
          <w:rPr>
            <w:lang w:val="fr-FR"/>
          </w:rPr>
          <w:t xml:space="preserve">Walter uses the term « escape » in </w:t>
        </w:r>
      </w:ins>
      <w:ins w:id="4649" w:author="Arthur Parmentier" w:date="2020-06-05T21:39:00Z">
        <w:r>
          <w:rPr>
            <w:lang w:val="fr-FR"/>
          </w:rPr>
          <w:t>his</w:t>
        </w:r>
      </w:ins>
      <w:ins w:id="4650" w:author="Arthur Parmentier" w:date="2020-06-05T21:38:00Z">
        <w:r>
          <w:rPr>
            <w:lang w:val="fr-FR"/>
          </w:rPr>
          <w:t xml:space="preserve"> description of the « tear up » sign which is very commonly used as an escape sign.</w:t>
        </w:r>
      </w:ins>
    </w:p>
  </w:footnote>
  <w:footnote w:id="27">
    <w:p w:rsidR="001A4879" w:rsidRPr="002A5D6B" w:rsidRDefault="001A4879" w:rsidP="00A5016A">
      <w:pPr>
        <w:pStyle w:val="Notedebasdepage"/>
        <w:rPr>
          <w:ins w:id="4981" w:author="Arthur Parmentier" w:date="2020-06-06T20:34:00Z"/>
          <w:lang w:val="fr-FR"/>
        </w:rPr>
      </w:pPr>
      <w:ins w:id="4982" w:author="Arthur Parmentier" w:date="2020-06-06T20:34:00Z">
        <w:r>
          <w:rPr>
            <w:rStyle w:val="Appelnotedebasdep"/>
          </w:rPr>
          <w:footnoteRef/>
        </w:r>
        <w:r>
          <w:t xml:space="preserve"> </w:t>
        </w:r>
        <w:r>
          <w:rPr>
            <w:lang w:val="fr-FR"/>
          </w:rPr>
          <w:t xml:space="preserve">The most interesting example to my mind is that of the Pirahã people studied by Daniel Everett, which contradicts the universality of recursivity in human cognition: </w:t>
        </w:r>
        <w:r w:rsidRPr="00EC0188">
          <w:rPr>
            <w:lang w:val="fr-FR"/>
          </w:rPr>
          <w:t>https://en.wikipedia.org/wiki/Pirah%C3%A3_language</w:t>
        </w:r>
      </w:ins>
    </w:p>
  </w:footnote>
  <w:footnote w:id="28">
    <w:p w:rsidR="001A4879" w:rsidRPr="00A531CB" w:rsidRDefault="001A4879">
      <w:pPr>
        <w:pStyle w:val="Notedebasdepage"/>
        <w:rPr>
          <w:lang w:val="fr-FR"/>
          <w:rPrChange w:id="5015" w:author="Arthur Parmentier" w:date="2020-06-06T17:53:00Z">
            <w:rPr/>
          </w:rPrChange>
        </w:rPr>
      </w:pPr>
      <w:ins w:id="5016" w:author="Arthur Parmentier" w:date="2020-06-06T17:53:00Z">
        <w:r>
          <w:rPr>
            <w:rStyle w:val="Appelnotedebasdep"/>
          </w:rPr>
          <w:footnoteRef/>
        </w:r>
        <w:r>
          <w:t xml:space="preserve"> </w:t>
        </w:r>
        <w:r w:rsidRPr="00A531CB">
          <w:t>http://www.soundpainting.com/blog/</w:t>
        </w:r>
      </w:ins>
    </w:p>
  </w:footnote>
  <w:footnote w:id="29">
    <w:p w:rsidR="002523A7" w:rsidRPr="002523A7" w:rsidRDefault="002523A7">
      <w:pPr>
        <w:pStyle w:val="Notedebasdepage"/>
        <w:rPr>
          <w:lang w:val="fr-FR"/>
          <w:rPrChange w:id="5590" w:author="Arthur Parmentier" w:date="2020-06-07T11:14:00Z">
            <w:rPr/>
          </w:rPrChange>
        </w:rPr>
      </w:pPr>
      <w:ins w:id="5591" w:author="Arthur Parmentier" w:date="2020-06-07T11:14:00Z">
        <w:r>
          <w:rPr>
            <w:rStyle w:val="Appelnotedebasdep"/>
          </w:rPr>
          <w:footnoteRef/>
        </w:r>
        <w:r>
          <w:t xml:space="preserve"> </w:t>
        </w:r>
        <w:r>
          <w:rPr>
            <w:lang w:val="fr-FR"/>
          </w:rPr>
          <w:t xml:space="preserve">See </w:t>
        </w:r>
        <w:r w:rsidRPr="002523A7">
          <w:rPr>
            <w:lang w:val="fr-FR"/>
          </w:rPr>
          <w:t>https://www.youtube.com/watch?v=n8m7lFQ3njk</w:t>
        </w:r>
      </w:ins>
    </w:p>
  </w:footnote>
  <w:footnote w:id="30">
    <w:p w:rsidR="001E0BB1" w:rsidRPr="001E0BB1" w:rsidRDefault="001E0BB1">
      <w:pPr>
        <w:pStyle w:val="Notedebasdepage"/>
        <w:rPr>
          <w:lang w:val="fr-FR"/>
          <w:rPrChange w:id="5646" w:author="Arthur Parmentier" w:date="2020-06-07T11:25:00Z">
            <w:rPr/>
          </w:rPrChange>
        </w:rPr>
      </w:pPr>
      <w:ins w:id="5647" w:author="Arthur Parmentier" w:date="2020-06-07T11:25:00Z">
        <w:r>
          <w:rPr>
            <w:rStyle w:val="Appelnotedebasdep"/>
          </w:rPr>
          <w:footnoteRef/>
        </w:r>
        <w:r>
          <w:t xml:space="preserve"> </w:t>
        </w:r>
      </w:ins>
      <w:ins w:id="5648" w:author="Arthur Parmentier" w:date="2020-06-07T11:28:00Z">
        <w:r w:rsidR="00AD2F22">
          <w:rPr>
            <w:lang w:val="fr-FR"/>
          </w:rPr>
          <w:t>Without going in to many details, the concept here is simple to assign each set of parameters to a number (an index) to be able to change them</w:t>
        </w:r>
      </w:ins>
      <w:ins w:id="5649" w:author="Arthur Parmentier" w:date="2020-06-07T11:29:00Z">
        <w:r w:rsidR="00AD2F22">
          <w:rPr>
            <w:lang w:val="fr-FR"/>
          </w:rPr>
          <w:t xml:space="preserve"> during the performance.</w:t>
        </w:r>
      </w:ins>
    </w:p>
  </w:footnote>
  <w:footnote w:id="31">
    <w:p w:rsidR="001A4879" w:rsidRPr="006D51B6" w:rsidRDefault="001A4879" w:rsidP="00351FEC">
      <w:pPr>
        <w:pStyle w:val="Notedebasdepage"/>
        <w:rPr>
          <w:ins w:id="6425" w:author="Arthur Parmentier" w:date="2020-06-02T19:33:00Z"/>
        </w:rPr>
      </w:pPr>
      <w:ins w:id="6426" w:author="Arthur Parmentier" w:date="2020-06-02T19:33:00Z">
        <w:r>
          <w:rPr>
            <w:rStyle w:val="Appelnotedebasdep"/>
          </w:rPr>
          <w:footnoteRef/>
        </w:r>
        <w:r>
          <w:t xml:space="preserve"> External parts that are “shipped in” with the program are distributed under GPLv3 license (or less restrictive).</w:t>
        </w:r>
      </w:ins>
    </w:p>
  </w:footnote>
  <w:footnote w:id="32">
    <w:p w:rsidR="001A4879" w:rsidRPr="00116732" w:rsidRDefault="001A4879">
      <w:pPr>
        <w:pStyle w:val="Notedebasdepage"/>
      </w:pPr>
      <w:ins w:id="6867" w:author="Arthur Parmentier" w:date="2020-05-18T15:19:00Z">
        <w:r>
          <w:rPr>
            <w:rStyle w:val="Appelnotedebasdep"/>
          </w:rPr>
          <w:footnoteRef/>
        </w:r>
        <w:r>
          <w:t xml:space="preserve"> </w:t>
        </w:r>
      </w:ins>
      <w:ins w:id="6868" w:author="Arthur Parmentier" w:date="2020-05-18T15:20:00Z">
        <w:r>
          <w:t xml:space="preserve">With </w:t>
        </w:r>
      </w:ins>
      <w:ins w:id="6869" w:author="Arthur Parmentier" w:date="2020-05-19T10:40:00Z">
        <w:r>
          <w:t>TensorFlow</w:t>
        </w:r>
      </w:ins>
      <w:ins w:id="6870" w:author="Arthur Parmentier" w:date="2020-05-18T15:20:00Z">
        <w:r>
          <w:t xml:space="preserve">: </w:t>
        </w:r>
      </w:ins>
      <w:ins w:id="6871" w:author="Arthur Parmentier" w:date="2020-05-18T15:19:00Z">
        <w:r w:rsidRPr="006A443F">
          <w:t>https://github.com/tensorflow/tfjs-models/tree/master/posenet</w:t>
        </w:r>
      </w:ins>
    </w:p>
  </w:footnote>
  <w:footnote w:id="33">
    <w:p w:rsidR="001A4879" w:rsidRDefault="001A4879" w:rsidP="00943F21">
      <w:pPr>
        <w:rPr>
          <w:ins w:id="6909" w:author="Arthur Parmentier" w:date="2020-06-03T17:48:00Z"/>
          <w:rFonts w:ascii="Times New Roman" w:hAnsi="Times New Roman"/>
          <w:lang w:val="fr-FR"/>
        </w:rPr>
      </w:pPr>
      <w:ins w:id="6910" w:author="Arthur Parmentier" w:date="2020-05-22T19:58:00Z">
        <w:r>
          <w:rPr>
            <w:rStyle w:val="Appelnotedebasdep"/>
          </w:rPr>
          <w:footnoteRef/>
        </w:r>
        <w:r>
          <w:t xml:space="preserve"> </w:t>
        </w:r>
      </w:ins>
      <w:ins w:id="6911" w:author="Arthur Parmentier" w:date="2020-06-03T17:48:00Z">
        <w:r>
          <w:rPr>
            <w:rFonts w:hAnsi="Symbol"/>
          </w:rPr>
          <w:t></w:t>
        </w:r>
        <w:r>
          <w:t xml:space="preserve">  Posenet Node For Max: </w:t>
        </w:r>
        <w:r>
          <w:fldChar w:fldCharType="begin"/>
        </w:r>
        <w:r>
          <w:instrText xml:space="preserve"> HYPERLINK "https://github.com/tejaswigowda/posenet-node-max" </w:instrText>
        </w:r>
        <w:r>
          <w:fldChar w:fldCharType="separate"/>
        </w:r>
        <w:r>
          <w:rPr>
            <w:rStyle w:val="Lienhypertexte"/>
          </w:rPr>
          <w:t>https://github.com/tejaswigowda/posenet-node-max</w:t>
        </w:r>
        <w:r>
          <w:fldChar w:fldCharType="end"/>
        </w:r>
        <w:r>
          <w:t xml:space="preserve"> </w:t>
        </w:r>
      </w:ins>
    </w:p>
    <w:p w:rsidR="001A4879" w:rsidRPr="00BF1ECB" w:rsidRDefault="001A4879" w:rsidP="00943F21">
      <w:pPr>
        <w:pStyle w:val="Notedebasdepage"/>
      </w:pPr>
      <w:ins w:id="6912" w:author="Arthur Parmentier" w:date="2020-06-03T17:48:00Z">
        <w:r>
          <w:rPr>
            <w:rFonts w:hAnsi="Symbol"/>
          </w:rPr>
          <w:t></w:t>
        </w:r>
        <w:r>
          <w:t xml:space="preserve">  Posenet for dummies </w:t>
        </w:r>
        <w:r>
          <w:fldChar w:fldCharType="begin"/>
        </w:r>
        <w:r>
          <w:instrText xml:space="preserve"> HYPERLINK "https://github.com/billythemusical/n4m-posenet-for-dummies" </w:instrText>
        </w:r>
        <w:r>
          <w:fldChar w:fldCharType="separate"/>
        </w:r>
        <w:r>
          <w:rPr>
            <w:rStyle w:val="Lienhypertexte"/>
          </w:rPr>
          <w:t>https://github.com/billythemusical/n4m-posenet-for-dummies</w:t>
        </w:r>
        <w:r>
          <w:fldChar w:fldCharType="end"/>
        </w:r>
        <w:r>
          <w:t xml:space="preserve"> and original N4M posenet </w:t>
        </w:r>
        <w:r>
          <w:fldChar w:fldCharType="begin"/>
        </w:r>
        <w:r>
          <w:instrText xml:space="preserve"> HYPERLINK "https://github.com/yuichkun/n4m-posenet" </w:instrText>
        </w:r>
        <w:r>
          <w:fldChar w:fldCharType="separate"/>
        </w:r>
        <w:r>
          <w:rPr>
            <w:rStyle w:val="Lienhypertexte"/>
          </w:rPr>
          <w:t>https://github.com/yuichkun/n4m-posenet</w:t>
        </w:r>
        <w:r>
          <w:fldChar w:fldCharType="end"/>
        </w:r>
      </w:ins>
    </w:p>
  </w:footnote>
  <w:footnote w:id="34">
    <w:p w:rsidR="001A4879" w:rsidRPr="00BF1ECB" w:rsidRDefault="001A4879">
      <w:pPr>
        <w:pStyle w:val="Notedebasdepage"/>
      </w:pPr>
      <w:ins w:id="7398" w:author="Arthur Parmentier" w:date="2020-05-19T16:10:00Z">
        <w:r>
          <w:rPr>
            <w:rStyle w:val="Appelnotedebasdep"/>
          </w:rPr>
          <w:footnoteRef/>
        </w:r>
        <w:r>
          <w:t xml:space="preserve"> </w:t>
        </w:r>
        <w:r w:rsidRPr="005E2970">
          <w:t>https://github.com/CMU-Perceptual-Computing-Lab/openpose</w:t>
        </w:r>
      </w:ins>
    </w:p>
  </w:footnote>
  <w:footnote w:id="35">
    <w:p w:rsidR="001A4879" w:rsidRPr="00BF1ECB" w:rsidRDefault="001A4879">
      <w:pPr>
        <w:pStyle w:val="Notedebasdepage"/>
      </w:pPr>
      <w:ins w:id="7410" w:author="Arthur Parmentier" w:date="2020-05-19T16:16:00Z">
        <w:r>
          <w:rPr>
            <w:rStyle w:val="Appelnotedebasdep"/>
          </w:rPr>
          <w:footnoteRef/>
        </w:r>
        <w:r>
          <w:t xml:space="preserve"> </w:t>
        </w:r>
      </w:ins>
      <w:ins w:id="7411" w:author="Arthur Parmentier" w:date="2020-05-19T16:17:00Z">
        <w:r w:rsidRPr="00BF1ECB">
          <w:rPr>
            <w:rPrChange w:id="7412" w:author="Arthur Parmentier" w:date="2020-05-23T19:46:00Z">
              <w:rPr>
                <w:lang w:val="fr-FR"/>
              </w:rPr>
            </w:rPrChange>
          </w:rPr>
          <w:t>The only realistic approach would have been to use the pytorch implementation of OpenPose (</w:t>
        </w:r>
        <w:r>
          <w:rPr>
            <w:lang w:val="fr-FR"/>
          </w:rPr>
          <w:fldChar w:fldCharType="begin"/>
        </w:r>
        <w:r w:rsidRPr="00BF1ECB">
          <w:rPr>
            <w:rPrChange w:id="7413" w:author="Arthur Parmentier" w:date="2020-05-23T19:46:00Z">
              <w:rPr>
                <w:lang w:val="fr-FR"/>
              </w:rPr>
            </w:rPrChange>
          </w:rPr>
          <w:instrText xml:space="preserve"> HYPERLINK "https://github.com/Hzzone/pytorch-openpose" </w:instrText>
        </w:r>
        <w:r>
          <w:rPr>
            <w:lang w:val="fr-FR"/>
          </w:rPr>
          <w:fldChar w:fldCharType="separate"/>
        </w:r>
        <w:r w:rsidRPr="00BF1ECB">
          <w:rPr>
            <w:rStyle w:val="Lienhypertexte"/>
            <w:rPrChange w:id="7414" w:author="Arthur Parmentier" w:date="2020-05-23T19:46:00Z">
              <w:rPr>
                <w:rStyle w:val="Lienhypertexte"/>
                <w:lang w:val="fr-FR"/>
              </w:rPr>
            </w:rPrChange>
          </w:rPr>
          <w:t>https://github.com/Hzzone/pytorch-openpose</w:t>
        </w:r>
        <w:r>
          <w:rPr>
            <w:lang w:val="fr-FR"/>
          </w:rPr>
          <w:fldChar w:fldCharType="end"/>
        </w:r>
        <w:r w:rsidRPr="00BF1ECB">
          <w:rPr>
            <w:rPrChange w:id="7415" w:author="Arthur Parmentier" w:date="2020-05-23T19:46:00Z">
              <w:rPr>
                <w:lang w:val="fr-FR"/>
              </w:rPr>
            </w:rPrChange>
          </w:rPr>
          <w:t xml:space="preserve">) and then try to run the python scripts in Max </w:t>
        </w:r>
      </w:ins>
      <w:ins w:id="7416" w:author="Arthur Parmentier" w:date="2020-05-19T16:19:00Z">
        <w:r w:rsidRPr="00BF1ECB">
          <w:rPr>
            <w:rPrChange w:id="7417" w:author="Arthur Parmentier" w:date="2020-05-23T19:46:00Z">
              <w:rPr>
                <w:lang w:val="fr-FR"/>
              </w:rPr>
            </w:rPrChange>
          </w:rPr>
          <w:t xml:space="preserve">(Max does </w:t>
        </w:r>
      </w:ins>
      <w:ins w:id="7418" w:author="Arthur Parmentier" w:date="2020-05-19T16:20:00Z">
        <w:r w:rsidRPr="00BF1ECB">
          <w:rPr>
            <w:rPrChange w:id="7419" w:author="Arthur Parmentier" w:date="2020-05-23T19:46:00Z">
              <w:rPr>
                <w:lang w:val="fr-FR"/>
              </w:rPr>
            </w:rPrChange>
          </w:rPr>
          <w:t xml:space="preserve">not interpret Python natively) </w:t>
        </w:r>
      </w:ins>
      <w:ins w:id="7420" w:author="Arthur Parmentier" w:date="2020-05-19T16:17:00Z">
        <w:r w:rsidRPr="00BF1ECB">
          <w:rPr>
            <w:rPrChange w:id="7421" w:author="Arthur Parmentier" w:date="2020-05-23T19:46:00Z">
              <w:rPr>
                <w:lang w:val="fr-FR"/>
              </w:rPr>
            </w:rPrChange>
          </w:rPr>
          <w:t xml:space="preserve">with </w:t>
        </w:r>
      </w:ins>
      <w:ins w:id="7422" w:author="Arthur Parmentier" w:date="2020-05-19T16:19:00Z">
        <w:r>
          <w:rPr>
            <w:lang w:val="fr-FR"/>
          </w:rPr>
          <w:fldChar w:fldCharType="begin"/>
        </w:r>
        <w:r w:rsidRPr="00BF1ECB">
          <w:rPr>
            <w:rPrChange w:id="7423" w:author="Arthur Parmentier" w:date="2020-05-23T19:46:00Z">
              <w:rPr>
                <w:lang w:val="fr-FR"/>
              </w:rPr>
            </w:rPrChange>
          </w:rPr>
          <w:instrText xml:space="preserve"> HYPERLINK "</w:instrText>
        </w:r>
      </w:ins>
      <w:ins w:id="7424" w:author="Arthur Parmentier" w:date="2020-05-19T16:18:00Z">
        <w:r w:rsidRPr="00BF1ECB">
          <w:rPr>
            <w:rPrChange w:id="7425" w:author="Arthur Parmentier" w:date="2020-05-23T19:46:00Z">
              <w:rPr>
                <w:lang w:val="fr-FR"/>
              </w:rPr>
            </w:rPrChange>
          </w:rPr>
          <w:instrText>https://github.com/grrrr/py</w:instrText>
        </w:r>
      </w:ins>
      <w:ins w:id="7426" w:author="Arthur Parmentier" w:date="2020-05-19T16:19:00Z">
        <w:r w:rsidRPr="00BF1ECB">
          <w:rPr>
            <w:rPrChange w:id="7427" w:author="Arthur Parmentier" w:date="2020-05-23T19:46:00Z">
              <w:rPr>
                <w:lang w:val="fr-FR"/>
              </w:rPr>
            </w:rPrChange>
          </w:rPr>
          <w:instrText xml:space="preserve">" </w:instrText>
        </w:r>
        <w:r>
          <w:rPr>
            <w:lang w:val="fr-FR"/>
          </w:rPr>
          <w:fldChar w:fldCharType="separate"/>
        </w:r>
      </w:ins>
      <w:ins w:id="7428" w:author="Arthur Parmentier" w:date="2020-05-19T16:18:00Z">
        <w:r w:rsidRPr="00BF1ECB">
          <w:rPr>
            <w:rStyle w:val="Lienhypertexte"/>
            <w:rPrChange w:id="7429" w:author="Arthur Parmentier" w:date="2020-05-23T19:46:00Z">
              <w:rPr>
                <w:rStyle w:val="Lienhypertexte"/>
                <w:lang w:val="fr-FR"/>
              </w:rPr>
            </w:rPrChange>
          </w:rPr>
          <w:t>https://github.com/grrrr/py</w:t>
        </w:r>
      </w:ins>
      <w:ins w:id="7430" w:author="Arthur Parmentier" w:date="2020-05-19T16:19:00Z">
        <w:r>
          <w:rPr>
            <w:lang w:val="fr-FR"/>
          </w:rPr>
          <w:fldChar w:fldCharType="end"/>
        </w:r>
      </w:ins>
      <w:ins w:id="7431" w:author="Arthur Parmentier" w:date="2020-05-19T16:20:00Z">
        <w:r w:rsidRPr="00BF1ECB">
          <w:rPr>
            <w:rPrChange w:id="7432" w:author="Arthur Parmentier" w:date="2020-05-23T19:46:00Z">
              <w:rPr>
                <w:lang w:val="fr-FR"/>
              </w:rPr>
            </w:rPrChange>
          </w:rPr>
          <w:t>. It is very unlikely to work</w:t>
        </w:r>
      </w:ins>
      <w:ins w:id="7433" w:author="Arthur Parmentier" w:date="2020-05-19T16:21:00Z">
        <w:r w:rsidRPr="00BF1ECB">
          <w:rPr>
            <w:rPrChange w:id="7434" w:author="Arthur Parmentier" w:date="2020-05-23T19:46:00Z">
              <w:rPr>
                <w:lang w:val="fr-FR"/>
              </w:rPr>
            </w:rPrChange>
          </w:rPr>
          <w:t xml:space="preserve"> and could not be tested in the frame of my master thesis.</w:t>
        </w:r>
      </w:ins>
    </w:p>
  </w:footnote>
  <w:footnote w:id="36">
    <w:p w:rsidR="001A4879" w:rsidRPr="00BF1ECB" w:rsidRDefault="001A4879">
      <w:pPr>
        <w:pStyle w:val="Notedebasdepage"/>
      </w:pPr>
      <w:ins w:id="7445" w:author="Arthur Parmentier" w:date="2020-05-19T19:59:00Z">
        <w:r>
          <w:rPr>
            <w:rStyle w:val="Appelnotedebasdep"/>
          </w:rPr>
          <w:footnoteRef/>
        </w:r>
        <w:r>
          <w:t xml:space="preserve"> </w:t>
        </w:r>
      </w:ins>
      <w:ins w:id="7446" w:author="Arthur Parmentier" w:date="2020-05-19T20:00:00Z">
        <w:r>
          <w:t xml:space="preserve">The most convincing project is </w:t>
        </w:r>
      </w:ins>
      <w:ins w:id="7447" w:author="Arthur Parmentier" w:date="2020-05-19T19:59:00Z">
        <w:r w:rsidRPr="00F707EB">
          <w:t>https://saic-violet.github.io/learnable-triangulation/</w:t>
        </w:r>
      </w:ins>
    </w:p>
  </w:footnote>
  <w:footnote w:id="37">
    <w:p w:rsidR="001A4879" w:rsidRPr="00BF1ECB" w:rsidRDefault="001A4879" w:rsidP="00FF7548">
      <w:pPr>
        <w:pStyle w:val="Notedebasdepage"/>
        <w:rPr>
          <w:ins w:id="7506" w:author="Arthur Parmentier" w:date="2020-05-19T22:04:00Z"/>
          <w:rPrChange w:id="7507" w:author="Arthur Parmentier" w:date="2020-05-23T19:46:00Z">
            <w:rPr>
              <w:ins w:id="7508" w:author="Arthur Parmentier" w:date="2020-05-19T22:04:00Z"/>
              <w:lang w:val="fr-FR"/>
            </w:rPr>
          </w:rPrChange>
        </w:rPr>
      </w:pPr>
      <w:ins w:id="7509" w:author="Arthur Parmentier" w:date="2020-05-19T21:57:00Z">
        <w:r>
          <w:rPr>
            <w:rStyle w:val="Appelnotedebasdep"/>
          </w:rPr>
          <w:footnoteRef/>
        </w:r>
        <w:r>
          <w:t xml:space="preserve"> </w:t>
        </w:r>
        <w:r w:rsidRPr="00BF1ECB">
          <w:rPr>
            <w:rPrChange w:id="7510" w:author="Arthur Parmentier" w:date="2020-05-23T19:46:00Z">
              <w:rPr>
                <w:lang w:val="fr-FR"/>
              </w:rPr>
            </w:rPrChange>
          </w:rPr>
          <w:t xml:space="preserve">I had a theoretical discussion with Walter around the idea that in theory, one could use </w:t>
        </w:r>
      </w:ins>
      <w:ins w:id="7511" w:author="Arthur Parmentier" w:date="2020-05-19T21:58:00Z">
        <w:r w:rsidRPr="00BF1ECB">
          <w:rPr>
            <w:rPrChange w:id="7512" w:author="Arthur Parmentier" w:date="2020-05-23T19:46:00Z">
              <w:rPr>
                <w:lang w:val="fr-FR"/>
              </w:rPr>
            </w:rPrChange>
          </w:rPr>
          <w:t xml:space="preserve">« play » without « entering the box » in requests such as </w:t>
        </w:r>
      </w:ins>
      <w:ins w:id="7513" w:author="Arthur Parmentier" w:date="2020-05-19T21:59:00Z">
        <w:r w:rsidRPr="00BF1ECB">
          <w:rPr>
            <w:rPrChange w:id="7514" w:author="Arthur Parmentier" w:date="2020-05-23T19:46:00Z">
              <w:rPr>
                <w:lang w:val="fr-FR"/>
              </w:rPr>
            </w:rPrChange>
          </w:rPr>
          <w:t>« </w:t>
        </w:r>
      </w:ins>
      <w:ins w:id="7515" w:author="Arthur Parmentier" w:date="2020-05-19T22:03:00Z">
        <w:r w:rsidRPr="00BF1ECB">
          <w:rPr>
            <w:rPrChange w:id="7516" w:author="Arthur Parmentier" w:date="2020-05-23T19:46:00Z">
              <w:rPr>
                <w:lang w:val="fr-FR"/>
              </w:rPr>
            </w:rPrChange>
          </w:rPr>
          <w:t xml:space="preserve">Strings LT Slowly enter </w:t>
        </w:r>
      </w:ins>
      <w:ins w:id="7517" w:author="Arthur Parmentier" w:date="2020-05-19T22:01:00Z">
        <w:r w:rsidRPr="00BF1ECB">
          <w:rPr>
            <w:rPrChange w:id="7518" w:author="Arthur Parmentier" w:date="2020-05-23T19:46:00Z">
              <w:rPr>
                <w:lang w:val="fr-FR"/>
              </w:rPr>
            </w:rPrChange>
          </w:rPr>
          <w:t>Perc.</w:t>
        </w:r>
      </w:ins>
      <w:ins w:id="7519" w:author="Arthur Parmentier" w:date="2020-05-19T21:58:00Z">
        <w:r w:rsidRPr="00BF1ECB">
          <w:rPr>
            <w:rPrChange w:id="7520" w:author="Arthur Parmentier" w:date="2020-05-23T19:46:00Z">
              <w:rPr>
                <w:lang w:val="fr-FR"/>
              </w:rPr>
            </w:rPrChange>
          </w:rPr>
          <w:t xml:space="preserve"> LT Play </w:t>
        </w:r>
      </w:ins>
      <w:ins w:id="7521" w:author="Arthur Parmentier" w:date="2020-05-19T22:04:00Z">
        <w:r w:rsidRPr="00BF1ECB">
          <w:rPr>
            <w:rPrChange w:id="7522" w:author="Arthur Parmentier" w:date="2020-05-23T19:46:00Z">
              <w:rPr>
                <w:lang w:val="fr-FR"/>
              </w:rPr>
            </w:rPrChange>
          </w:rPr>
          <w:t xml:space="preserve">WG </w:t>
        </w:r>
      </w:ins>
      <w:ins w:id="7523" w:author="Arthur Parmentier" w:date="2020-05-19T21:59:00Z">
        <w:r w:rsidRPr="00BF1ECB">
          <w:rPr>
            <w:rPrChange w:id="7524" w:author="Arthur Parmentier" w:date="2020-05-23T19:46:00Z">
              <w:rPr>
                <w:lang w:val="fr-FR"/>
              </w:rPr>
            </w:rPrChange>
          </w:rPr>
          <w:t>After 30 seconds Off Play </w:t>
        </w:r>
      </w:ins>
      <w:ins w:id="7525" w:author="Arthur Parmentier" w:date="2020-05-19T22:03:00Z">
        <w:r w:rsidRPr="00BF1ECB">
          <w:rPr>
            <w:rPrChange w:id="7526" w:author="Arthur Parmentier" w:date="2020-05-23T19:46:00Z">
              <w:rPr>
                <w:lang w:val="fr-FR"/>
              </w:rPr>
            </w:rPrChange>
          </w:rPr>
          <w:t>&lt;enter the box&gt;</w:t>
        </w:r>
      </w:ins>
      <w:ins w:id="7527" w:author="Arthur Parmentier" w:date="2020-05-19T22:05:00Z">
        <w:r w:rsidRPr="00BF1ECB">
          <w:rPr>
            <w:rPrChange w:id="7528" w:author="Arthur Parmentier" w:date="2020-05-23T19:46:00Z">
              <w:rPr>
                <w:lang w:val="fr-FR"/>
              </w:rPr>
            </w:rPrChange>
          </w:rPr>
          <w:t xml:space="preserve"> </w:t>
        </w:r>
      </w:ins>
      <w:ins w:id="7529" w:author="Arthur Parmentier" w:date="2020-05-19T21:59:00Z">
        <w:r w:rsidRPr="00BF1ECB">
          <w:rPr>
            <w:rPrChange w:id="7530" w:author="Arthur Parmentier" w:date="2020-05-23T19:46:00Z">
              <w:rPr>
                <w:lang w:val="fr-FR"/>
              </w:rPr>
            </w:rPrChange>
          </w:rPr>
          <w:t>», which would mean </w:t>
        </w:r>
      </w:ins>
      <w:ins w:id="7531" w:author="Arthur Parmentier" w:date="2020-05-19T22:04:00Z">
        <w:r w:rsidRPr="00BF1ECB">
          <w:rPr>
            <w:rPrChange w:id="7532" w:author="Arthur Parmentier" w:date="2020-05-23T19:46:00Z">
              <w:rPr>
                <w:lang w:val="fr-FR"/>
              </w:rPr>
            </w:rPrChange>
          </w:rPr>
          <w:t>that when the soundpainter « enters the box » :</w:t>
        </w:r>
      </w:ins>
    </w:p>
    <w:p w:rsidR="001A4879" w:rsidRPr="00BF1ECB" w:rsidRDefault="001A4879" w:rsidP="00FF7548">
      <w:pPr>
        <w:pStyle w:val="Notedebasdepage"/>
        <w:numPr>
          <w:ilvl w:val="0"/>
          <w:numId w:val="29"/>
        </w:numPr>
        <w:rPr>
          <w:ins w:id="7533" w:author="Arthur Parmentier" w:date="2020-05-19T22:05:00Z"/>
          <w:rPrChange w:id="7534" w:author="Arthur Parmentier" w:date="2020-05-23T19:46:00Z">
            <w:rPr>
              <w:ins w:id="7535" w:author="Arthur Parmentier" w:date="2020-05-19T22:05:00Z"/>
              <w:lang w:val="fr-FR"/>
            </w:rPr>
          </w:rPrChange>
        </w:rPr>
      </w:pPr>
      <w:ins w:id="7536" w:author="Arthur Parmentier" w:date="2020-05-19T22:04:00Z">
        <w:r w:rsidRPr="00BF1ECB">
          <w:rPr>
            <w:rPrChange w:id="7537" w:author="Arthur Parmentier" w:date="2020-05-23T19:46:00Z">
              <w:rPr>
                <w:lang w:val="fr-FR"/>
              </w:rPr>
            </w:rPrChange>
          </w:rPr>
          <w:t xml:space="preserve">Strings slowly </w:t>
        </w:r>
      </w:ins>
      <w:ins w:id="7538" w:author="Arthur Parmentier" w:date="2020-05-19T22:05:00Z">
        <w:r w:rsidRPr="00BF1ECB">
          <w:rPr>
            <w:rPrChange w:id="7539" w:author="Arthur Parmentier" w:date="2020-05-23T19:46:00Z">
              <w:rPr>
                <w:lang w:val="fr-FR"/>
              </w:rPr>
            </w:rPrChange>
          </w:rPr>
          <w:t>enter with a LT</w:t>
        </w:r>
      </w:ins>
    </w:p>
    <w:p w:rsidR="001A4879" w:rsidRDefault="001A4879" w:rsidP="00FF7548">
      <w:pPr>
        <w:pStyle w:val="Notedebasdepage"/>
        <w:numPr>
          <w:ilvl w:val="0"/>
          <w:numId w:val="29"/>
        </w:numPr>
        <w:rPr>
          <w:ins w:id="7540" w:author="Arthur Parmentier" w:date="2020-05-19T22:05:00Z"/>
          <w:lang w:val="fr-FR"/>
        </w:rPr>
      </w:pPr>
      <w:ins w:id="7541" w:author="Arthur Parmentier" w:date="2020-05-19T22:05:00Z">
        <w:r>
          <w:rPr>
            <w:lang w:val="fr-FR"/>
          </w:rPr>
          <w:t>Percussions play immediately a LT</w:t>
        </w:r>
      </w:ins>
    </w:p>
    <w:p w:rsidR="001A4879" w:rsidRDefault="001A4879" w:rsidP="00FF7548">
      <w:pPr>
        <w:pStyle w:val="Notedebasdepage"/>
        <w:numPr>
          <w:ilvl w:val="0"/>
          <w:numId w:val="29"/>
        </w:numPr>
        <w:rPr>
          <w:ins w:id="7542" w:author="Arthur Parmentier" w:date="2020-05-19T22:05:00Z"/>
          <w:lang w:val="fr-FR"/>
        </w:rPr>
      </w:pPr>
      <w:ins w:id="7543" w:author="Arthur Parmentier" w:date="2020-05-19T22:05:00Z">
        <w:r>
          <w:rPr>
            <w:lang w:val="fr-FR"/>
          </w:rPr>
          <w:t>Everyone stops after 30 seconds</w:t>
        </w:r>
      </w:ins>
    </w:p>
    <w:p w:rsidR="001A4879" w:rsidRPr="00BF1ECB" w:rsidRDefault="001A4879">
      <w:pPr>
        <w:pStyle w:val="Notedebasdepage"/>
      </w:pPr>
      <w:ins w:id="7544" w:author="Arthur Parmentier" w:date="2020-05-19T22:05:00Z">
        <w:r w:rsidRPr="00BF1ECB">
          <w:rPr>
            <w:rPrChange w:id="7545" w:author="Arthur Parmentier" w:date="2020-05-23T19:46:00Z">
              <w:rPr>
                <w:lang w:val="fr-FR"/>
              </w:rPr>
            </w:rPrChange>
          </w:rPr>
          <w:t>By not « entering the box » when signing the « Play » or « Slowly enter » gest</w:t>
        </w:r>
      </w:ins>
      <w:ins w:id="7546" w:author="Arthur Parmentier" w:date="2020-05-19T22:06:00Z">
        <w:r w:rsidRPr="00BF1ECB">
          <w:rPr>
            <w:rPrChange w:id="7547" w:author="Arthur Parmentier" w:date="2020-05-23T19:46:00Z">
              <w:rPr>
                <w:lang w:val="fr-FR"/>
              </w:rPr>
            </w:rPrChange>
          </w:rPr>
          <w:t xml:space="preserve">ures, it would allow everyone to schedule the 30 seconds count at the same time to perhaps stay synchronized with an external process. </w:t>
        </w:r>
      </w:ins>
      <w:ins w:id="7548" w:author="Arthur Parmentier" w:date="2020-05-19T22:07:00Z">
        <w:r w:rsidRPr="00BF1ECB">
          <w:rPr>
            <w:rPrChange w:id="7549" w:author="Arthur Parmentier" w:date="2020-05-23T19:46:00Z">
              <w:rPr>
                <w:lang w:val="fr-FR"/>
              </w:rPr>
            </w:rPrChange>
          </w:rPr>
          <w:t xml:space="preserve">It would make sense to differenciate the timing properties of the « go gestures » (delay </w:t>
        </w:r>
      </w:ins>
      <w:ins w:id="7550" w:author="Arthur Parmentier" w:date="2020-05-19T22:08:00Z">
        <w:r w:rsidRPr="00BF1ECB">
          <w:rPr>
            <w:rPrChange w:id="7551" w:author="Arthur Parmentier" w:date="2020-05-23T19:46:00Z">
              <w:rPr>
                <w:lang w:val="fr-FR"/>
              </w:rPr>
            </w:rPrChange>
          </w:rPr>
          <w:t xml:space="preserve">start by a certain amount) with </w:t>
        </w:r>
      </w:ins>
      <w:ins w:id="7552" w:author="Arthur Parmentier" w:date="2020-05-19T22:10:00Z">
        <w:r w:rsidRPr="00BF1ECB">
          <w:rPr>
            <w:rPrChange w:id="7553" w:author="Arthur Parmentier" w:date="2020-05-23T19:46:00Z">
              <w:rPr>
                <w:lang w:val="fr-FR"/>
              </w:rPr>
            </w:rPrChange>
          </w:rPr>
          <w:t>« entering the box » which has for specific meaning « execute the request now »</w:t>
        </w:r>
      </w:ins>
      <w:ins w:id="7554" w:author="Arthur Parmentier" w:date="2020-05-19T22:08:00Z">
        <w:r w:rsidRPr="00BF1ECB">
          <w:rPr>
            <w:rPrChange w:id="7555" w:author="Arthur Parmentier" w:date="2020-05-23T19:46:00Z">
              <w:rPr>
                <w:lang w:val="fr-FR"/>
              </w:rPr>
            </w:rPrChange>
          </w:rPr>
          <w:t xml:space="preserve"> for certain configurations, such as when working with computers and time-sen</w:t>
        </w:r>
      </w:ins>
      <w:ins w:id="7556" w:author="Arthur Parmentier" w:date="2020-05-19T22:09:00Z">
        <w:r w:rsidRPr="00BF1ECB">
          <w:rPr>
            <w:rPrChange w:id="7557" w:author="Arthur Parmentier" w:date="2020-05-23T19:46:00Z">
              <w:rPr>
                <w:lang w:val="fr-FR"/>
              </w:rPr>
            </w:rPrChange>
          </w:rPr>
          <w:t xml:space="preserve">sitive systems. In practice, with human performers, the </w:t>
        </w:r>
      </w:ins>
      <w:ins w:id="7558" w:author="Arthur Parmentier" w:date="2020-05-19T22:11:00Z">
        <w:r w:rsidRPr="00BF1ECB">
          <w:rPr>
            <w:rPrChange w:id="7559" w:author="Arthur Parmentier" w:date="2020-05-23T19:46:00Z">
              <w:rPr>
                <w:lang w:val="fr-FR"/>
              </w:rPr>
            </w:rPrChange>
          </w:rPr>
          <w:t>de</w:t>
        </w:r>
      </w:ins>
      <w:ins w:id="7560" w:author="Arthur Parmentier" w:date="2020-05-19T22:09:00Z">
        <w:r w:rsidRPr="00BF1ECB">
          <w:rPr>
            <w:rPrChange w:id="7561" w:author="Arthur Parmentier" w:date="2020-05-23T19:46:00Z">
              <w:rPr>
                <w:lang w:val="fr-FR"/>
              </w:rPr>
            </w:rPrChange>
          </w:rPr>
          <w:t>correlation between the</w:t>
        </w:r>
      </w:ins>
      <w:ins w:id="7562" w:author="Arthur Parmentier" w:date="2020-05-19T22:10:00Z">
        <w:r w:rsidRPr="00BF1ECB">
          <w:rPr>
            <w:rPrChange w:id="7563" w:author="Arthur Parmentier" w:date="2020-05-23T19:46:00Z">
              <w:rPr>
                <w:lang w:val="fr-FR"/>
              </w:rPr>
            </w:rPrChange>
          </w:rPr>
          <w:t xml:space="preserve"> two </w:t>
        </w:r>
      </w:ins>
      <w:ins w:id="7564" w:author="Arthur Parmentier" w:date="2020-05-19T22:11:00Z">
        <w:r w:rsidRPr="00BF1ECB">
          <w:rPr>
            <w:rPrChange w:id="7565" w:author="Arthur Parmentier" w:date="2020-05-23T19:46:00Z">
              <w:rPr>
                <w:lang w:val="fr-FR"/>
              </w:rPr>
            </w:rPrChange>
          </w:rPr>
          <w:t>is either rare or never used within the default mode</w:t>
        </w:r>
      </w:ins>
      <w:ins w:id="7566" w:author="Arthur Parmentier" w:date="2020-05-19T22:14:00Z">
        <w:r w:rsidRPr="00BF1ECB">
          <w:rPr>
            <w:rPrChange w:id="7567" w:author="Arthur Parmentier" w:date="2020-05-23T19:46:00Z">
              <w:rPr>
                <w:lang w:val="fr-FR"/>
              </w:rPr>
            </w:rPrChange>
          </w:rPr>
          <w:t>.</w:t>
        </w:r>
      </w:ins>
    </w:p>
  </w:footnote>
  <w:footnote w:id="38">
    <w:p w:rsidR="001A4879" w:rsidRPr="00BF1ECB" w:rsidRDefault="001A4879">
      <w:pPr>
        <w:pStyle w:val="Notedebasdepage"/>
      </w:pPr>
      <w:ins w:id="7646" w:author="Arthur Parmentier" w:date="2020-05-19T23:04:00Z">
        <w:r>
          <w:rPr>
            <w:rStyle w:val="Appelnotedebasdep"/>
          </w:rPr>
          <w:footnoteRef/>
        </w:r>
        <w:r>
          <w:t xml:space="preserve"> </w:t>
        </w:r>
        <w:r w:rsidRPr="00BF1ECB">
          <w:rPr>
            <w:rPrChange w:id="7647" w:author="Arthur Parmentier" w:date="2020-05-23T19:46:00Z">
              <w:rPr>
                <w:lang w:val="fr-FR"/>
              </w:rPr>
            </w:rPrChange>
          </w:rPr>
          <w:t>One could ask</w:t>
        </w:r>
      </w:ins>
      <w:ins w:id="7648" w:author="Arthur Parmentier" w:date="2020-05-19T23:05:00Z">
        <w:r w:rsidRPr="00BF1ECB">
          <w:rPr>
            <w:rPrChange w:id="7649" w:author="Arthur Parmentier" w:date="2020-05-23T19:46:00Z">
              <w:rPr>
                <w:lang w:val="fr-FR"/>
              </w:rPr>
            </w:rPrChange>
          </w:rPr>
          <w:t xml:space="preserve"> : « why then is it the case that the soundpainter always consider </w:t>
        </w:r>
      </w:ins>
      <w:ins w:id="7650" w:author="Arthur Parmentier" w:date="2020-05-19T23:08:00Z">
        <w:r w:rsidRPr="00BF1ECB">
          <w:rPr>
            <w:rPrChange w:id="7651" w:author="Arthur Parmentier" w:date="2020-05-23T19:46:00Z">
              <w:rPr>
                <w:lang w:val="fr-FR"/>
              </w:rPr>
            </w:rPrChange>
          </w:rPr>
          <w:t>the virtual</w:t>
        </w:r>
      </w:ins>
      <w:ins w:id="7652" w:author="Arthur Parmentier" w:date="2020-05-19T23:05:00Z">
        <w:r w:rsidRPr="00BF1ECB">
          <w:rPr>
            <w:rPrChange w:id="7653" w:author="Arthur Parmentier" w:date="2020-05-23T19:46:00Z">
              <w:rPr>
                <w:lang w:val="fr-FR"/>
              </w:rPr>
            </w:rPrChange>
          </w:rPr>
          <w:t xml:space="preserve"> « box », even when the grammar of the mode implies that the request is always immediate ? I believe that it has to do with how SP has developed from the </w:t>
        </w:r>
      </w:ins>
      <w:ins w:id="7654" w:author="Arthur Parmentier" w:date="2020-05-19T23:06:00Z">
        <w:r w:rsidRPr="00BF1ECB">
          <w:rPr>
            <w:rPrChange w:id="7655" w:author="Arthur Parmentier" w:date="2020-05-23T19:46:00Z">
              <w:rPr>
                <w:lang w:val="fr-FR"/>
              </w:rPr>
            </w:rPrChange>
          </w:rPr>
          <w:t xml:space="preserve">default mode to others and the pratical </w:t>
        </w:r>
      </w:ins>
      <w:ins w:id="7656" w:author="Arthur Parmentier" w:date="2020-05-19T23:07:00Z">
        <w:r w:rsidRPr="00BF1ECB">
          <w:rPr>
            <w:rPrChange w:id="7657" w:author="Arthur Parmentier" w:date="2020-05-23T19:46:00Z">
              <w:rPr>
                <w:lang w:val="fr-FR"/>
              </w:rPr>
            </w:rPrChange>
          </w:rPr>
          <w:t>point of reference</w:t>
        </w:r>
      </w:ins>
      <w:ins w:id="7658" w:author="Arthur Parmentier" w:date="2020-05-19T23:06:00Z">
        <w:r w:rsidRPr="00BF1ECB">
          <w:rPr>
            <w:rPrChange w:id="7659" w:author="Arthur Parmentier" w:date="2020-05-23T19:46:00Z">
              <w:rPr>
                <w:lang w:val="fr-FR"/>
              </w:rPr>
            </w:rPrChange>
          </w:rPr>
          <w:t xml:space="preserve"> that the « box » is a common symbol for immediateness in all modes.</w:t>
        </w:r>
      </w:ins>
    </w:p>
  </w:footnote>
  <w:footnote w:id="39">
    <w:p w:rsidR="001A4879" w:rsidRPr="00BF1ECB" w:rsidRDefault="001A4879">
      <w:pPr>
        <w:pStyle w:val="Notedebasdepage"/>
      </w:pPr>
      <w:ins w:id="7688" w:author="Arthur Parmentier" w:date="2020-05-19T23:11:00Z">
        <w:r>
          <w:rPr>
            <w:rStyle w:val="Appelnotedebasdep"/>
          </w:rPr>
          <w:footnoteRef/>
        </w:r>
        <w:r>
          <w:t xml:space="preserve"> </w:t>
        </w:r>
        <w:r w:rsidRPr="00BF1ECB">
          <w:rPr>
            <w:rPrChange w:id="7689" w:author="Arthur Parmentier" w:date="2020-05-23T19:46:00Z">
              <w:rPr>
                <w:lang w:val="fr-FR"/>
              </w:rPr>
            </w:rPrChange>
          </w:rPr>
          <w:t>In practice, soundpainters tend to omit the « enter » and « exit »</w:t>
        </w:r>
      </w:ins>
      <w:ins w:id="7690" w:author="Arthur Parmentier" w:date="2020-05-19T23:12:00Z">
        <w:r w:rsidRPr="00BF1ECB">
          <w:rPr>
            <w:rPrChange w:id="7691" w:author="Arthur Parmentier" w:date="2020-05-23T19:46:00Z">
              <w:rPr>
                <w:lang w:val="fr-FR"/>
              </w:rPr>
            </w:rPrChange>
          </w:rPr>
          <w:t xml:space="preserve"> signs of mode</w:t>
        </w:r>
      </w:ins>
      <w:ins w:id="7692" w:author="Arthur Parmentier" w:date="2020-05-19T23:15:00Z">
        <w:r w:rsidRPr="00BF1ECB">
          <w:rPr>
            <w:rPrChange w:id="7693" w:author="Arthur Parmentier" w:date="2020-05-23T19:46:00Z">
              <w:rPr>
                <w:lang w:val="fr-FR"/>
              </w:rPr>
            </w:rPrChange>
          </w:rPr>
          <w:t xml:space="preserve">s that are </w:t>
        </w:r>
      </w:ins>
      <w:ins w:id="7694" w:author="Arthur Parmentier" w:date="2020-05-19T23:16:00Z">
        <w:r w:rsidRPr="00BF1ECB">
          <w:rPr>
            <w:rPrChange w:id="7695" w:author="Arthur Parmentier" w:date="2020-05-23T19:46:00Z">
              <w:rPr>
                <w:lang w:val="fr-FR"/>
              </w:rPr>
            </w:rPrChange>
          </w:rPr>
          <w:t>not ambiguous</w:t>
        </w:r>
      </w:ins>
      <w:ins w:id="7696" w:author="Arthur Parmentier" w:date="2020-05-19T23:12:00Z">
        <w:r w:rsidRPr="00BF1ECB">
          <w:rPr>
            <w:rPrChange w:id="7697" w:author="Arthur Parmentier" w:date="2020-05-23T19:46:00Z">
              <w:rPr>
                <w:lang w:val="fr-FR"/>
              </w:rPr>
            </w:rPrChange>
          </w:rPr>
          <w:t>, making things more difficult without depth tracking</w:t>
        </w:r>
      </w:ins>
      <w:ins w:id="7698" w:author="Arthur Parmentier" w:date="2020-05-19T23:16:00Z">
        <w:r w:rsidRPr="00BF1ECB">
          <w:rPr>
            <w:rPrChange w:id="7699" w:author="Arthur Parmentier" w:date="2020-05-23T19:46:00Z">
              <w:rPr>
                <w:lang w:val="fr-FR"/>
              </w:rPr>
            </w:rPrChange>
          </w:rPr>
          <w:t xml:space="preserve"> in case that « entering the box » is the only mark of the change of mode </w:t>
        </w:r>
      </w:ins>
      <w:ins w:id="7700" w:author="Arthur Parmentier" w:date="2020-05-19T23:17:00Z">
        <w:r w:rsidRPr="00BF1ECB">
          <w:rPr>
            <w:rPrChange w:id="7701" w:author="Arthur Parmentier" w:date="2020-05-23T19:46:00Z">
              <w:rPr>
                <w:lang w:val="fr-FR"/>
              </w:rPr>
            </w:rPrChange>
          </w:rPr>
          <w:t>(for instance by using the launch mode directly with « entering/exiting the box » instead of signing Launch Mode and Tear).</w:t>
        </w:r>
      </w:ins>
    </w:p>
  </w:footnote>
  <w:footnote w:id="40">
    <w:p w:rsidR="001A4879" w:rsidRPr="00BF1ECB" w:rsidRDefault="001A4879">
      <w:pPr>
        <w:pStyle w:val="Notedebasdepage"/>
      </w:pPr>
      <w:ins w:id="7943" w:author="Arthur Parmentier" w:date="2020-05-20T19:43:00Z">
        <w:r>
          <w:rPr>
            <w:rStyle w:val="Appelnotedebasdep"/>
          </w:rPr>
          <w:footnoteRef/>
        </w:r>
        <w:r>
          <w:t xml:space="preserve"> </w:t>
        </w:r>
        <w:r w:rsidRPr="00BF1ECB">
          <w:rPr>
            <w:rPrChange w:id="7944" w:author="Arthur Parmentier" w:date="2020-05-23T19:46:00Z">
              <w:rPr>
                <w:lang w:val="fr-FR"/>
              </w:rPr>
            </w:rPrChange>
          </w:rPr>
          <w:t>I did not test the performance of this choice quantitatively, but only qualitatively</w:t>
        </w:r>
      </w:ins>
      <w:ins w:id="7945" w:author="Arthur Parmentier" w:date="2020-05-20T21:37:00Z">
        <w:r w:rsidRPr="00BF1ECB">
          <w:rPr>
            <w:rPrChange w:id="7946" w:author="Arthur Parmentier" w:date="2020-05-23T19:46:00Z">
              <w:rPr>
                <w:lang w:val="fr-FR"/>
              </w:rPr>
            </w:rPrChange>
          </w:rPr>
          <w:t xml:space="preserve"> </w:t>
        </w:r>
      </w:ins>
      <w:ins w:id="7947" w:author="Arthur Parmentier" w:date="2020-05-20T19:43:00Z">
        <w:r w:rsidRPr="00BF1ECB">
          <w:rPr>
            <w:rPrChange w:id="7948" w:author="Arthur Parmentier" w:date="2020-05-23T19:46:00Z">
              <w:rPr>
                <w:lang w:val="fr-FR"/>
              </w:rPr>
            </w:rPrChange>
          </w:rPr>
          <w:t>by testing</w:t>
        </w:r>
      </w:ins>
      <w:ins w:id="7949" w:author="Arthur Parmentier" w:date="2020-05-20T21:37:00Z">
        <w:r w:rsidRPr="00BF1ECB">
          <w:rPr>
            <w:rPrChange w:id="7950" w:author="Arthur Parmentier" w:date="2020-05-23T19:46:00Z">
              <w:rPr>
                <w:lang w:val="fr-FR"/>
              </w:rPr>
            </w:rPrChange>
          </w:rPr>
          <w:t xml:space="preserve"> the change in performance that I could perceive</w:t>
        </w:r>
      </w:ins>
      <w:ins w:id="7951" w:author="Arthur Parmentier" w:date="2020-05-20T19:44:00Z">
        <w:r w:rsidRPr="00BF1ECB">
          <w:rPr>
            <w:rPrChange w:id="7952" w:author="Arthur Parmentier" w:date="2020-05-23T19:46:00Z">
              <w:rPr>
                <w:lang w:val="fr-FR"/>
              </w:rPr>
            </w:rPrChange>
          </w:rPr>
          <w:t xml:space="preserve"> with and without shoulders. </w:t>
        </w:r>
      </w:ins>
      <w:ins w:id="7953" w:author="Arthur Parmentier" w:date="2020-05-20T19:45:00Z">
        <w:r w:rsidRPr="00BF1ECB">
          <w:rPr>
            <w:rPrChange w:id="7954" w:author="Arthur Parmentier" w:date="2020-05-23T19:46:00Z">
              <w:rPr>
                <w:lang w:val="fr-FR"/>
              </w:rPr>
            </w:rPrChange>
          </w:rPr>
          <w:t>It is obvious from the SP signs</w:t>
        </w:r>
      </w:ins>
      <w:ins w:id="7955" w:author="Arthur Parmentier" w:date="2020-05-20T19:46:00Z">
        <w:r w:rsidRPr="00BF1ECB">
          <w:rPr>
            <w:rPrChange w:id="7956" w:author="Arthur Parmentier" w:date="2020-05-23T19:46:00Z">
              <w:rPr>
                <w:lang w:val="fr-FR"/>
              </w:rPr>
            </w:rPrChange>
          </w:rPr>
          <w:t xml:space="preserve"> that I consider</w:t>
        </w:r>
      </w:ins>
      <w:ins w:id="7957" w:author="Arthur Parmentier" w:date="2020-05-20T19:45:00Z">
        <w:r w:rsidRPr="00BF1ECB">
          <w:rPr>
            <w:rPrChange w:id="7958" w:author="Arthur Parmentier" w:date="2020-05-23T19:46:00Z">
              <w:rPr>
                <w:lang w:val="fr-FR"/>
              </w:rPr>
            </w:rPrChange>
          </w:rPr>
          <w:t xml:space="preserve"> that aside shoulders, no other </w:t>
        </w:r>
      </w:ins>
      <w:ins w:id="7959" w:author="Arthur Parmentier" w:date="2020-05-20T19:46:00Z">
        <w:r w:rsidRPr="00BF1ECB">
          <w:rPr>
            <w:rPrChange w:id="7960" w:author="Arthur Parmentier" w:date="2020-05-23T19:46:00Z">
              <w:rPr>
                <w:lang w:val="fr-FR"/>
              </w:rPr>
            </w:rPrChange>
          </w:rPr>
          <w:t>body joints could increase the performance of the recognition in real-time (curse of dimentionality problem).</w:t>
        </w:r>
      </w:ins>
    </w:p>
  </w:footnote>
  <w:footnote w:id="41">
    <w:p w:rsidR="001A4879" w:rsidRPr="00221FBD" w:rsidRDefault="001A4879">
      <w:pPr>
        <w:pStyle w:val="Notedebasdepage"/>
        <w:rPr>
          <w:lang w:val="fr-FR"/>
          <w:rPrChange w:id="8017" w:author="Arthur Parmentier" w:date="2020-06-03T19:00:00Z">
            <w:rPr/>
          </w:rPrChange>
        </w:rPr>
      </w:pPr>
      <w:ins w:id="8018" w:author="Arthur Parmentier" w:date="2020-06-03T19:00:00Z">
        <w:r>
          <w:rPr>
            <w:rStyle w:val="Appelnotedebasdep"/>
          </w:rPr>
          <w:footnoteRef/>
        </w:r>
        <w:r>
          <w:t xml:space="preserve"> </w:t>
        </w:r>
        <w:r>
          <w:rPr>
            <w:lang w:val="fr-FR"/>
          </w:rPr>
          <w:t xml:space="preserve">Several hand pose estimations models are presented here : </w:t>
        </w:r>
        <w:r>
          <w:rPr>
            <w:lang w:val="fr-FR"/>
          </w:rPr>
          <w:fldChar w:fldCharType="begin"/>
        </w:r>
        <w:r>
          <w:rPr>
            <w:lang w:val="fr-FR"/>
          </w:rPr>
          <w:instrText xml:space="preserve"> HYPERLINK "</w:instrText>
        </w:r>
        <w:r w:rsidRPr="00221FBD">
          <w:rPr>
            <w:lang w:val="fr-FR"/>
          </w:rPr>
          <w:instrText>https://xinghaochen.github.io/awesome-hand-pose-estimation/</w:instrText>
        </w:r>
        <w:r>
          <w:rPr>
            <w:lang w:val="fr-FR"/>
          </w:rPr>
          <w:instrText xml:space="preserve">" </w:instrText>
        </w:r>
        <w:r>
          <w:rPr>
            <w:lang w:val="fr-FR"/>
          </w:rPr>
          <w:fldChar w:fldCharType="separate"/>
        </w:r>
        <w:r w:rsidRPr="004B7938">
          <w:rPr>
            <w:rStyle w:val="Lienhypertexte"/>
            <w:lang w:val="fr-FR"/>
          </w:rPr>
          <w:t>https://xinghaochen.github.io/awesome-hand-pose-estimation/</w:t>
        </w:r>
        <w:r>
          <w:rPr>
            <w:lang w:val="fr-FR"/>
          </w:rPr>
          <w:fldChar w:fldCharType="end"/>
        </w:r>
        <w:r>
          <w:rPr>
            <w:lang w:val="fr-FR"/>
          </w:rPr>
          <w:t xml:space="preserve">. </w:t>
        </w:r>
      </w:ins>
      <w:ins w:id="8019" w:author="Arthur Parmentier" w:date="2020-06-03T19:01:00Z">
        <w:r>
          <w:rPr>
            <w:lang w:val="fr-FR"/>
          </w:rPr>
          <w:t>The open pose model also has 2D hand pose recognition but in each case, the models c</w:t>
        </w:r>
      </w:ins>
      <w:ins w:id="8020" w:author="Arthur Parmentier" w:date="2020-06-03T19:02:00Z">
        <w:r>
          <w:rPr>
            <w:lang w:val="fr-FR"/>
          </w:rPr>
          <w:t>ould not easily be ported to Max.</w:t>
        </w:r>
      </w:ins>
    </w:p>
  </w:footnote>
  <w:footnote w:id="42">
    <w:p w:rsidR="001A4879" w:rsidRPr="004B4499" w:rsidRDefault="001A4879">
      <w:pPr>
        <w:pStyle w:val="Notedebasdepage"/>
        <w:rPr>
          <w:lang w:val="fr-FR"/>
          <w:rPrChange w:id="8209" w:author="Arthur Parmentier" w:date="2020-06-03T20:04:00Z">
            <w:rPr/>
          </w:rPrChange>
        </w:rPr>
      </w:pPr>
      <w:ins w:id="8210" w:author="Arthur Parmentier" w:date="2020-06-03T20:04:00Z">
        <w:r>
          <w:rPr>
            <w:rStyle w:val="Appelnotedebasdep"/>
          </w:rPr>
          <w:footnoteRef/>
        </w:r>
        <w:r>
          <w:t xml:space="preserve"> </w:t>
        </w:r>
        <w:r>
          <w:rPr>
            <w:lang w:val="fr-FR"/>
          </w:rPr>
          <w:t xml:space="preserve">See Tensorflow blog, March 09, 2020 : </w:t>
        </w:r>
        <w:r w:rsidRPr="004B4499">
          <w:rPr>
            <w:lang w:val="fr-FR"/>
          </w:rPr>
          <w:t>https://blog.tensorflow.org/2020/03/face-and-hand-tracking-in-browser-with-mediapipe-and-tensorflowjs.html</w:t>
        </w:r>
      </w:ins>
    </w:p>
  </w:footnote>
  <w:footnote w:id="43">
    <w:p w:rsidR="001A4879" w:rsidRPr="003D6C76" w:rsidRDefault="001A4879">
      <w:pPr>
        <w:pStyle w:val="Notedebasdepage"/>
        <w:rPr>
          <w:lang w:val="fr-FR"/>
          <w:rPrChange w:id="8229" w:author="Arthur Parmentier" w:date="2020-06-03T20:08:00Z">
            <w:rPr/>
          </w:rPrChange>
        </w:rPr>
      </w:pPr>
      <w:ins w:id="8230" w:author="Arthur Parmentier" w:date="2020-06-03T20:08:00Z">
        <w:r>
          <w:rPr>
            <w:rStyle w:val="Appelnotedebasdep"/>
          </w:rPr>
          <w:footnoteRef/>
        </w:r>
        <w:r>
          <w:t xml:space="preserve"> </w:t>
        </w:r>
      </w:ins>
      <w:ins w:id="8231" w:author="Arthur Parmentier" w:date="2020-06-03T20:09:00Z">
        <w:r w:rsidRPr="003D6C76">
          <w:t>https://github.com/lysdexic-audio/n4m-handpose</w:t>
        </w:r>
      </w:ins>
    </w:p>
  </w:footnote>
  <w:footnote w:id="44">
    <w:p w:rsidR="001A4879" w:rsidRPr="00DB2BB8" w:rsidRDefault="001A4879">
      <w:pPr>
        <w:pStyle w:val="Notedebasdepage"/>
        <w:rPr>
          <w:lang w:val="fr-FR"/>
          <w:rPrChange w:id="8287" w:author="Arthur Parmentier" w:date="2020-06-03T20:22:00Z">
            <w:rPr/>
          </w:rPrChange>
        </w:rPr>
      </w:pPr>
      <w:ins w:id="8288" w:author="Arthur Parmentier" w:date="2020-06-03T20:22:00Z">
        <w:r>
          <w:rPr>
            <w:rStyle w:val="Appelnotedebasdep"/>
          </w:rPr>
          <w:footnoteRef/>
        </w:r>
        <w:r>
          <w:t xml:space="preserve"> </w:t>
        </w:r>
        <w:r>
          <w:rPr>
            <w:lang w:val="fr-FR"/>
          </w:rPr>
          <w:t xml:space="preserve">See the MediaPipe repository : </w:t>
        </w:r>
        <w:r w:rsidRPr="00DB2BB8">
          <w:rPr>
            <w:lang w:val="fr-FR"/>
          </w:rPr>
          <w:t>https://github.com/google/mediapipe/blob/master/mediapipe/docs/multi_hand_tracking_mobile_gpu.md</w:t>
        </w:r>
      </w:ins>
    </w:p>
  </w:footnote>
  <w:footnote w:id="45">
    <w:p w:rsidR="001A4879" w:rsidRPr="00BF1ECB" w:rsidRDefault="001A4879">
      <w:pPr>
        <w:pStyle w:val="Notedebasdepage"/>
      </w:pPr>
      <w:ins w:id="8439" w:author="Arthur Parmentier" w:date="2020-05-20T22:47:00Z">
        <w:r>
          <w:rPr>
            <w:rStyle w:val="Appelnotedebasdep"/>
          </w:rPr>
          <w:footnoteRef/>
        </w:r>
        <w:r>
          <w:t xml:space="preserve"> </w:t>
        </w:r>
        <w:r w:rsidRPr="00BF1ECB">
          <w:rPr>
            <w:rPrChange w:id="8440" w:author="Arthur Parmentier" w:date="2020-05-23T19:46:00Z">
              <w:rPr>
                <w:lang w:val="fr-FR"/>
              </w:rPr>
            </w:rPrChange>
          </w:rPr>
          <w:t xml:space="preserve">The </w:t>
        </w:r>
      </w:ins>
      <w:ins w:id="8441" w:author="Arthur Parmentier" w:date="2020-05-20T22:50:00Z">
        <w:r w:rsidRPr="00BF1ECB">
          <w:rPr>
            <w:rPrChange w:id="8442" w:author="Arthur Parmentier" w:date="2020-05-23T19:46:00Z">
              <w:rPr>
                <w:lang w:val="fr-FR"/>
              </w:rPr>
            </w:rPrChange>
          </w:rPr>
          <w:t>information flow</w:t>
        </w:r>
      </w:ins>
      <w:ins w:id="8443" w:author="Arthur Parmentier" w:date="2020-05-20T22:47:00Z">
        <w:r w:rsidRPr="00BF1ECB">
          <w:rPr>
            <w:rPrChange w:id="8444" w:author="Arthur Parmentier" w:date="2020-05-23T19:46:00Z">
              <w:rPr>
                <w:lang w:val="fr-FR"/>
              </w:rPr>
            </w:rPrChange>
          </w:rPr>
          <w:t xml:space="preserve"> at the opening of the patch</w:t>
        </w:r>
      </w:ins>
      <w:ins w:id="8445" w:author="Arthur Parmentier" w:date="2020-05-22T18:38:00Z">
        <w:r w:rsidRPr="00BF1ECB">
          <w:rPr>
            <w:rPrChange w:id="8446" w:author="Arthur Parmentier" w:date="2020-05-23T19:46:00Z">
              <w:rPr>
                <w:lang w:val="fr-FR"/>
              </w:rPr>
            </w:rPrChange>
          </w:rPr>
          <w:t>er</w:t>
        </w:r>
      </w:ins>
      <w:ins w:id="8447" w:author="Arthur Parmentier" w:date="2020-05-20T22:47:00Z">
        <w:r w:rsidRPr="00BF1ECB">
          <w:rPr>
            <w:rPrChange w:id="8448" w:author="Arthur Parmentier" w:date="2020-05-23T19:46:00Z">
              <w:rPr>
                <w:lang w:val="fr-FR"/>
              </w:rPr>
            </w:rPrChange>
          </w:rPr>
          <w:t xml:space="preserve"> follows a specific order. </w:t>
        </w:r>
      </w:ins>
      <w:ins w:id="8449" w:author="Arthur Parmentier" w:date="2020-05-20T22:53:00Z">
        <w:r w:rsidRPr="00BF1ECB">
          <w:rPr>
            <w:rPrChange w:id="8450" w:author="Arthur Parmentier" w:date="2020-05-23T19:46:00Z">
              <w:rPr>
                <w:lang w:val="fr-FR"/>
              </w:rPr>
            </w:rPrChange>
          </w:rPr>
          <w:t>If implemented at startup, t</w:t>
        </w:r>
      </w:ins>
      <w:ins w:id="8451" w:author="Arthur Parmentier" w:date="2020-05-20T22:48:00Z">
        <w:r w:rsidRPr="00BF1ECB">
          <w:rPr>
            <w:rPrChange w:id="8452" w:author="Arthur Parmentier" w:date="2020-05-23T19:46:00Z">
              <w:rPr>
                <w:lang w:val="fr-FR"/>
              </w:rPr>
            </w:rPrChange>
          </w:rPr>
          <w:t>he triggering of the input size</w:t>
        </w:r>
      </w:ins>
      <w:ins w:id="8453" w:author="Arthur Parmentier" w:date="2020-05-20T22:50:00Z">
        <w:r w:rsidRPr="00BF1ECB">
          <w:rPr>
            <w:rPrChange w:id="8454" w:author="Arthur Parmentier" w:date="2020-05-23T19:46:00Z">
              <w:rPr>
                <w:lang w:val="fr-FR"/>
              </w:rPr>
            </w:rPrChange>
          </w:rPr>
          <w:t xml:space="preserve"> </w:t>
        </w:r>
      </w:ins>
      <w:ins w:id="8455" w:author="Arthur Parmentier" w:date="2020-05-20T22:48:00Z">
        <w:r w:rsidRPr="00BF1ECB">
          <w:rPr>
            <w:rPrChange w:id="8456" w:author="Arthur Parmentier" w:date="2020-05-23T19:46:00Z">
              <w:rPr>
                <w:lang w:val="fr-FR"/>
              </w:rPr>
            </w:rPrChange>
          </w:rPr>
          <w:t>should be launched with a « loadpercent 91 » object to garan</w:t>
        </w:r>
      </w:ins>
      <w:ins w:id="8457" w:author="Arthur Parmentier" w:date="2020-05-20T22:49:00Z">
        <w:r w:rsidRPr="00BF1ECB">
          <w:rPr>
            <w:rPrChange w:id="8458" w:author="Arthur Parmentier" w:date="2020-05-23T19:46:00Z">
              <w:rPr>
                <w:lang w:val="fr-FR"/>
              </w:rPr>
            </w:rPrChange>
          </w:rPr>
          <w:t>tee that it is caught by the input manager</w:t>
        </w:r>
      </w:ins>
      <w:ins w:id="8459" w:author="Arthur Parmentier" w:date="2020-05-20T22:53:00Z">
        <w:r w:rsidRPr="00BF1ECB">
          <w:rPr>
            <w:rPrChange w:id="8460" w:author="Arthur Parmentier" w:date="2020-05-23T19:46:00Z">
              <w:rPr>
                <w:lang w:val="fr-FR"/>
              </w:rPr>
            </w:rPrChange>
          </w:rPr>
          <w:t>. Otherwise, the number can be sent anytime</w:t>
        </w:r>
      </w:ins>
      <w:ins w:id="8461" w:author="Arthur Parmentier" w:date="2020-05-20T22:54:00Z">
        <w:r w:rsidRPr="00BF1ECB">
          <w:rPr>
            <w:rPrChange w:id="8462" w:author="Arthur Parmentier" w:date="2020-05-23T19:46:00Z">
              <w:rPr>
                <w:lang w:val="fr-FR"/>
              </w:rPr>
            </w:rPrChange>
          </w:rPr>
          <w:t xml:space="preserve"> before the recording is launched.</w:t>
        </w:r>
      </w:ins>
    </w:p>
  </w:footnote>
  <w:footnote w:id="46">
    <w:p w:rsidR="001A4879" w:rsidRPr="00D20FA9" w:rsidRDefault="001A4879">
      <w:pPr>
        <w:pStyle w:val="Notedebasdepage"/>
        <w:rPr>
          <w:lang w:val="fr-FR"/>
          <w:rPrChange w:id="8615" w:author="Arthur Parmentier" w:date="2020-06-03T22:50:00Z">
            <w:rPr/>
          </w:rPrChange>
        </w:rPr>
      </w:pPr>
      <w:ins w:id="8616" w:author="Arthur Parmentier" w:date="2020-06-03T22:50:00Z">
        <w:r>
          <w:rPr>
            <w:rStyle w:val="Appelnotedebasdep"/>
          </w:rPr>
          <w:footnoteRef/>
        </w:r>
        <w:r>
          <w:t xml:space="preserve"> Other categories such as MODE are not implemented yet, given that the program only focuses on the default mode of SP.</w:t>
        </w:r>
      </w:ins>
    </w:p>
  </w:footnote>
  <w:footnote w:id="47">
    <w:p w:rsidR="001A4879" w:rsidRPr="00BF1ECB" w:rsidRDefault="001A4879">
      <w:pPr>
        <w:pStyle w:val="Notedebasdepage"/>
      </w:pPr>
      <w:ins w:id="8823" w:author="Arthur Parmentier" w:date="2020-05-20T22:33:00Z">
        <w:r>
          <w:rPr>
            <w:rStyle w:val="Appelnotedebasdep"/>
          </w:rPr>
          <w:footnoteRef/>
        </w:r>
        <w:r>
          <w:t xml:space="preserve"> </w:t>
        </w:r>
        <w:r w:rsidRPr="00BF1ECB">
          <w:rPr>
            <w:rPrChange w:id="8824" w:author="Arthur Parmentier" w:date="2020-05-23T19:46:00Z">
              <w:rPr>
                <w:lang w:val="fr-FR"/>
              </w:rPr>
            </w:rPrChange>
          </w:rPr>
          <w:t xml:space="preserve">5 seconds is the maximum sequence length </w:t>
        </w:r>
      </w:ins>
      <w:ins w:id="8825" w:author="Arthur Parmentier" w:date="2020-05-20T22:35:00Z">
        <w:r w:rsidRPr="00BF1ECB">
          <w:rPr>
            <w:rPrChange w:id="8826" w:author="Arthur Parmentier" w:date="2020-05-23T19:46:00Z">
              <w:rPr>
                <w:lang w:val="fr-FR"/>
              </w:rPr>
            </w:rPrChange>
          </w:rPr>
          <w:t>that I allowed the recording buffer to store</w:t>
        </w:r>
      </w:ins>
      <w:ins w:id="8827" w:author="Arthur Parmentier" w:date="2020-05-20T22:36:00Z">
        <w:r w:rsidRPr="00BF1ECB">
          <w:rPr>
            <w:rPrChange w:id="8828" w:author="Arthur Parmentier" w:date="2020-05-23T19:46:00Z">
              <w:rPr>
                <w:lang w:val="fr-FR"/>
              </w:rPr>
            </w:rPrChange>
          </w:rPr>
          <w:t xml:space="preserve">. Internally, </w:t>
        </w:r>
      </w:ins>
      <w:ins w:id="8829" w:author="Arthur Parmentier" w:date="2020-05-20T22:37:00Z">
        <w:r w:rsidRPr="00BF1ECB">
          <w:rPr>
            <w:rPrChange w:id="8830" w:author="Arthur Parmentier" w:date="2020-05-23T19:46:00Z">
              <w:rPr>
                <w:lang w:val="fr-FR"/>
              </w:rPr>
            </w:rPrChange>
          </w:rPr>
          <w:t>it is a constraint from the M</w:t>
        </w:r>
      </w:ins>
      <w:ins w:id="8831" w:author="Arthur Parmentier" w:date="2020-05-20T22:38:00Z">
        <w:r w:rsidRPr="00BF1ECB">
          <w:rPr>
            <w:rPrChange w:id="8832" w:author="Arthur Parmentier" w:date="2020-05-23T19:46:00Z">
              <w:rPr>
                <w:lang w:val="fr-FR"/>
              </w:rPr>
            </w:rPrChange>
          </w:rPr>
          <w:t>uBu object that stores the buffers and require a « maximum capacity » for each track, possibly for memory allocation issues.</w:t>
        </w:r>
      </w:ins>
      <w:ins w:id="8833" w:author="Arthur Parmentier" w:date="2020-05-20T22:36:00Z">
        <w:r w:rsidRPr="00BF1ECB">
          <w:rPr>
            <w:rPrChange w:id="8834" w:author="Arthur Parmentier" w:date="2020-05-23T19:46:00Z">
              <w:rPr>
                <w:lang w:val="fr-FR"/>
              </w:rPr>
            </w:rPrChange>
          </w:rPr>
          <w:t xml:space="preserve"> </w:t>
        </w:r>
      </w:ins>
      <w:ins w:id="8835" w:author="Arthur Parmentier" w:date="2020-05-20T22:39:00Z">
        <w:r w:rsidRPr="00BF1ECB">
          <w:rPr>
            <w:rPrChange w:id="8836" w:author="Arthur Parmentier" w:date="2020-05-23T19:46:00Z">
              <w:rPr>
                <w:lang w:val="fr-FR"/>
              </w:rPr>
            </w:rPrChange>
          </w:rPr>
          <w:t xml:space="preserve">However, it is unrealistic that a sign does take more than 2 seconds to </w:t>
        </w:r>
      </w:ins>
      <w:ins w:id="8837" w:author="Arthur Parmentier" w:date="2020-05-20T22:40:00Z">
        <w:r w:rsidRPr="00BF1ECB">
          <w:rPr>
            <w:rPrChange w:id="8838" w:author="Arthur Parmentier" w:date="2020-05-23T19:46:00Z">
              <w:rPr>
                <w:lang w:val="fr-FR"/>
              </w:rPr>
            </w:rPrChange>
          </w:rPr>
          <w:t>be executed.</w:t>
        </w:r>
      </w:ins>
    </w:p>
  </w:footnote>
  <w:footnote w:id="48">
    <w:p w:rsidR="001A4879" w:rsidRPr="001B372B" w:rsidRDefault="001A4879">
      <w:pPr>
        <w:pStyle w:val="Notedebasdepage"/>
        <w:rPr>
          <w:lang w:val="fr-FR"/>
          <w:rPrChange w:id="8863" w:author="Arthur Parmentier" w:date="2020-06-03T23:27:00Z">
            <w:rPr/>
          </w:rPrChange>
        </w:rPr>
      </w:pPr>
      <w:ins w:id="8864" w:author="Arthur Parmentier" w:date="2020-06-03T23:27:00Z">
        <w:r>
          <w:rPr>
            <w:rStyle w:val="Appelnotedebasdep"/>
          </w:rPr>
          <w:footnoteRef/>
        </w:r>
        <w:r>
          <w:t xml:space="preserve"> </w:t>
        </w:r>
        <w:r>
          <w:rPr>
            <w:lang w:val="fr-FR"/>
          </w:rPr>
          <w:t xml:space="preserve">In further releases of the tool, </w:t>
        </w:r>
      </w:ins>
      <w:ins w:id="8865" w:author="Arthur Parmentier" w:date="2020-06-03T23:28:00Z">
        <w:r>
          <w:rPr>
            <w:lang w:val="fr-FR"/>
          </w:rPr>
          <w:t>i twill be possible</w:t>
        </w:r>
      </w:ins>
      <w:ins w:id="8866" w:author="Arthur Parmentier" w:date="2020-06-03T23:27:00Z">
        <w:r>
          <w:rPr>
            <w:lang w:val="fr-FR"/>
          </w:rPr>
          <w:t xml:space="preserve"> to only use one Mubu object for all models, but I could not reach this level of gener</w:t>
        </w:r>
      </w:ins>
      <w:ins w:id="8867" w:author="Arthur Parmentier" w:date="2020-06-03T23:28:00Z">
        <w:r>
          <w:rPr>
            <w:lang w:val="fr-FR"/>
          </w:rPr>
          <w:t>icity and complexity inside the frame of my project.</w:t>
        </w:r>
      </w:ins>
    </w:p>
  </w:footnote>
  <w:footnote w:id="49">
    <w:p w:rsidR="001A4879" w:rsidRPr="00BF1ECB" w:rsidRDefault="001A4879">
      <w:pPr>
        <w:pStyle w:val="Notedebasdepage"/>
      </w:pPr>
      <w:ins w:id="9054" w:author="Arthur Parmentier" w:date="2020-05-22T08:13:00Z">
        <w:r>
          <w:rPr>
            <w:rStyle w:val="Appelnotedebasdep"/>
          </w:rPr>
          <w:footnoteRef/>
        </w:r>
        <w:r>
          <w:t xml:space="preserve"> </w:t>
        </w:r>
        <w:r w:rsidRPr="00023308">
          <w:t>https://discussion.forum.ircam.fr/t/mubu-write-to-file-bugs-suggested-improvement/21714/2</w:t>
        </w:r>
      </w:ins>
    </w:p>
  </w:footnote>
  <w:footnote w:id="50">
    <w:p w:rsidR="001A4879" w:rsidRPr="00BF1ECB" w:rsidRDefault="001A4879">
      <w:pPr>
        <w:pStyle w:val="Notedebasdepage"/>
      </w:pPr>
      <w:ins w:id="9251" w:author="Arthur Parmentier" w:date="2020-05-22T09:50:00Z">
        <w:r>
          <w:rPr>
            <w:rStyle w:val="Appelnotedebasdep"/>
          </w:rPr>
          <w:footnoteRef/>
        </w:r>
        <w:r>
          <w:t xml:space="preserve"> </w:t>
        </w:r>
        <w:r>
          <w:rPr>
            <w:rStyle w:val="reference-text"/>
          </w:rPr>
          <w:t xml:space="preserve">Revlin, Russell. </w:t>
        </w:r>
        <w:r>
          <w:rPr>
            <w:rStyle w:val="reference-text"/>
            <w:i/>
            <w:iCs/>
          </w:rPr>
          <w:t>Cognition: Theory and Practice</w:t>
        </w:r>
        <w:r>
          <w:rPr>
            <w:rStyle w:val="reference-text"/>
          </w:rPr>
          <w:t>.</w:t>
        </w:r>
      </w:ins>
    </w:p>
  </w:footnote>
  <w:footnote w:id="51">
    <w:p w:rsidR="001A4879" w:rsidRPr="00834EA5" w:rsidRDefault="001A4879">
      <w:pPr>
        <w:rPr>
          <w:rPrChange w:id="9268" w:author="Arthur Parmentier" w:date="2020-05-22T09:51:00Z">
            <w:rPr/>
          </w:rPrChange>
        </w:rPr>
        <w:pPrChange w:id="9269" w:author="Arthur Parmentier" w:date="2020-05-22T09:51:00Z">
          <w:pPr>
            <w:pStyle w:val="Notedebasdepage"/>
          </w:pPr>
        </w:pPrChange>
      </w:pPr>
      <w:ins w:id="9270" w:author="Arthur Parmentier" w:date="2020-05-22T09:50:00Z">
        <w:r>
          <w:rPr>
            <w:rStyle w:val="Appelnotedebasdep"/>
          </w:rPr>
          <w:footnoteRef/>
        </w:r>
        <w:r>
          <w:t xml:space="preserve"> </w:t>
        </w:r>
      </w:ins>
      <w:ins w:id="9271" w:author="Arthur Parmentier" w:date="2020-05-22T09:51:00Z">
        <w:r w:rsidRPr="00834EA5">
          <w:rPr>
            <w:rStyle w:val="reference-text"/>
            <w:sz w:val="20"/>
            <w:szCs w:val="20"/>
          </w:rPr>
          <w:t>Liddell, Henry G., and Robert Scott. 1940. "</w:t>
        </w:r>
        <w:r w:rsidRPr="00834EA5">
          <w:rPr>
            <w:rStyle w:val="reference-text"/>
            <w:rFonts w:ascii="Cambria" w:hAnsi="Cambria" w:cs="Cambria"/>
            <w:sz w:val="20"/>
            <w:szCs w:val="20"/>
          </w:rPr>
          <w:t>γιγνώσκω</w:t>
        </w:r>
        <w:r w:rsidRPr="00834EA5">
          <w:rPr>
            <w:rStyle w:val="reference-text"/>
            <w:sz w:val="20"/>
            <w:szCs w:val="20"/>
          </w:rPr>
          <w:t xml:space="preserve">." </w:t>
        </w:r>
        <w:r w:rsidRPr="00834EA5">
          <w:rPr>
            <w:rStyle w:val="reference-text"/>
            <w:i/>
            <w:iCs/>
            <w:sz w:val="20"/>
            <w:szCs w:val="20"/>
            <w:rPrChange w:id="9272" w:author="Arthur Parmentier" w:date="2020-05-22T09:52:00Z">
              <w:rPr>
                <w:rStyle w:val="reference-text"/>
              </w:rPr>
            </w:rPrChange>
          </w:rPr>
          <w:t>A Greek-English Lexicon</w:t>
        </w:r>
        <w:r w:rsidRPr="00834EA5">
          <w:rPr>
            <w:rStyle w:val="reference-text"/>
            <w:sz w:val="20"/>
            <w:szCs w:val="20"/>
          </w:rPr>
          <w:t xml:space="preserve">, revised by H. S. Jones with R. McKenzie. Oxford: Clarendon Press, and Stefano, Franchi, and Francesco Bianchini. 2011. "On The Historical Dynamics Of Cognitive Science: A View From The Periphery." </w:t>
        </w:r>
        <w:r w:rsidRPr="00834EA5">
          <w:rPr>
            <w:rStyle w:val="reference-text"/>
            <w:i/>
            <w:iCs/>
            <w:sz w:val="20"/>
            <w:szCs w:val="20"/>
            <w:rPrChange w:id="9273" w:author="Arthur Parmentier" w:date="2020-05-22T09:52:00Z">
              <w:rPr>
                <w:rStyle w:val="reference-text"/>
              </w:rPr>
            </w:rPrChange>
          </w:rPr>
          <w:t>In The Search for a Theory of Cognition: Early Mechanisms and New Ideas</w:t>
        </w:r>
        <w:r w:rsidRPr="00834EA5">
          <w:rPr>
            <w:rStyle w:val="reference-text"/>
            <w:sz w:val="20"/>
            <w:szCs w:val="20"/>
          </w:rPr>
          <w:t>. Amsterdam: Rodopi. p. XIV.</w:t>
        </w:r>
      </w:ins>
    </w:p>
  </w:footnote>
  <w:footnote w:id="52">
    <w:p w:rsidR="001A4879" w:rsidRPr="007B1045" w:rsidRDefault="001A4879" w:rsidP="00B734D3">
      <w:pPr>
        <w:pStyle w:val="Notedebasdepage"/>
        <w:rPr>
          <w:ins w:id="9397" w:author="Arthur Parmentier" w:date="2020-05-22T12:58:00Z"/>
          <w:lang w:val="fr-FR"/>
        </w:rPr>
      </w:pPr>
      <w:ins w:id="9398" w:author="Arthur Parmentier" w:date="2020-05-22T12:58:00Z">
        <w:r>
          <w:rPr>
            <w:rStyle w:val="Appelnotedebasdep"/>
          </w:rPr>
          <w:footnoteRef/>
        </w:r>
        <w:r>
          <w:t xml:space="preserve"> </w:t>
        </w:r>
      </w:ins>
      <w:ins w:id="9399" w:author="Arthur Parmentier" w:date="2020-06-04T11:08:00Z">
        <w:r w:rsidRPr="00C4278F">
          <w:rPr>
            <w:lang w:val="fr-FR"/>
          </w:rPr>
          <w:t xml:space="preserve">Raheja, Jagdish &amp; Minhas, M. &amp; Prashanth, D. &amp; Shah, Tarang &amp; Chaudhary, Ankit. (2015). </w:t>
        </w:r>
        <w:r w:rsidRPr="00C4278F">
          <w:rPr>
            <w:i/>
            <w:iCs/>
            <w:lang w:val="fr-FR"/>
            <w:rPrChange w:id="9400" w:author="Arthur Parmentier" w:date="2020-06-04T11:09:00Z">
              <w:rPr>
                <w:lang w:val="fr-FR"/>
              </w:rPr>
            </w:rPrChange>
          </w:rPr>
          <w:t>Robust gesture recognition using Kinect: A comparison between DTW and HMM</w:t>
        </w:r>
        <w:r w:rsidRPr="00C4278F">
          <w:rPr>
            <w:lang w:val="fr-FR"/>
          </w:rPr>
          <w:t>. Optik - International Journal for Light and Electron Optics.</w:t>
        </w:r>
      </w:ins>
      <w:ins w:id="9401" w:author="Arthur Parmentier" w:date="2020-06-04T11:11:00Z">
        <w:r>
          <w:rPr>
            <w:lang w:val="fr-FR"/>
          </w:rPr>
          <w:br/>
        </w:r>
        <w:r>
          <w:t xml:space="preserve">Carmona J.M., Climent J. (2012) </w:t>
        </w:r>
        <w:r w:rsidRPr="00C4278F">
          <w:rPr>
            <w:i/>
            <w:iCs/>
            <w:rPrChange w:id="9402" w:author="Arthur Parmentier" w:date="2020-06-04T11:12:00Z">
              <w:rPr/>
            </w:rPrChange>
          </w:rPr>
          <w:t>A Performance Evaluation of HMM and DTW for Gesture Recognition</w:t>
        </w:r>
        <w:r>
          <w:t>. In: Alvarez L., Mejail M., Gomez L., Jacobo J. (eds) Progress in Pattern Recognition, Image Analysis, Computer Vision, and Applications. CIARP 2012. Lecture Notes in Computer Science, vol 7441. Springer, Berlin, Heidelberg</w:t>
        </w:r>
      </w:ins>
    </w:p>
  </w:footnote>
  <w:footnote w:id="53">
    <w:p w:rsidR="001A4879" w:rsidRPr="00C4278F" w:rsidRDefault="001A4879">
      <w:pPr>
        <w:pStyle w:val="Notedebasdepage"/>
        <w:rPr>
          <w:lang w:val="fr-FR"/>
          <w:rPrChange w:id="9406" w:author="Arthur Parmentier" w:date="2020-06-04T11:12:00Z">
            <w:rPr/>
          </w:rPrChange>
        </w:rPr>
      </w:pPr>
      <w:ins w:id="9407" w:author="Arthur Parmentier" w:date="2020-06-04T11:12:00Z">
        <w:r>
          <w:rPr>
            <w:rStyle w:val="Appelnotedebasdep"/>
          </w:rPr>
          <w:footnoteRef/>
        </w:r>
        <w:r>
          <w:t xml:space="preserve"> </w:t>
        </w:r>
      </w:ins>
      <w:ins w:id="9408" w:author="Arthur Parmentier" w:date="2020-06-04T11:13:00Z">
        <w:r w:rsidRPr="00C4278F">
          <w:t xml:space="preserve">Hiyadi, Hajar &amp; Ababsa, Fakhreddine &amp; Montagne, Christophe &amp; Bouyakhf, El Houssine &amp; Regragui, Fakhita. (2016). </w:t>
        </w:r>
        <w:r w:rsidRPr="00C4278F">
          <w:rPr>
            <w:i/>
            <w:iCs/>
            <w:rPrChange w:id="9409" w:author="Arthur Parmentier" w:date="2020-06-04T11:13:00Z">
              <w:rPr/>
            </w:rPrChange>
          </w:rPr>
          <w:t>Combination of HMM and DTW for 3D Dynamic Gesture Recognition Using Depth Only</w:t>
        </w:r>
        <w:r w:rsidRPr="00C4278F">
          <w:t>.</w:t>
        </w:r>
        <w:r>
          <w:br/>
        </w:r>
      </w:ins>
      <w:ins w:id="9410" w:author="Arthur Parmentier" w:date="2020-06-04T11:14:00Z">
        <w:r w:rsidRPr="00C4278F">
          <w:rPr>
            <w:lang w:val="fr-FR"/>
          </w:rPr>
          <w:t xml:space="preserve">Choi, Hyo-rim &amp; Kim, Tae-Yong. (2017). </w:t>
        </w:r>
        <w:r w:rsidRPr="00C71B81">
          <w:rPr>
            <w:i/>
            <w:iCs/>
            <w:lang w:val="fr-FR"/>
            <w:rPrChange w:id="9411" w:author="Arthur Parmentier" w:date="2020-06-04T11:15:00Z">
              <w:rPr>
                <w:lang w:val="fr-FR"/>
              </w:rPr>
            </w:rPrChange>
          </w:rPr>
          <w:t>Directional Dynamic Time Warping for Gesture Recognition</w:t>
        </w:r>
        <w:r w:rsidRPr="00C4278F">
          <w:rPr>
            <w:lang w:val="fr-FR"/>
          </w:rPr>
          <w:t>. 22-25. 10.1145/3145511.3145526.</w:t>
        </w:r>
      </w:ins>
    </w:p>
  </w:footnote>
  <w:footnote w:id="54">
    <w:p w:rsidR="001A4879" w:rsidRDefault="001A4879" w:rsidP="00D64278">
      <w:pPr>
        <w:pStyle w:val="Notedebasdepage"/>
        <w:rPr>
          <w:ins w:id="9472" w:author="Arthur Parmentier" w:date="2020-05-22T11:26:00Z"/>
        </w:rPr>
      </w:pPr>
      <w:ins w:id="9473" w:author="Arthur Parmentier" w:date="2020-05-22T10:44:00Z">
        <w:r>
          <w:rPr>
            <w:rStyle w:val="Appelnotedebasdep"/>
          </w:rPr>
          <w:footnoteRef/>
        </w:r>
      </w:ins>
    </w:p>
    <w:p w:rsidR="001A4879" w:rsidRPr="00BF1ECB" w:rsidRDefault="001A4879">
      <w:pPr>
        <w:pStyle w:val="Notedebasdepage"/>
        <w:numPr>
          <w:ilvl w:val="0"/>
          <w:numId w:val="39"/>
        </w:numPr>
        <w:rPr>
          <w:ins w:id="9474" w:author="Arthur Parmentier" w:date="2020-05-22T11:01:00Z"/>
          <w:rPrChange w:id="9475" w:author="Arthur Parmentier" w:date="2020-05-23T19:46:00Z">
            <w:rPr>
              <w:ins w:id="9476" w:author="Arthur Parmentier" w:date="2020-05-22T11:01:00Z"/>
              <w:lang w:val="fr-FR"/>
            </w:rPr>
          </w:rPrChange>
        </w:rPr>
      </w:pPr>
      <w:ins w:id="9477" w:author="Arthur Parmentier" w:date="2020-05-22T10:44:00Z">
        <w:r w:rsidRPr="00BF1ECB">
          <w:rPr>
            <w:rPrChange w:id="9478" w:author="Arthur Parmentier" w:date="2020-05-23T19:46:00Z">
              <w:rPr>
                <w:lang w:val="fr-FR"/>
              </w:rPr>
            </w:rPrChange>
          </w:rPr>
          <w:t xml:space="preserve">The MuBu library has a </w:t>
        </w:r>
      </w:ins>
      <w:ins w:id="9479" w:author="Arthur Parmentier" w:date="2020-05-22T10:45:00Z">
        <w:r w:rsidRPr="00BF1ECB">
          <w:rPr>
            <w:rPrChange w:id="9480" w:author="Arthur Parmentier" w:date="2020-05-23T19:46:00Z">
              <w:rPr>
                <w:lang w:val="fr-FR"/>
              </w:rPr>
            </w:rPrChange>
          </w:rPr>
          <w:t xml:space="preserve">DTW object that can be directly used on the buffers but I could not find </w:t>
        </w:r>
      </w:ins>
      <w:ins w:id="9481" w:author="Arthur Parmentier" w:date="2020-05-22T10:46:00Z">
        <w:r w:rsidRPr="00BF1ECB">
          <w:rPr>
            <w:rPrChange w:id="9482" w:author="Arthur Parmentier" w:date="2020-05-23T19:46:00Z">
              <w:rPr>
                <w:lang w:val="fr-FR"/>
              </w:rPr>
            </w:rPrChange>
          </w:rPr>
          <w:t xml:space="preserve">whether it could or </w:t>
        </w:r>
      </w:ins>
      <w:ins w:id="9483" w:author="Arthur Parmentier" w:date="2020-05-22T10:45:00Z">
        <w:r w:rsidRPr="00BF1ECB">
          <w:rPr>
            <w:rPrChange w:id="9484" w:author="Arthur Parmentier" w:date="2020-05-23T19:46:00Z">
              <w:rPr>
                <w:lang w:val="fr-FR"/>
              </w:rPr>
            </w:rPrChange>
          </w:rPr>
          <w:t xml:space="preserve">how to make it work </w:t>
        </w:r>
      </w:ins>
      <w:ins w:id="9485" w:author="Arthur Parmentier" w:date="2020-05-22T10:46:00Z">
        <w:r w:rsidRPr="00BF1ECB">
          <w:rPr>
            <w:rPrChange w:id="9486" w:author="Arthur Parmentier" w:date="2020-05-23T19:46:00Z">
              <w:rPr>
                <w:lang w:val="fr-FR"/>
              </w:rPr>
            </w:rPrChange>
          </w:rPr>
          <w:t xml:space="preserve">with </w:t>
        </w:r>
      </w:ins>
      <w:ins w:id="9487" w:author="Arthur Parmentier" w:date="2020-05-22T10:45:00Z">
        <w:r w:rsidRPr="00BF1ECB">
          <w:rPr>
            <w:rPrChange w:id="9488" w:author="Arthur Parmentier" w:date="2020-05-23T19:46:00Z">
              <w:rPr>
                <w:lang w:val="fr-FR"/>
              </w:rPr>
            </w:rPrChange>
          </w:rPr>
          <w:t>real-time</w:t>
        </w:r>
      </w:ins>
      <w:ins w:id="9489" w:author="Arthur Parmentier" w:date="2020-05-22T10:46:00Z">
        <w:r w:rsidRPr="00BF1ECB">
          <w:rPr>
            <w:rPrChange w:id="9490" w:author="Arthur Parmentier" w:date="2020-05-23T19:46:00Z">
              <w:rPr>
                <w:lang w:val="fr-FR"/>
              </w:rPr>
            </w:rPrChange>
          </w:rPr>
          <w:t xml:space="preserve"> data.</w:t>
        </w:r>
      </w:ins>
      <w:ins w:id="9491" w:author="Arthur Parmentier" w:date="2020-05-22T11:00:00Z">
        <w:r w:rsidRPr="00BF1ECB">
          <w:rPr>
            <w:rPrChange w:id="9492" w:author="Arthur Parmentier" w:date="2020-05-23T19:46:00Z">
              <w:rPr>
                <w:lang w:val="fr-FR"/>
              </w:rPr>
            </w:rPrChange>
          </w:rPr>
          <w:t xml:space="preserve"> </w:t>
        </w:r>
      </w:ins>
    </w:p>
    <w:p w:rsidR="001A4879" w:rsidRPr="0058758C" w:rsidRDefault="001A4879" w:rsidP="00AD7B79">
      <w:pPr>
        <w:pStyle w:val="Notedebasdepage"/>
        <w:numPr>
          <w:ilvl w:val="0"/>
          <w:numId w:val="39"/>
        </w:numPr>
        <w:rPr>
          <w:ins w:id="9493" w:author="Arthur Parmentier" w:date="2020-05-22T11:27:00Z"/>
          <w:lang w:val="fr-FR"/>
          <w:rPrChange w:id="9494" w:author="Arthur Parmentier" w:date="2020-05-22T11:27:00Z">
            <w:rPr>
              <w:ins w:id="9495" w:author="Arthur Parmentier" w:date="2020-05-22T11:27:00Z"/>
            </w:rPr>
          </w:rPrChange>
        </w:rPr>
      </w:pPr>
      <w:ins w:id="9496" w:author="Arthur Parmentier" w:date="2020-05-22T11:01:00Z">
        <w:r w:rsidRPr="00BF1ECB">
          <w:rPr>
            <w:rPrChange w:id="9497" w:author="Arthur Parmentier" w:date="2020-05-23T19:46:00Z">
              <w:rPr>
                <w:lang w:val="fr-FR"/>
              </w:rPr>
            </w:rPrChange>
          </w:rPr>
          <w:t xml:space="preserve">Frédéric Bettens from UMons presented in 2009 the num.dtw object for Max and PD, but it can not longer be found over the </w:t>
        </w:r>
      </w:ins>
      <w:ins w:id="9498" w:author="Arthur Parmentier" w:date="2020-05-22T11:02:00Z">
        <w:r w:rsidRPr="00BF1ECB">
          <w:rPr>
            <w:rPrChange w:id="9499" w:author="Arthur Parmentier" w:date="2020-05-23T19:46:00Z">
              <w:rPr>
                <w:lang w:val="fr-FR"/>
              </w:rPr>
            </w:rPrChange>
          </w:rPr>
          <w:t xml:space="preserve">web as annonced in its introductory paper </w:t>
        </w:r>
      </w:ins>
      <w:ins w:id="9500" w:author="Arthur Parmentier" w:date="2020-05-22T11:22:00Z">
        <w:r w:rsidRPr="00BF1ECB">
          <w:rPr>
            <w:i/>
            <w:iCs/>
            <w:rPrChange w:id="9501" w:author="Arthur Parmentier" w:date="2020-05-23T19:46:00Z">
              <w:rPr>
                <w:lang w:val="fr-FR"/>
              </w:rPr>
            </w:rPrChange>
          </w:rPr>
          <w:t>Real-time dtw-based gesture recognition external object for max/msp and puredata</w:t>
        </w:r>
        <w:r w:rsidRPr="00BF1ECB">
          <w:rPr>
            <w:rPrChange w:id="9502" w:author="Arthur Parmentier" w:date="2020-05-23T19:46:00Z">
              <w:rPr>
                <w:lang w:val="fr-FR"/>
              </w:rPr>
            </w:rPrChange>
          </w:rPr>
          <w:t xml:space="preserve"> in </w:t>
        </w:r>
      </w:ins>
      <w:ins w:id="9503" w:author="Arthur Parmentier" w:date="2020-05-22T11:23:00Z">
        <w:r>
          <w:t>Proc. SMC ’09, 2009 30-35</w:t>
        </w:r>
      </w:ins>
    </w:p>
    <w:p w:rsidR="001A4879" w:rsidRDefault="001A4879">
      <w:pPr>
        <w:pStyle w:val="Notedebasdepage"/>
        <w:numPr>
          <w:ilvl w:val="0"/>
          <w:numId w:val="39"/>
        </w:numPr>
        <w:rPr>
          <w:ins w:id="9504" w:author="Arthur Parmentier" w:date="2020-06-04T10:54:00Z"/>
        </w:rPr>
      </w:pPr>
      <w:ins w:id="9505" w:author="Arthur Parmentier" w:date="2020-05-22T11:27:00Z">
        <w:r>
          <w:t>A</w:t>
        </w:r>
      </w:ins>
      <w:ins w:id="9506" w:author="Arthur Parmentier" w:date="2020-05-22T11:29:00Z">
        <w:r>
          <w:t>nother DTW object for Max has been built on t</w:t>
        </w:r>
      </w:ins>
      <w:ins w:id="9507" w:author="Arthur Parmentier" w:date="2020-05-22T11:30:00Z">
        <w:r>
          <w:t xml:space="preserve">he online-DTW library: </w:t>
        </w:r>
        <w:r w:rsidRPr="0058758C">
          <w:rPr>
            <w:i/>
            <w:iCs/>
            <w:rPrChange w:id="9508" w:author="Arthur Parmentier" w:date="2020-05-22T11:30:00Z">
              <w:rPr/>
            </w:rPrChange>
          </w:rPr>
          <w:t>An Online Tempo Tracker for Automatic Accompaniment based on Audio-to-audio Alignment and Beat Tracking</w:t>
        </w:r>
        <w:r>
          <w:t xml:space="preserve">, G. Burloiu. In Sound and Music Computing (SMC), 2016, but </w:t>
        </w:r>
      </w:ins>
      <w:ins w:id="9509" w:author="Arthur Parmentier" w:date="2020-05-22T11:31:00Z">
        <w:r>
          <w:t>i</w:t>
        </w:r>
      </w:ins>
      <w:ins w:id="9510" w:author="Arthur Parmentier" w:date="2020-05-22T11:32:00Z">
        <w:r>
          <w:t>t is not designed to be used as a classifier.</w:t>
        </w:r>
      </w:ins>
    </w:p>
    <w:p w:rsidR="001A4879" w:rsidRPr="00BF1ECB" w:rsidRDefault="001A4879">
      <w:pPr>
        <w:pStyle w:val="Notedebasdepage"/>
        <w:numPr>
          <w:ilvl w:val="0"/>
          <w:numId w:val="39"/>
        </w:numPr>
        <w:pPrChange w:id="9511" w:author="Arthur Parmentier" w:date="2020-05-22T11:01:00Z">
          <w:pPr>
            <w:pStyle w:val="Notedebasdepage"/>
          </w:pPr>
        </w:pPrChange>
      </w:pPr>
      <w:ins w:id="9512" w:author="Arthur Parmentier" w:date="2020-06-04T10:55:00Z">
        <w:r>
          <w:t>The RapidMax object (</w:t>
        </w:r>
        <w:r>
          <w:fldChar w:fldCharType="begin"/>
        </w:r>
        <w:r>
          <w:instrText xml:space="preserve"> HYPERLINK "</w:instrText>
        </w:r>
        <w:r w:rsidRPr="007111F3">
          <w:instrText>https://github.com/samparkewolfe/RapidMax</w:instrText>
        </w:r>
        <w:r>
          <w:instrText xml:space="preserve">" </w:instrText>
        </w:r>
        <w:r>
          <w:fldChar w:fldCharType="separate"/>
        </w:r>
        <w:r w:rsidRPr="005F4F02">
          <w:rPr>
            <w:rStyle w:val="Lienhypertexte"/>
          </w:rPr>
          <w:t>https://github.com/samparkewolfe/RapidMax</w:t>
        </w:r>
        <w:r>
          <w:fldChar w:fldCharType="end"/>
        </w:r>
        <w:r>
          <w:t>) implements a part of the RapidLib on which is also based Wekinator, but has less functionalities and does not implement DTW yet.</w:t>
        </w:r>
      </w:ins>
    </w:p>
  </w:footnote>
  <w:footnote w:id="55">
    <w:p w:rsidR="001A4879" w:rsidRPr="00BF1ECB" w:rsidRDefault="001A4879">
      <w:pPr>
        <w:pStyle w:val="Notedebasdepage"/>
      </w:pPr>
      <w:ins w:id="9524" w:author="Arthur Parmentier" w:date="2020-05-22T11:38:00Z">
        <w:r>
          <w:rPr>
            <w:rStyle w:val="Appelnotedebasdep"/>
          </w:rPr>
          <w:footnoteRef/>
        </w:r>
        <w:r>
          <w:t xml:space="preserve"> </w:t>
        </w:r>
      </w:ins>
      <w:ins w:id="9525" w:author="Arthur Parmentier" w:date="2020-05-22T11:39:00Z">
        <w:r w:rsidRPr="00BA3283">
          <w:t>http://www.</w:t>
        </w:r>
      </w:ins>
      <w:ins w:id="9526" w:author="Arthur Parmentier" w:date="2020-05-22T12:18:00Z">
        <w:r>
          <w:t>Wekinator</w:t>
        </w:r>
      </w:ins>
      <w:ins w:id="9527" w:author="Arthur Parmentier" w:date="2020-05-22T11:39:00Z">
        <w:r w:rsidRPr="00BA3283">
          <w:t>.org/</w:t>
        </w:r>
      </w:ins>
    </w:p>
  </w:footnote>
  <w:footnote w:id="56">
    <w:p w:rsidR="001A4879" w:rsidRPr="00965FAA" w:rsidRDefault="001A4879" w:rsidP="00965FAA">
      <w:pPr>
        <w:pStyle w:val="Notedebasdepage"/>
        <w:rPr>
          <w:i/>
          <w:iCs/>
          <w:rPrChange w:id="9532" w:author="Arthur Parmentier" w:date="2020-05-22T11:42:00Z">
            <w:rPr/>
          </w:rPrChange>
        </w:rPr>
      </w:pPr>
      <w:ins w:id="9533" w:author="Arthur Parmentier" w:date="2020-05-22T11:40:00Z">
        <w:r>
          <w:rPr>
            <w:rStyle w:val="Appelnotedebasdep"/>
          </w:rPr>
          <w:footnoteRef/>
        </w:r>
        <w:r>
          <w:t xml:space="preserve"> See </w:t>
        </w:r>
      </w:ins>
      <w:ins w:id="9534" w:author="Arthur Parmentier" w:date="2020-05-22T11:41:00Z">
        <w:r w:rsidRPr="00965FAA">
          <w:rPr>
            <w:i/>
            <w:iCs/>
            <w:rPrChange w:id="9535" w:author="Arthur Parmentier" w:date="2020-05-22T11:41:00Z">
              <w:rPr/>
            </w:rPrChange>
          </w:rPr>
          <w:t>FastDTW: Toward Accurate Dynamic Time Warping in</w:t>
        </w:r>
      </w:ins>
      <w:ins w:id="9536" w:author="Arthur Parmentier" w:date="2020-05-22T11:42:00Z">
        <w:r>
          <w:rPr>
            <w:i/>
            <w:iCs/>
          </w:rPr>
          <w:t xml:space="preserve"> </w:t>
        </w:r>
      </w:ins>
      <w:ins w:id="9537" w:author="Arthur Parmentier" w:date="2020-05-22T11:41:00Z">
        <w:r w:rsidRPr="00965FAA">
          <w:rPr>
            <w:i/>
            <w:iCs/>
            <w:rPrChange w:id="9538" w:author="Arthur Parmentier" w:date="2020-05-22T11:41:00Z">
              <w:rPr/>
            </w:rPrChange>
          </w:rPr>
          <w:t>Linear Time and Space</w:t>
        </w:r>
        <w:r>
          <w:rPr>
            <w:i/>
            <w:iCs/>
          </w:rPr>
          <w:t>,</w:t>
        </w:r>
        <w:r>
          <w:t xml:space="preserve"> </w:t>
        </w:r>
        <w:r w:rsidRPr="00965FAA">
          <w:t xml:space="preserve">Stan Salvador and Philip </w:t>
        </w:r>
      </w:ins>
      <w:ins w:id="9539" w:author="Arthur Parmentier" w:date="2020-05-22T11:42:00Z">
        <w:r w:rsidRPr="00965FAA">
          <w:t>in</w:t>
        </w:r>
        <w:r>
          <w:t xml:space="preserve"> </w:t>
        </w:r>
        <w:r w:rsidRPr="00965FAA">
          <w:t>Intelligent Data Analysis 11(5):70-80 · January 2004</w:t>
        </w:r>
      </w:ins>
    </w:p>
  </w:footnote>
  <w:footnote w:id="57">
    <w:p w:rsidR="001A4879" w:rsidRPr="003341C4" w:rsidRDefault="001A4879">
      <w:pPr>
        <w:pStyle w:val="Notedebasdepage"/>
        <w:rPr>
          <w:lang w:val="fr-FR"/>
          <w:rPrChange w:id="9957" w:author="Arthur Parmentier" w:date="2020-06-04T14:08:00Z">
            <w:rPr/>
          </w:rPrChange>
        </w:rPr>
      </w:pPr>
      <w:ins w:id="9958" w:author="Arthur Parmentier" w:date="2020-06-04T14:08:00Z">
        <w:r>
          <w:rPr>
            <w:rStyle w:val="Appelnotedebasdep"/>
          </w:rPr>
          <w:footnoteRef/>
        </w:r>
        <w:r>
          <w:t xml:space="preserve"> </w:t>
        </w:r>
        <w:r>
          <w:rPr>
            <w:lang w:val="fr-FR"/>
          </w:rPr>
          <w:t>See </w:t>
        </w:r>
        <w:r w:rsidRPr="003341C4">
          <w:rPr>
            <w:lang w:val="fr-FR"/>
          </w:rPr>
          <w:t>https://github.com/jakesgordon/javascript-state-machine/</w:t>
        </w:r>
      </w:ins>
    </w:p>
  </w:footnote>
  <w:footnote w:id="58">
    <w:p w:rsidR="001A4879" w:rsidRPr="00443149" w:rsidRDefault="001A4879">
      <w:pPr>
        <w:pStyle w:val="Notedebasdepage"/>
        <w:rPr>
          <w:lang w:val="fr-FR"/>
          <w:rPrChange w:id="9966" w:author="Arthur Parmentier" w:date="2020-06-04T14:11:00Z">
            <w:rPr/>
          </w:rPrChange>
        </w:rPr>
      </w:pPr>
      <w:ins w:id="9967" w:author="Arthur Parmentier" w:date="2020-06-04T14:11:00Z">
        <w:r>
          <w:rPr>
            <w:rStyle w:val="Appelnotedebasdep"/>
          </w:rPr>
          <w:footnoteRef/>
        </w:r>
        <w:r>
          <w:t xml:space="preserve"> </w:t>
        </w:r>
        <w:r w:rsidRPr="00443149">
          <w:t>https://github.com/mdaines/viz.js</w:t>
        </w:r>
      </w:ins>
    </w:p>
  </w:footnote>
  <w:footnote w:id="59">
    <w:p w:rsidR="001A4879" w:rsidRPr="00F4578C" w:rsidRDefault="001A4879">
      <w:pPr>
        <w:pStyle w:val="Notedebasdepage"/>
        <w:rPr>
          <w:lang w:val="fr-FR"/>
          <w:rPrChange w:id="10564" w:author="Arthur Parmentier" w:date="2020-06-05T15:47:00Z">
            <w:rPr/>
          </w:rPrChange>
        </w:rPr>
      </w:pPr>
      <w:ins w:id="10565" w:author="Arthur Parmentier" w:date="2020-06-05T15:46:00Z">
        <w:r>
          <w:rPr>
            <w:rStyle w:val="Appelnotedebasdep"/>
          </w:rPr>
          <w:footnoteRef/>
        </w:r>
        <w:r>
          <w:t xml:space="preserve"> </w:t>
        </w:r>
      </w:ins>
      <w:ins w:id="10566" w:author="Arthur Parmentier" w:date="2020-06-05T15:47:00Z">
        <w:r>
          <w:rPr>
            <w:lang w:val="fr-FR"/>
          </w:rPr>
          <w:t xml:space="preserve">The notion of operator in linguistic is well defined but I am not sufficiently expert in that field to clearly define and interpret my observations in those terms : </w:t>
        </w:r>
        <w:r w:rsidRPr="00F4578C">
          <w:rPr>
            <w:lang w:val="fr-FR"/>
          </w:rPr>
          <w:t>https://en.wikipedia.org/wiki/Operator_(linguistics)</w:t>
        </w:r>
      </w:ins>
    </w:p>
  </w:footnote>
  <w:footnote w:id="60">
    <w:p w:rsidR="001A4879" w:rsidRPr="00E93BAC" w:rsidRDefault="001A4879">
      <w:pPr>
        <w:pStyle w:val="Notedebasdepage"/>
        <w:rPr>
          <w:lang w:val="fr-FR"/>
          <w:rPrChange w:id="10723" w:author="Arthur Parmentier" w:date="2020-06-05T00:48:00Z">
            <w:rPr/>
          </w:rPrChange>
        </w:rPr>
      </w:pPr>
      <w:ins w:id="10724" w:author="Arthur Parmentier" w:date="2020-06-05T00:48:00Z">
        <w:r>
          <w:rPr>
            <w:rStyle w:val="Appelnotedebasdep"/>
          </w:rPr>
          <w:footnoteRef/>
        </w:r>
        <w:r>
          <w:t xml:space="preserve"> </w:t>
        </w:r>
        <w:r>
          <w:rPr>
            <w:lang w:val="fr-FR"/>
          </w:rPr>
          <w:t>The vers</w:t>
        </w:r>
      </w:ins>
      <w:ins w:id="10725" w:author="Arthur Parmentier" w:date="2020-06-05T00:49:00Z">
        <w:r>
          <w:rPr>
            <w:lang w:val="fr-FR"/>
          </w:rPr>
          <w:t xml:space="preserve">ion that I am using is the following : </w:t>
        </w:r>
        <w:r w:rsidRPr="00E93BAC">
          <w:rPr>
            <w:lang w:val="fr-FR"/>
          </w:rPr>
          <w:t>https://github.com/ideoforms/LiveOSC</w:t>
        </w:r>
      </w:ins>
    </w:p>
  </w:footnote>
  <w:footnote w:id="61">
    <w:p w:rsidR="001A4879" w:rsidRPr="00FF217B" w:rsidRDefault="001A4879" w:rsidP="005522F0">
      <w:pPr>
        <w:pStyle w:val="Notedebasdepage"/>
        <w:rPr>
          <w:ins w:id="10951" w:author="Arthur Parmentier" w:date="2020-05-18T17:07:00Z"/>
        </w:rPr>
      </w:pPr>
      <w:ins w:id="10952" w:author="Arthur Parmentier" w:date="2020-05-18T17:07:00Z">
        <w:r>
          <w:rPr>
            <w:rStyle w:val="Appelnotedebasdep"/>
          </w:rPr>
          <w:footnoteRef/>
        </w:r>
        <w:r>
          <w:t xml:space="preserve"> </w:t>
        </w:r>
        <w:r w:rsidRPr="00CC0B22">
          <w:t xml:space="preserve">2 seconds is the default value </w:t>
        </w:r>
        <w:r>
          <w:t>of the recording sequence for each sign.</w:t>
        </w:r>
      </w:ins>
      <w:ins w:id="10953" w:author="Arthur Parmentier" w:date="2020-05-22T20:16:00Z">
        <w:r>
          <w:t xml:space="preserve"> The implementation details of Wekinator are discussed in </w:t>
        </w:r>
      </w:ins>
      <w:ins w:id="10954" w:author="Arthur Parmentier" w:date="2020-05-22T20:17:00Z">
        <w:r>
          <w:t xml:space="preserve">the course </w:t>
        </w:r>
        <w:r>
          <w:rPr>
            <w:i/>
            <w:iCs/>
          </w:rPr>
          <w:t>Machine learning for musicians and artists, Working with time</w:t>
        </w:r>
        <w:r>
          <w:t xml:space="preserve"> on Kadenze.com</w:t>
        </w:r>
      </w:ins>
      <w:ins w:id="10955" w:author="Arthur Parmentier" w:date="2020-05-22T20:35:00Z">
        <w:r>
          <w:t xml:space="preserve"> and visible on </w:t>
        </w:r>
        <w:r>
          <w:fldChar w:fldCharType="begin"/>
        </w:r>
        <w:r>
          <w:instrText xml:space="preserve"> HYPERLINK "</w:instrText>
        </w:r>
        <w:r w:rsidRPr="00977D66">
          <w:instrText>https://github.com/fiebrink1/wekinator</w:instrText>
        </w:r>
        <w:r>
          <w:instrText xml:space="preserve">" </w:instrText>
        </w:r>
        <w:r>
          <w:fldChar w:fldCharType="separate"/>
        </w:r>
        <w:r w:rsidRPr="004B4903">
          <w:rPr>
            <w:rStyle w:val="Lienhypertexte"/>
          </w:rPr>
          <w:t>https://github.com/fiebrink1/wekinator</w:t>
        </w:r>
        <w:r>
          <w:fldChar w:fldCharType="end"/>
        </w:r>
        <w:r>
          <w:t>.</w:t>
        </w:r>
      </w:ins>
    </w:p>
  </w:footnote>
  <w:footnote w:id="62">
    <w:p w:rsidR="001A4879" w:rsidRPr="00CC0B22" w:rsidRDefault="001A4879" w:rsidP="005522F0">
      <w:pPr>
        <w:pStyle w:val="Notedebasdepage"/>
        <w:rPr>
          <w:ins w:id="10962" w:author="Arthur Parmentier" w:date="2020-05-18T17:07:00Z"/>
        </w:rPr>
      </w:pPr>
      <w:ins w:id="10963" w:author="Arthur Parmentier" w:date="2020-05-18T17:07:00Z">
        <w:r>
          <w:rPr>
            <w:rStyle w:val="Appelnotedebasdep"/>
          </w:rPr>
          <w:footnoteRef/>
        </w:r>
        <w:r>
          <w:t xml:space="preserve"> </w:t>
        </w:r>
        <w:r w:rsidRPr="00CC0B22">
          <w:t>We indeed have FPS*sequence_</w:t>
        </w:r>
        <w:r>
          <w:t>length = sequence size.</w:t>
        </w:r>
      </w:ins>
    </w:p>
  </w:footnote>
  <w:footnote w:id="63">
    <w:p w:rsidR="001A4879" w:rsidRPr="00BF1ECB" w:rsidRDefault="001A4879" w:rsidP="00F7581A">
      <w:pPr>
        <w:pStyle w:val="Notedebasdepage"/>
        <w:rPr>
          <w:ins w:id="11081" w:author="Arthur Parmentier" w:date="2020-05-21T17:01:00Z"/>
          <w:rPrChange w:id="11082" w:author="Arthur Parmentier" w:date="2020-05-23T19:46:00Z">
            <w:rPr>
              <w:ins w:id="11083" w:author="Arthur Parmentier" w:date="2020-05-21T17:01:00Z"/>
              <w:lang w:val="fr-FR"/>
            </w:rPr>
          </w:rPrChange>
        </w:rPr>
      </w:pPr>
      <w:ins w:id="11084" w:author="Arthur Parmentier" w:date="2020-05-21T17:01:00Z">
        <w:r>
          <w:rPr>
            <w:rStyle w:val="Appelnotedebasdep"/>
          </w:rPr>
          <w:footnoteRef/>
        </w:r>
        <w:r>
          <w:t xml:space="preserve"> </w:t>
        </w:r>
        <w:r w:rsidRPr="00BF1ECB">
          <w:rPr>
            <w:rPrChange w:id="11085" w:author="Arthur Parmentier" w:date="2020-05-23T19:46:00Z">
              <w:rPr>
                <w:lang w:val="fr-FR"/>
              </w:rPr>
            </w:rPrChange>
          </w:rPr>
          <w:t xml:space="preserve">Modosc can be found at </w:t>
        </w:r>
        <w:r>
          <w:rPr>
            <w:lang w:val="fr-FR"/>
          </w:rPr>
          <w:fldChar w:fldCharType="begin"/>
        </w:r>
        <w:r w:rsidRPr="00BF1ECB">
          <w:rPr>
            <w:rPrChange w:id="11086" w:author="Arthur Parmentier" w:date="2020-05-23T19:46:00Z">
              <w:rPr>
                <w:lang w:val="fr-FR"/>
              </w:rPr>
            </w:rPrChange>
          </w:rPr>
          <w:instrText xml:space="preserve"> HYPERLINK "https://github.com/motiondescriptors/modosc" </w:instrText>
        </w:r>
        <w:r>
          <w:rPr>
            <w:lang w:val="fr-FR"/>
          </w:rPr>
          <w:fldChar w:fldCharType="separate"/>
        </w:r>
        <w:r w:rsidRPr="00BF1ECB">
          <w:rPr>
            <w:rStyle w:val="Lienhypertexte"/>
            <w:rPrChange w:id="11087" w:author="Arthur Parmentier" w:date="2020-05-23T19:46:00Z">
              <w:rPr>
                <w:rStyle w:val="Lienhypertexte"/>
                <w:lang w:val="fr-FR"/>
              </w:rPr>
            </w:rPrChange>
          </w:rPr>
          <w:t>https://github.com/motiondescriptors/modosc</w:t>
        </w:r>
        <w:r>
          <w:rPr>
            <w:lang w:val="fr-FR"/>
          </w:rPr>
          <w:fldChar w:fldCharType="end"/>
        </w:r>
        <w:r w:rsidRPr="00BF1ECB">
          <w:rPr>
            <w:rPrChange w:id="11088" w:author="Arthur Parmentier" w:date="2020-05-23T19:46:00Z">
              <w:rPr>
                <w:lang w:val="fr-FR"/>
              </w:rPr>
            </w:rPrChange>
          </w:rPr>
          <w:t>, which relevant papers.</w:t>
        </w:r>
      </w:ins>
    </w:p>
  </w:footnote>
  <w:footnote w:id="64">
    <w:p w:rsidR="001A4879" w:rsidRPr="00BF1ECB" w:rsidRDefault="001A4879" w:rsidP="00F7581A">
      <w:pPr>
        <w:pStyle w:val="Notedebasdepage"/>
        <w:rPr>
          <w:ins w:id="11102" w:author="Arthur Parmentier" w:date="2020-05-21T17:01:00Z"/>
          <w:rPrChange w:id="11103" w:author="Arthur Parmentier" w:date="2020-05-23T19:46:00Z">
            <w:rPr>
              <w:ins w:id="11104" w:author="Arthur Parmentier" w:date="2020-05-21T17:01:00Z"/>
              <w:lang w:val="fr-FR"/>
            </w:rPr>
          </w:rPrChange>
        </w:rPr>
      </w:pPr>
      <w:ins w:id="11105" w:author="Arthur Parmentier" w:date="2020-05-21T17:01:00Z">
        <w:r>
          <w:rPr>
            <w:rStyle w:val="Appelnotedebasdep"/>
          </w:rPr>
          <w:footnoteRef/>
        </w:r>
        <w:r>
          <w:t xml:space="preserve"> </w:t>
        </w:r>
        <w:r w:rsidRPr="00A17DFF">
          <w:t>http://www.infomus.org/eyesweb_eng.php</w:t>
        </w:r>
      </w:ins>
    </w:p>
  </w:footnote>
  <w:footnote w:id="65">
    <w:p w:rsidR="001A4879" w:rsidRPr="00BF1ECB" w:rsidRDefault="001A4879" w:rsidP="00F7581A">
      <w:pPr>
        <w:pStyle w:val="Notedebasdepage"/>
        <w:rPr>
          <w:ins w:id="11109" w:author="Arthur Parmentier" w:date="2020-05-21T17:01:00Z"/>
          <w:rPrChange w:id="11110" w:author="Arthur Parmentier" w:date="2020-05-23T19:46:00Z">
            <w:rPr>
              <w:ins w:id="11111" w:author="Arthur Parmentier" w:date="2020-05-21T17:01:00Z"/>
              <w:lang w:val="fr-FR"/>
            </w:rPr>
          </w:rPrChange>
        </w:rPr>
      </w:pPr>
      <w:ins w:id="11112" w:author="Arthur Parmentier" w:date="2020-05-21T17:01:00Z">
        <w:r>
          <w:rPr>
            <w:rStyle w:val="Appelnotedebasdep"/>
          </w:rPr>
          <w:footnoteRef/>
        </w:r>
        <w:r>
          <w:t xml:space="preserve"> </w:t>
        </w:r>
        <w:r w:rsidRPr="00BF1ECB">
          <w:rPr>
            <w:rPrChange w:id="11113" w:author="Arthur Parmentier" w:date="2020-05-23T19:46:00Z">
              <w:rPr>
                <w:lang w:val="fr-FR"/>
              </w:rPr>
            </w:rPrChange>
          </w:rPr>
          <w:t xml:space="preserve">See for instance </w:t>
        </w:r>
        <w:r>
          <w:t>https://arxiv.org/pdf/1402.5047v1.pdf</w:t>
        </w:r>
      </w:ins>
    </w:p>
  </w:footnote>
  <w:footnote w:id="66">
    <w:p w:rsidR="001A4879" w:rsidRPr="00BF1ECB" w:rsidRDefault="001A4879">
      <w:pPr>
        <w:pStyle w:val="Notedebasdepage"/>
      </w:pPr>
      <w:ins w:id="11146" w:author="Arthur Parmentier" w:date="2020-05-21T17:31:00Z">
        <w:r>
          <w:rPr>
            <w:rStyle w:val="Appelnotedebasdep"/>
          </w:rPr>
          <w:footnoteRef/>
        </w:r>
        <w:r>
          <w:t xml:space="preserve"> </w:t>
        </w:r>
        <w:r w:rsidRPr="005F3B6B">
          <w:t>https://blog.tensorflow.org/2020/03/face-and-hand-tracking-in-browser-with-mediapipe-and-tensorflowjs.html</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A53AE"/>
    <w:multiLevelType w:val="multilevel"/>
    <w:tmpl w:val="AB2C5802"/>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1" w15:restartNumberingAfterBreak="0">
    <w:nsid w:val="093027C4"/>
    <w:multiLevelType w:val="hybridMultilevel"/>
    <w:tmpl w:val="9998C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4856B9"/>
    <w:multiLevelType w:val="hybridMultilevel"/>
    <w:tmpl w:val="8F787538"/>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3A33C1"/>
    <w:multiLevelType w:val="hybridMultilevel"/>
    <w:tmpl w:val="819EE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B56EFD"/>
    <w:multiLevelType w:val="hybridMultilevel"/>
    <w:tmpl w:val="8D08175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C56191"/>
    <w:multiLevelType w:val="hybridMultilevel"/>
    <w:tmpl w:val="726E7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A4454A"/>
    <w:multiLevelType w:val="hybridMultilevel"/>
    <w:tmpl w:val="B7723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CF0F4A"/>
    <w:multiLevelType w:val="hybridMultilevel"/>
    <w:tmpl w:val="8B8264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42C6517"/>
    <w:multiLevelType w:val="hybridMultilevel"/>
    <w:tmpl w:val="ED30FF42"/>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5C18B7"/>
    <w:multiLevelType w:val="hybridMultilevel"/>
    <w:tmpl w:val="81E83F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3B2BB4"/>
    <w:multiLevelType w:val="hybridMultilevel"/>
    <w:tmpl w:val="91DE5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FA510B5"/>
    <w:multiLevelType w:val="hybridMultilevel"/>
    <w:tmpl w:val="25909156"/>
    <w:lvl w:ilvl="0" w:tplc="CB1C69CC">
      <w:numFmt w:val="bullet"/>
      <w:lvlText w:val="-"/>
      <w:lvlJc w:val="left"/>
      <w:pPr>
        <w:ind w:left="720" w:hanging="360"/>
      </w:pPr>
      <w:rPr>
        <w:rFonts w:ascii="Nunito ExtraLight" w:eastAsia="Nunito ExtraLight" w:hAnsi="Nunito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5442A18"/>
    <w:multiLevelType w:val="hybridMultilevel"/>
    <w:tmpl w:val="4B1E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82515CD"/>
    <w:multiLevelType w:val="multilevel"/>
    <w:tmpl w:val="27EE4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85E2C8F"/>
    <w:multiLevelType w:val="hybridMultilevel"/>
    <w:tmpl w:val="5062216C"/>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DA06B55"/>
    <w:multiLevelType w:val="hybridMultilevel"/>
    <w:tmpl w:val="C8F62FFA"/>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07F777F"/>
    <w:multiLevelType w:val="hybridMultilevel"/>
    <w:tmpl w:val="094CF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1F75EEC"/>
    <w:multiLevelType w:val="hybridMultilevel"/>
    <w:tmpl w:val="9B9EA58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2347CA9"/>
    <w:multiLevelType w:val="hybridMultilevel"/>
    <w:tmpl w:val="7CD0B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8633A2E"/>
    <w:multiLevelType w:val="multilevel"/>
    <w:tmpl w:val="52FC0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98539AB"/>
    <w:multiLevelType w:val="multilevel"/>
    <w:tmpl w:val="121653F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1" w15:restartNumberingAfterBreak="0">
    <w:nsid w:val="4A6C4DBE"/>
    <w:multiLevelType w:val="hybridMultilevel"/>
    <w:tmpl w:val="7AFED4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C0934EB"/>
    <w:multiLevelType w:val="hybridMultilevel"/>
    <w:tmpl w:val="C7685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E11223A"/>
    <w:multiLevelType w:val="hybridMultilevel"/>
    <w:tmpl w:val="68A03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F330BF8"/>
    <w:multiLevelType w:val="hybridMultilevel"/>
    <w:tmpl w:val="C1545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FB22823"/>
    <w:multiLevelType w:val="hybridMultilevel"/>
    <w:tmpl w:val="FCDE9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6FD7F43"/>
    <w:multiLevelType w:val="multilevel"/>
    <w:tmpl w:val="1EAAB1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B97682C"/>
    <w:multiLevelType w:val="hybridMultilevel"/>
    <w:tmpl w:val="5AFCD6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0957BBD"/>
    <w:multiLevelType w:val="multilevel"/>
    <w:tmpl w:val="A38E1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1F41F45"/>
    <w:multiLevelType w:val="hybridMultilevel"/>
    <w:tmpl w:val="82CEBE70"/>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3D64AF4"/>
    <w:multiLevelType w:val="hybridMultilevel"/>
    <w:tmpl w:val="8E6C72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BF31C25"/>
    <w:multiLevelType w:val="hybridMultilevel"/>
    <w:tmpl w:val="ECEE2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F124269"/>
    <w:multiLevelType w:val="hybridMultilevel"/>
    <w:tmpl w:val="08F27F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67E229A"/>
    <w:multiLevelType w:val="hybridMultilevel"/>
    <w:tmpl w:val="691A8C7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8F100F2"/>
    <w:multiLevelType w:val="hybridMultilevel"/>
    <w:tmpl w:val="0B04F1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920081D"/>
    <w:multiLevelType w:val="hybridMultilevel"/>
    <w:tmpl w:val="E0AA79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BE0079C"/>
    <w:multiLevelType w:val="multilevel"/>
    <w:tmpl w:val="3878CF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FE37A6D"/>
    <w:multiLevelType w:val="hybridMultilevel"/>
    <w:tmpl w:val="0A76A93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13"/>
  </w:num>
  <w:num w:numId="3">
    <w:abstractNumId w:val="19"/>
  </w:num>
  <w:num w:numId="4">
    <w:abstractNumId w:val="28"/>
  </w:num>
  <w:num w:numId="5">
    <w:abstractNumId w:val="36"/>
  </w:num>
  <w:num w:numId="6">
    <w:abstractNumId w:val="20"/>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1"/>
  </w:num>
  <w:num w:numId="10">
    <w:abstractNumId w:val="3"/>
  </w:num>
  <w:num w:numId="11">
    <w:abstractNumId w:val="15"/>
  </w:num>
  <w:num w:numId="12">
    <w:abstractNumId w:val="30"/>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num>
  <w:num w:numId="15">
    <w:abstractNumId w:val="2"/>
  </w:num>
  <w:num w:numId="16">
    <w:abstractNumId w:val="0"/>
  </w:num>
  <w:num w:numId="17">
    <w:abstractNumId w:val="8"/>
  </w:num>
  <w:num w:numId="18">
    <w:abstractNumId w:val="37"/>
  </w:num>
  <w:num w:numId="19">
    <w:abstractNumId w:val="18"/>
  </w:num>
  <w:num w:numId="20">
    <w:abstractNumId w:val="31"/>
  </w:num>
  <w:num w:numId="21">
    <w:abstractNumId w:val="7"/>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10"/>
  </w:num>
  <w:num w:numId="25">
    <w:abstractNumId w:val="35"/>
  </w:num>
  <w:num w:numId="26">
    <w:abstractNumId w:val="23"/>
  </w:num>
  <w:num w:numId="27">
    <w:abstractNumId w:val="22"/>
  </w:num>
  <w:num w:numId="28">
    <w:abstractNumId w:val="27"/>
  </w:num>
  <w:num w:numId="29">
    <w:abstractNumId w:val="32"/>
  </w:num>
  <w:num w:numId="30">
    <w:abstractNumId w:val="6"/>
  </w:num>
  <w:num w:numId="31">
    <w:abstractNumId w:val="21"/>
  </w:num>
  <w:num w:numId="32">
    <w:abstractNumId w:val="16"/>
  </w:num>
  <w:num w:numId="33">
    <w:abstractNumId w:val="5"/>
  </w:num>
  <w:num w:numId="34">
    <w:abstractNumId w:val="25"/>
  </w:num>
  <w:num w:numId="35">
    <w:abstractNumId w:val="34"/>
  </w:num>
  <w:num w:numId="36">
    <w:abstractNumId w:val="1"/>
  </w:num>
  <w:num w:numId="37">
    <w:abstractNumId w:val="33"/>
  </w:num>
  <w:num w:numId="38">
    <w:abstractNumId w:val="24"/>
  </w:num>
  <w:num w:numId="39">
    <w:abstractNumId w:val="4"/>
  </w:num>
  <w:num w:numId="40">
    <w:abstractNumId w:val="29"/>
  </w:num>
  <w:num w:numId="4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thur Parmentier">
    <w15:presenceInfo w15:providerId="AD" w15:userId="S::arthur.parmentier@epfl.ch::6480dcc6-3a04-4413-8430-3796e3ea4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8EF"/>
    <w:rsid w:val="00001C42"/>
    <w:rsid w:val="000027F3"/>
    <w:rsid w:val="000028D4"/>
    <w:rsid w:val="000039FD"/>
    <w:rsid w:val="000046FB"/>
    <w:rsid w:val="00010FF3"/>
    <w:rsid w:val="0001470B"/>
    <w:rsid w:val="000207E6"/>
    <w:rsid w:val="00020B23"/>
    <w:rsid w:val="00020E94"/>
    <w:rsid w:val="000223A2"/>
    <w:rsid w:val="000224C7"/>
    <w:rsid w:val="00023308"/>
    <w:rsid w:val="00027915"/>
    <w:rsid w:val="000340B7"/>
    <w:rsid w:val="00036092"/>
    <w:rsid w:val="0004080C"/>
    <w:rsid w:val="00040E14"/>
    <w:rsid w:val="0004284D"/>
    <w:rsid w:val="00042A1D"/>
    <w:rsid w:val="000430B4"/>
    <w:rsid w:val="00043B6E"/>
    <w:rsid w:val="000459FB"/>
    <w:rsid w:val="00046393"/>
    <w:rsid w:val="00046C87"/>
    <w:rsid w:val="00047990"/>
    <w:rsid w:val="000506E4"/>
    <w:rsid w:val="00053756"/>
    <w:rsid w:val="00054963"/>
    <w:rsid w:val="0005532E"/>
    <w:rsid w:val="0005718B"/>
    <w:rsid w:val="00057697"/>
    <w:rsid w:val="000618F2"/>
    <w:rsid w:val="00061E60"/>
    <w:rsid w:val="00070661"/>
    <w:rsid w:val="000717DB"/>
    <w:rsid w:val="00071EE1"/>
    <w:rsid w:val="00073176"/>
    <w:rsid w:val="00080779"/>
    <w:rsid w:val="0008325B"/>
    <w:rsid w:val="00084B44"/>
    <w:rsid w:val="0008549C"/>
    <w:rsid w:val="000854CE"/>
    <w:rsid w:val="00086E5D"/>
    <w:rsid w:val="00091253"/>
    <w:rsid w:val="00091E3C"/>
    <w:rsid w:val="000A18E8"/>
    <w:rsid w:val="000A26DB"/>
    <w:rsid w:val="000B1D7E"/>
    <w:rsid w:val="000B2701"/>
    <w:rsid w:val="000B345C"/>
    <w:rsid w:val="000B405B"/>
    <w:rsid w:val="000B4E52"/>
    <w:rsid w:val="000C2232"/>
    <w:rsid w:val="000C29FF"/>
    <w:rsid w:val="000C3214"/>
    <w:rsid w:val="000C5075"/>
    <w:rsid w:val="000C66DC"/>
    <w:rsid w:val="000C6A61"/>
    <w:rsid w:val="000D082F"/>
    <w:rsid w:val="000D15D8"/>
    <w:rsid w:val="000D48F1"/>
    <w:rsid w:val="000E299B"/>
    <w:rsid w:val="000E327A"/>
    <w:rsid w:val="000E48D1"/>
    <w:rsid w:val="000E4DCD"/>
    <w:rsid w:val="000F1082"/>
    <w:rsid w:val="000F1531"/>
    <w:rsid w:val="000F7B62"/>
    <w:rsid w:val="0010023A"/>
    <w:rsid w:val="001014E8"/>
    <w:rsid w:val="00101C2C"/>
    <w:rsid w:val="001031CA"/>
    <w:rsid w:val="00103255"/>
    <w:rsid w:val="00103759"/>
    <w:rsid w:val="00106056"/>
    <w:rsid w:val="0011019E"/>
    <w:rsid w:val="00111E92"/>
    <w:rsid w:val="00112903"/>
    <w:rsid w:val="00112C15"/>
    <w:rsid w:val="001137E1"/>
    <w:rsid w:val="00116057"/>
    <w:rsid w:val="00116732"/>
    <w:rsid w:val="0011688F"/>
    <w:rsid w:val="00117172"/>
    <w:rsid w:val="0012023C"/>
    <w:rsid w:val="001222FB"/>
    <w:rsid w:val="00122D9C"/>
    <w:rsid w:val="00124705"/>
    <w:rsid w:val="00126023"/>
    <w:rsid w:val="001261FF"/>
    <w:rsid w:val="00126451"/>
    <w:rsid w:val="00126A02"/>
    <w:rsid w:val="00127EE4"/>
    <w:rsid w:val="001303A0"/>
    <w:rsid w:val="00134758"/>
    <w:rsid w:val="00137F09"/>
    <w:rsid w:val="001450CB"/>
    <w:rsid w:val="00145F52"/>
    <w:rsid w:val="00146277"/>
    <w:rsid w:val="001475FB"/>
    <w:rsid w:val="0015034E"/>
    <w:rsid w:val="00150C0E"/>
    <w:rsid w:val="00152654"/>
    <w:rsid w:val="001536DF"/>
    <w:rsid w:val="0015677B"/>
    <w:rsid w:val="00156FC6"/>
    <w:rsid w:val="00157F8B"/>
    <w:rsid w:val="0016056E"/>
    <w:rsid w:val="00161FBC"/>
    <w:rsid w:val="001620C8"/>
    <w:rsid w:val="001626E2"/>
    <w:rsid w:val="00163523"/>
    <w:rsid w:val="00163AE1"/>
    <w:rsid w:val="00163AE7"/>
    <w:rsid w:val="001642FC"/>
    <w:rsid w:val="001653F3"/>
    <w:rsid w:val="00165777"/>
    <w:rsid w:val="00167374"/>
    <w:rsid w:val="00167DAB"/>
    <w:rsid w:val="00171B6C"/>
    <w:rsid w:val="001721C0"/>
    <w:rsid w:val="001723D6"/>
    <w:rsid w:val="0017374C"/>
    <w:rsid w:val="00175441"/>
    <w:rsid w:val="0017617D"/>
    <w:rsid w:val="00177D40"/>
    <w:rsid w:val="0018560A"/>
    <w:rsid w:val="00185944"/>
    <w:rsid w:val="00186BEF"/>
    <w:rsid w:val="001875CF"/>
    <w:rsid w:val="0019026D"/>
    <w:rsid w:val="00195BC6"/>
    <w:rsid w:val="00195C6D"/>
    <w:rsid w:val="0019691B"/>
    <w:rsid w:val="001A0623"/>
    <w:rsid w:val="001A2544"/>
    <w:rsid w:val="001A3480"/>
    <w:rsid w:val="001A4444"/>
    <w:rsid w:val="001A4879"/>
    <w:rsid w:val="001A4E7E"/>
    <w:rsid w:val="001A6485"/>
    <w:rsid w:val="001B082B"/>
    <w:rsid w:val="001B372B"/>
    <w:rsid w:val="001B3C86"/>
    <w:rsid w:val="001B4864"/>
    <w:rsid w:val="001C0B0E"/>
    <w:rsid w:val="001C10F6"/>
    <w:rsid w:val="001C1266"/>
    <w:rsid w:val="001C2AA6"/>
    <w:rsid w:val="001C55EF"/>
    <w:rsid w:val="001C7282"/>
    <w:rsid w:val="001C7560"/>
    <w:rsid w:val="001D1810"/>
    <w:rsid w:val="001D3228"/>
    <w:rsid w:val="001D3544"/>
    <w:rsid w:val="001D3835"/>
    <w:rsid w:val="001D5E7F"/>
    <w:rsid w:val="001D6D56"/>
    <w:rsid w:val="001D7151"/>
    <w:rsid w:val="001D7225"/>
    <w:rsid w:val="001D75D5"/>
    <w:rsid w:val="001D766B"/>
    <w:rsid w:val="001E01C8"/>
    <w:rsid w:val="001E09DA"/>
    <w:rsid w:val="001E0BB1"/>
    <w:rsid w:val="001E0E98"/>
    <w:rsid w:val="001E11AE"/>
    <w:rsid w:val="001E1856"/>
    <w:rsid w:val="001F0E95"/>
    <w:rsid w:val="001F182F"/>
    <w:rsid w:val="001F5AEC"/>
    <w:rsid w:val="001F6197"/>
    <w:rsid w:val="00201997"/>
    <w:rsid w:val="002067E2"/>
    <w:rsid w:val="002109BC"/>
    <w:rsid w:val="00214331"/>
    <w:rsid w:val="00217BEE"/>
    <w:rsid w:val="00221FBD"/>
    <w:rsid w:val="00224457"/>
    <w:rsid w:val="0023341B"/>
    <w:rsid w:val="00233897"/>
    <w:rsid w:val="00237B5C"/>
    <w:rsid w:val="00237DE8"/>
    <w:rsid w:val="00240203"/>
    <w:rsid w:val="002408AA"/>
    <w:rsid w:val="002410DE"/>
    <w:rsid w:val="002453FD"/>
    <w:rsid w:val="00245836"/>
    <w:rsid w:val="002459E7"/>
    <w:rsid w:val="002463AB"/>
    <w:rsid w:val="002523A7"/>
    <w:rsid w:val="00252940"/>
    <w:rsid w:val="00252D92"/>
    <w:rsid w:val="00254700"/>
    <w:rsid w:val="00256775"/>
    <w:rsid w:val="002574B4"/>
    <w:rsid w:val="00257B38"/>
    <w:rsid w:val="00262EE8"/>
    <w:rsid w:val="002649BB"/>
    <w:rsid w:val="00264F0D"/>
    <w:rsid w:val="00266B08"/>
    <w:rsid w:val="002676CA"/>
    <w:rsid w:val="00273CAA"/>
    <w:rsid w:val="00273CB4"/>
    <w:rsid w:val="00274337"/>
    <w:rsid w:val="00276936"/>
    <w:rsid w:val="00276A39"/>
    <w:rsid w:val="00276CA1"/>
    <w:rsid w:val="00277174"/>
    <w:rsid w:val="002778E1"/>
    <w:rsid w:val="00277A13"/>
    <w:rsid w:val="002827FA"/>
    <w:rsid w:val="00284E1B"/>
    <w:rsid w:val="002869D0"/>
    <w:rsid w:val="00292AD2"/>
    <w:rsid w:val="00297C3F"/>
    <w:rsid w:val="002A0CF5"/>
    <w:rsid w:val="002A0F01"/>
    <w:rsid w:val="002A16C2"/>
    <w:rsid w:val="002A1FE9"/>
    <w:rsid w:val="002A3C42"/>
    <w:rsid w:val="002A46D5"/>
    <w:rsid w:val="002B27F4"/>
    <w:rsid w:val="002B4F17"/>
    <w:rsid w:val="002C0BFC"/>
    <w:rsid w:val="002C1E78"/>
    <w:rsid w:val="002C276B"/>
    <w:rsid w:val="002D025D"/>
    <w:rsid w:val="002D269B"/>
    <w:rsid w:val="002D466E"/>
    <w:rsid w:val="002E315F"/>
    <w:rsid w:val="002E54F7"/>
    <w:rsid w:val="002E7599"/>
    <w:rsid w:val="002E75B2"/>
    <w:rsid w:val="002F0D6B"/>
    <w:rsid w:val="002F2CA9"/>
    <w:rsid w:val="002F3631"/>
    <w:rsid w:val="002F36CC"/>
    <w:rsid w:val="002F3824"/>
    <w:rsid w:val="002F5B0B"/>
    <w:rsid w:val="003100D6"/>
    <w:rsid w:val="0031070A"/>
    <w:rsid w:val="003126BD"/>
    <w:rsid w:val="00314848"/>
    <w:rsid w:val="00321AA7"/>
    <w:rsid w:val="00324E8C"/>
    <w:rsid w:val="00325849"/>
    <w:rsid w:val="00326669"/>
    <w:rsid w:val="00327836"/>
    <w:rsid w:val="003336AC"/>
    <w:rsid w:val="003341C4"/>
    <w:rsid w:val="0033640F"/>
    <w:rsid w:val="00337510"/>
    <w:rsid w:val="0034163D"/>
    <w:rsid w:val="00341F58"/>
    <w:rsid w:val="0034219C"/>
    <w:rsid w:val="00342F3F"/>
    <w:rsid w:val="00343FE0"/>
    <w:rsid w:val="003450CE"/>
    <w:rsid w:val="00345FC6"/>
    <w:rsid w:val="00351FEC"/>
    <w:rsid w:val="00352D4C"/>
    <w:rsid w:val="003579B0"/>
    <w:rsid w:val="00357E87"/>
    <w:rsid w:val="0036091B"/>
    <w:rsid w:val="00360E78"/>
    <w:rsid w:val="003612B5"/>
    <w:rsid w:val="0036185A"/>
    <w:rsid w:val="00362B2A"/>
    <w:rsid w:val="00363997"/>
    <w:rsid w:val="00365C58"/>
    <w:rsid w:val="003706BA"/>
    <w:rsid w:val="003724FD"/>
    <w:rsid w:val="003735D4"/>
    <w:rsid w:val="003739E8"/>
    <w:rsid w:val="00373B55"/>
    <w:rsid w:val="00375332"/>
    <w:rsid w:val="00376090"/>
    <w:rsid w:val="003807C2"/>
    <w:rsid w:val="00381F4D"/>
    <w:rsid w:val="0038284C"/>
    <w:rsid w:val="00384716"/>
    <w:rsid w:val="00385E2E"/>
    <w:rsid w:val="003873DC"/>
    <w:rsid w:val="003911EB"/>
    <w:rsid w:val="00391624"/>
    <w:rsid w:val="00393470"/>
    <w:rsid w:val="00394059"/>
    <w:rsid w:val="003943E3"/>
    <w:rsid w:val="00395172"/>
    <w:rsid w:val="00397262"/>
    <w:rsid w:val="00397A02"/>
    <w:rsid w:val="003A23BB"/>
    <w:rsid w:val="003A5421"/>
    <w:rsid w:val="003B0646"/>
    <w:rsid w:val="003B4A46"/>
    <w:rsid w:val="003C19D8"/>
    <w:rsid w:val="003C31A7"/>
    <w:rsid w:val="003C3E32"/>
    <w:rsid w:val="003C4D17"/>
    <w:rsid w:val="003C785D"/>
    <w:rsid w:val="003C7CC5"/>
    <w:rsid w:val="003D04EE"/>
    <w:rsid w:val="003D29B8"/>
    <w:rsid w:val="003D367C"/>
    <w:rsid w:val="003D3E7E"/>
    <w:rsid w:val="003D5749"/>
    <w:rsid w:val="003D5D5B"/>
    <w:rsid w:val="003D69EC"/>
    <w:rsid w:val="003D6C76"/>
    <w:rsid w:val="003E12E8"/>
    <w:rsid w:val="003E1EE3"/>
    <w:rsid w:val="003E3907"/>
    <w:rsid w:val="003E3973"/>
    <w:rsid w:val="003E3DE4"/>
    <w:rsid w:val="003E3E64"/>
    <w:rsid w:val="003F27F2"/>
    <w:rsid w:val="003F4ACB"/>
    <w:rsid w:val="003F5BCC"/>
    <w:rsid w:val="003F7478"/>
    <w:rsid w:val="004004DC"/>
    <w:rsid w:val="00400535"/>
    <w:rsid w:val="00400DAB"/>
    <w:rsid w:val="004020A1"/>
    <w:rsid w:val="004116C1"/>
    <w:rsid w:val="00412135"/>
    <w:rsid w:val="00414962"/>
    <w:rsid w:val="00415B00"/>
    <w:rsid w:val="00417C87"/>
    <w:rsid w:val="00417CFA"/>
    <w:rsid w:val="00421D32"/>
    <w:rsid w:val="00421F7B"/>
    <w:rsid w:val="00423312"/>
    <w:rsid w:val="00423B74"/>
    <w:rsid w:val="004256FE"/>
    <w:rsid w:val="0042671B"/>
    <w:rsid w:val="00434325"/>
    <w:rsid w:val="00434373"/>
    <w:rsid w:val="00436197"/>
    <w:rsid w:val="00443149"/>
    <w:rsid w:val="00443A41"/>
    <w:rsid w:val="00446AB2"/>
    <w:rsid w:val="0044724C"/>
    <w:rsid w:val="0045073A"/>
    <w:rsid w:val="00454612"/>
    <w:rsid w:val="004577DA"/>
    <w:rsid w:val="00462E61"/>
    <w:rsid w:val="004659F5"/>
    <w:rsid w:val="004662C5"/>
    <w:rsid w:val="004714EE"/>
    <w:rsid w:val="004732DA"/>
    <w:rsid w:val="00473DCD"/>
    <w:rsid w:val="0047451C"/>
    <w:rsid w:val="00474CFF"/>
    <w:rsid w:val="00475458"/>
    <w:rsid w:val="00476F68"/>
    <w:rsid w:val="004810C9"/>
    <w:rsid w:val="00481EE1"/>
    <w:rsid w:val="00486DE0"/>
    <w:rsid w:val="00486FDC"/>
    <w:rsid w:val="00492FB8"/>
    <w:rsid w:val="0049358D"/>
    <w:rsid w:val="0049456C"/>
    <w:rsid w:val="004B04FD"/>
    <w:rsid w:val="004B1016"/>
    <w:rsid w:val="004B18F3"/>
    <w:rsid w:val="004B4499"/>
    <w:rsid w:val="004B4D10"/>
    <w:rsid w:val="004B5F28"/>
    <w:rsid w:val="004C1058"/>
    <w:rsid w:val="004C1FCB"/>
    <w:rsid w:val="004C2F74"/>
    <w:rsid w:val="004C52F4"/>
    <w:rsid w:val="004C63B5"/>
    <w:rsid w:val="004C7B1A"/>
    <w:rsid w:val="004D3630"/>
    <w:rsid w:val="004D3B98"/>
    <w:rsid w:val="004D468F"/>
    <w:rsid w:val="004D677D"/>
    <w:rsid w:val="004D7731"/>
    <w:rsid w:val="004D7C82"/>
    <w:rsid w:val="004E0B5A"/>
    <w:rsid w:val="004E4397"/>
    <w:rsid w:val="004F1D82"/>
    <w:rsid w:val="004F69F6"/>
    <w:rsid w:val="004F6E10"/>
    <w:rsid w:val="00500F7F"/>
    <w:rsid w:val="00501832"/>
    <w:rsid w:val="0051191F"/>
    <w:rsid w:val="0051238B"/>
    <w:rsid w:val="0051412E"/>
    <w:rsid w:val="00514370"/>
    <w:rsid w:val="00515E70"/>
    <w:rsid w:val="00517834"/>
    <w:rsid w:val="00521206"/>
    <w:rsid w:val="00523640"/>
    <w:rsid w:val="00530085"/>
    <w:rsid w:val="0053230A"/>
    <w:rsid w:val="005325E0"/>
    <w:rsid w:val="00532F4A"/>
    <w:rsid w:val="0053613D"/>
    <w:rsid w:val="00540F15"/>
    <w:rsid w:val="0054171C"/>
    <w:rsid w:val="00541D7C"/>
    <w:rsid w:val="00543457"/>
    <w:rsid w:val="00543CA7"/>
    <w:rsid w:val="005441BE"/>
    <w:rsid w:val="0054442D"/>
    <w:rsid w:val="00545764"/>
    <w:rsid w:val="00551BBF"/>
    <w:rsid w:val="00551D57"/>
    <w:rsid w:val="005522F0"/>
    <w:rsid w:val="00552C44"/>
    <w:rsid w:val="00554B3D"/>
    <w:rsid w:val="00554E5F"/>
    <w:rsid w:val="005550CB"/>
    <w:rsid w:val="00555240"/>
    <w:rsid w:val="005557DC"/>
    <w:rsid w:val="005634B9"/>
    <w:rsid w:val="005639BB"/>
    <w:rsid w:val="00567730"/>
    <w:rsid w:val="00567C86"/>
    <w:rsid w:val="005711C9"/>
    <w:rsid w:val="0057131A"/>
    <w:rsid w:val="00572902"/>
    <w:rsid w:val="00573005"/>
    <w:rsid w:val="00573697"/>
    <w:rsid w:val="00573D3D"/>
    <w:rsid w:val="00575AED"/>
    <w:rsid w:val="00576B55"/>
    <w:rsid w:val="00576BEC"/>
    <w:rsid w:val="00576E0F"/>
    <w:rsid w:val="00577853"/>
    <w:rsid w:val="00581F4F"/>
    <w:rsid w:val="00585D0B"/>
    <w:rsid w:val="005868B3"/>
    <w:rsid w:val="0058758C"/>
    <w:rsid w:val="00587BD5"/>
    <w:rsid w:val="0059081B"/>
    <w:rsid w:val="00592C13"/>
    <w:rsid w:val="00593AA1"/>
    <w:rsid w:val="00593BAE"/>
    <w:rsid w:val="00595AA3"/>
    <w:rsid w:val="00596602"/>
    <w:rsid w:val="005A0160"/>
    <w:rsid w:val="005A1998"/>
    <w:rsid w:val="005A1A3E"/>
    <w:rsid w:val="005A331F"/>
    <w:rsid w:val="005A3CBF"/>
    <w:rsid w:val="005A4AA8"/>
    <w:rsid w:val="005A6D19"/>
    <w:rsid w:val="005A6DBA"/>
    <w:rsid w:val="005A7B09"/>
    <w:rsid w:val="005B0B86"/>
    <w:rsid w:val="005B3BD4"/>
    <w:rsid w:val="005B413B"/>
    <w:rsid w:val="005B458C"/>
    <w:rsid w:val="005B66F7"/>
    <w:rsid w:val="005B6936"/>
    <w:rsid w:val="005B7F91"/>
    <w:rsid w:val="005C09F0"/>
    <w:rsid w:val="005C1523"/>
    <w:rsid w:val="005C1896"/>
    <w:rsid w:val="005C26EA"/>
    <w:rsid w:val="005C333E"/>
    <w:rsid w:val="005C38AA"/>
    <w:rsid w:val="005C65F5"/>
    <w:rsid w:val="005C67EA"/>
    <w:rsid w:val="005C78CB"/>
    <w:rsid w:val="005D1170"/>
    <w:rsid w:val="005D20E2"/>
    <w:rsid w:val="005D4C66"/>
    <w:rsid w:val="005D5A11"/>
    <w:rsid w:val="005E047A"/>
    <w:rsid w:val="005E047F"/>
    <w:rsid w:val="005E0A3C"/>
    <w:rsid w:val="005E0D6C"/>
    <w:rsid w:val="005E2970"/>
    <w:rsid w:val="005E4B9F"/>
    <w:rsid w:val="005E56A8"/>
    <w:rsid w:val="005E5A03"/>
    <w:rsid w:val="005E605C"/>
    <w:rsid w:val="005E6896"/>
    <w:rsid w:val="005E7680"/>
    <w:rsid w:val="005F3B4F"/>
    <w:rsid w:val="005F3B6B"/>
    <w:rsid w:val="005F3CFB"/>
    <w:rsid w:val="005F48A0"/>
    <w:rsid w:val="00601FB4"/>
    <w:rsid w:val="00602378"/>
    <w:rsid w:val="00603CFA"/>
    <w:rsid w:val="00604767"/>
    <w:rsid w:val="0060525E"/>
    <w:rsid w:val="006054A3"/>
    <w:rsid w:val="006127A3"/>
    <w:rsid w:val="00612F18"/>
    <w:rsid w:val="006155A3"/>
    <w:rsid w:val="00616215"/>
    <w:rsid w:val="00616EBE"/>
    <w:rsid w:val="00620051"/>
    <w:rsid w:val="006217E4"/>
    <w:rsid w:val="006223A9"/>
    <w:rsid w:val="006331DF"/>
    <w:rsid w:val="00635850"/>
    <w:rsid w:val="00635F2F"/>
    <w:rsid w:val="00640FA9"/>
    <w:rsid w:val="00643933"/>
    <w:rsid w:val="00651061"/>
    <w:rsid w:val="00651357"/>
    <w:rsid w:val="00651E2D"/>
    <w:rsid w:val="006553DF"/>
    <w:rsid w:val="00655B8B"/>
    <w:rsid w:val="0066003C"/>
    <w:rsid w:val="00660D67"/>
    <w:rsid w:val="0066352B"/>
    <w:rsid w:val="00665749"/>
    <w:rsid w:val="00665CB4"/>
    <w:rsid w:val="006676C8"/>
    <w:rsid w:val="00667A8E"/>
    <w:rsid w:val="00667E73"/>
    <w:rsid w:val="00670002"/>
    <w:rsid w:val="00672C10"/>
    <w:rsid w:val="0067424B"/>
    <w:rsid w:val="00674C10"/>
    <w:rsid w:val="006770A8"/>
    <w:rsid w:val="00682B61"/>
    <w:rsid w:val="006840DA"/>
    <w:rsid w:val="006854B3"/>
    <w:rsid w:val="00685808"/>
    <w:rsid w:val="00685AAF"/>
    <w:rsid w:val="00685B7F"/>
    <w:rsid w:val="00686540"/>
    <w:rsid w:val="00687356"/>
    <w:rsid w:val="00687A5C"/>
    <w:rsid w:val="00693047"/>
    <w:rsid w:val="006955B4"/>
    <w:rsid w:val="0069767F"/>
    <w:rsid w:val="0069782B"/>
    <w:rsid w:val="00697BA8"/>
    <w:rsid w:val="006A17B3"/>
    <w:rsid w:val="006A1B0D"/>
    <w:rsid w:val="006A443F"/>
    <w:rsid w:val="006A50CD"/>
    <w:rsid w:val="006A5A11"/>
    <w:rsid w:val="006A5C81"/>
    <w:rsid w:val="006A67AC"/>
    <w:rsid w:val="006A68DA"/>
    <w:rsid w:val="006A6B19"/>
    <w:rsid w:val="006A7F9F"/>
    <w:rsid w:val="006B144E"/>
    <w:rsid w:val="006B3B0D"/>
    <w:rsid w:val="006B493F"/>
    <w:rsid w:val="006B6ED0"/>
    <w:rsid w:val="006C424F"/>
    <w:rsid w:val="006C4B1C"/>
    <w:rsid w:val="006C5C52"/>
    <w:rsid w:val="006C6E21"/>
    <w:rsid w:val="006D0BF0"/>
    <w:rsid w:val="006D10E9"/>
    <w:rsid w:val="006D51B6"/>
    <w:rsid w:val="006D58F1"/>
    <w:rsid w:val="006E03AC"/>
    <w:rsid w:val="006E2B59"/>
    <w:rsid w:val="006E55E8"/>
    <w:rsid w:val="006E6EE1"/>
    <w:rsid w:val="006E7D32"/>
    <w:rsid w:val="006F51BE"/>
    <w:rsid w:val="006F6F60"/>
    <w:rsid w:val="006F7BD1"/>
    <w:rsid w:val="007012CB"/>
    <w:rsid w:val="00704B21"/>
    <w:rsid w:val="00705639"/>
    <w:rsid w:val="00705B17"/>
    <w:rsid w:val="00706ADC"/>
    <w:rsid w:val="00706E5D"/>
    <w:rsid w:val="00706FFA"/>
    <w:rsid w:val="007111F3"/>
    <w:rsid w:val="00711575"/>
    <w:rsid w:val="0071198B"/>
    <w:rsid w:val="00711A4B"/>
    <w:rsid w:val="007137A0"/>
    <w:rsid w:val="007145B0"/>
    <w:rsid w:val="007150A7"/>
    <w:rsid w:val="0071562A"/>
    <w:rsid w:val="00717498"/>
    <w:rsid w:val="00717834"/>
    <w:rsid w:val="007206F0"/>
    <w:rsid w:val="0072458D"/>
    <w:rsid w:val="00724CD5"/>
    <w:rsid w:val="0072567A"/>
    <w:rsid w:val="00725AC2"/>
    <w:rsid w:val="00725D84"/>
    <w:rsid w:val="00725EA3"/>
    <w:rsid w:val="0072614D"/>
    <w:rsid w:val="00727764"/>
    <w:rsid w:val="00732DA4"/>
    <w:rsid w:val="00733263"/>
    <w:rsid w:val="00736DF0"/>
    <w:rsid w:val="0074035C"/>
    <w:rsid w:val="00741F28"/>
    <w:rsid w:val="00743436"/>
    <w:rsid w:val="0074518A"/>
    <w:rsid w:val="00745AF4"/>
    <w:rsid w:val="00745F86"/>
    <w:rsid w:val="00747963"/>
    <w:rsid w:val="00747B7B"/>
    <w:rsid w:val="00752647"/>
    <w:rsid w:val="00752860"/>
    <w:rsid w:val="00765D65"/>
    <w:rsid w:val="00766A0C"/>
    <w:rsid w:val="00770F9D"/>
    <w:rsid w:val="0077353F"/>
    <w:rsid w:val="00773982"/>
    <w:rsid w:val="00774F33"/>
    <w:rsid w:val="007776CB"/>
    <w:rsid w:val="00783AA3"/>
    <w:rsid w:val="007843D1"/>
    <w:rsid w:val="00784AD2"/>
    <w:rsid w:val="00792D87"/>
    <w:rsid w:val="007938BA"/>
    <w:rsid w:val="0079757F"/>
    <w:rsid w:val="007A0071"/>
    <w:rsid w:val="007A0932"/>
    <w:rsid w:val="007A0B34"/>
    <w:rsid w:val="007A0E51"/>
    <w:rsid w:val="007A0EF4"/>
    <w:rsid w:val="007A5BBA"/>
    <w:rsid w:val="007B1805"/>
    <w:rsid w:val="007B2664"/>
    <w:rsid w:val="007B3735"/>
    <w:rsid w:val="007B7A4A"/>
    <w:rsid w:val="007C1D12"/>
    <w:rsid w:val="007C437A"/>
    <w:rsid w:val="007C5AC4"/>
    <w:rsid w:val="007C6041"/>
    <w:rsid w:val="007C61CD"/>
    <w:rsid w:val="007D075F"/>
    <w:rsid w:val="007D0D3B"/>
    <w:rsid w:val="007D1E32"/>
    <w:rsid w:val="007D30A4"/>
    <w:rsid w:val="007D41A1"/>
    <w:rsid w:val="007D4B4B"/>
    <w:rsid w:val="007D4E17"/>
    <w:rsid w:val="007D69D8"/>
    <w:rsid w:val="007D7578"/>
    <w:rsid w:val="007D784E"/>
    <w:rsid w:val="007E0A0A"/>
    <w:rsid w:val="007E64ED"/>
    <w:rsid w:val="007E76C0"/>
    <w:rsid w:val="007E7D0A"/>
    <w:rsid w:val="007F1E08"/>
    <w:rsid w:val="0080158F"/>
    <w:rsid w:val="008030DF"/>
    <w:rsid w:val="00803E2B"/>
    <w:rsid w:val="0080466C"/>
    <w:rsid w:val="00804910"/>
    <w:rsid w:val="00805C6B"/>
    <w:rsid w:val="00805DF1"/>
    <w:rsid w:val="0080662F"/>
    <w:rsid w:val="00807A3E"/>
    <w:rsid w:val="00817BCA"/>
    <w:rsid w:val="008211BE"/>
    <w:rsid w:val="00825C6F"/>
    <w:rsid w:val="00830C1A"/>
    <w:rsid w:val="00833029"/>
    <w:rsid w:val="00833F14"/>
    <w:rsid w:val="00834EA5"/>
    <w:rsid w:val="0083564B"/>
    <w:rsid w:val="00835835"/>
    <w:rsid w:val="008362F0"/>
    <w:rsid w:val="0083672F"/>
    <w:rsid w:val="0083784D"/>
    <w:rsid w:val="0084003C"/>
    <w:rsid w:val="0085122F"/>
    <w:rsid w:val="008542B7"/>
    <w:rsid w:val="00860214"/>
    <w:rsid w:val="00860B54"/>
    <w:rsid w:val="00862E4D"/>
    <w:rsid w:val="00863218"/>
    <w:rsid w:val="00863F70"/>
    <w:rsid w:val="0086556A"/>
    <w:rsid w:val="0087002D"/>
    <w:rsid w:val="008706E0"/>
    <w:rsid w:val="00870DCB"/>
    <w:rsid w:val="008754EA"/>
    <w:rsid w:val="00881453"/>
    <w:rsid w:val="00882698"/>
    <w:rsid w:val="00882B73"/>
    <w:rsid w:val="00883190"/>
    <w:rsid w:val="008833B3"/>
    <w:rsid w:val="0088440D"/>
    <w:rsid w:val="008852B8"/>
    <w:rsid w:val="0089035B"/>
    <w:rsid w:val="00890740"/>
    <w:rsid w:val="00897810"/>
    <w:rsid w:val="00897AB2"/>
    <w:rsid w:val="008A1107"/>
    <w:rsid w:val="008A1F96"/>
    <w:rsid w:val="008A359E"/>
    <w:rsid w:val="008A6401"/>
    <w:rsid w:val="008A6488"/>
    <w:rsid w:val="008A6CE7"/>
    <w:rsid w:val="008B1BC4"/>
    <w:rsid w:val="008B7AAC"/>
    <w:rsid w:val="008C1CCA"/>
    <w:rsid w:val="008C2709"/>
    <w:rsid w:val="008C57BC"/>
    <w:rsid w:val="008D00B2"/>
    <w:rsid w:val="008E17B4"/>
    <w:rsid w:val="008E3834"/>
    <w:rsid w:val="008E45E0"/>
    <w:rsid w:val="008E4BF0"/>
    <w:rsid w:val="008E5C88"/>
    <w:rsid w:val="008E5F07"/>
    <w:rsid w:val="008F1E52"/>
    <w:rsid w:val="008F3623"/>
    <w:rsid w:val="008F3F58"/>
    <w:rsid w:val="008F5BD3"/>
    <w:rsid w:val="008F7240"/>
    <w:rsid w:val="00900BAB"/>
    <w:rsid w:val="00900C8A"/>
    <w:rsid w:val="0090325B"/>
    <w:rsid w:val="00904AF3"/>
    <w:rsid w:val="00905C28"/>
    <w:rsid w:val="00906D2A"/>
    <w:rsid w:val="00907944"/>
    <w:rsid w:val="0091268D"/>
    <w:rsid w:val="00912BCC"/>
    <w:rsid w:val="00913680"/>
    <w:rsid w:val="00914B9D"/>
    <w:rsid w:val="00915AFD"/>
    <w:rsid w:val="00915B3A"/>
    <w:rsid w:val="009230DE"/>
    <w:rsid w:val="0092338D"/>
    <w:rsid w:val="00924FE7"/>
    <w:rsid w:val="00925889"/>
    <w:rsid w:val="009300B6"/>
    <w:rsid w:val="009304A6"/>
    <w:rsid w:val="0093296D"/>
    <w:rsid w:val="00934630"/>
    <w:rsid w:val="00935701"/>
    <w:rsid w:val="00936A60"/>
    <w:rsid w:val="00937092"/>
    <w:rsid w:val="00937D97"/>
    <w:rsid w:val="00943D75"/>
    <w:rsid w:val="00943F21"/>
    <w:rsid w:val="00944CDF"/>
    <w:rsid w:val="00947BFF"/>
    <w:rsid w:val="00952411"/>
    <w:rsid w:val="00953072"/>
    <w:rsid w:val="009564AC"/>
    <w:rsid w:val="0095760F"/>
    <w:rsid w:val="00957686"/>
    <w:rsid w:val="00960BA6"/>
    <w:rsid w:val="0096226B"/>
    <w:rsid w:val="00964E49"/>
    <w:rsid w:val="00965FAA"/>
    <w:rsid w:val="00966026"/>
    <w:rsid w:val="009732EE"/>
    <w:rsid w:val="00974865"/>
    <w:rsid w:val="0097606E"/>
    <w:rsid w:val="00977D66"/>
    <w:rsid w:val="009814BB"/>
    <w:rsid w:val="0098222C"/>
    <w:rsid w:val="009824AD"/>
    <w:rsid w:val="00983480"/>
    <w:rsid w:val="00983F9B"/>
    <w:rsid w:val="00985386"/>
    <w:rsid w:val="009854FD"/>
    <w:rsid w:val="00990A90"/>
    <w:rsid w:val="00991C57"/>
    <w:rsid w:val="009940BE"/>
    <w:rsid w:val="009946FB"/>
    <w:rsid w:val="00995831"/>
    <w:rsid w:val="009972CC"/>
    <w:rsid w:val="009A2092"/>
    <w:rsid w:val="009A5E99"/>
    <w:rsid w:val="009A67DE"/>
    <w:rsid w:val="009A73CA"/>
    <w:rsid w:val="009A7725"/>
    <w:rsid w:val="009B2D7C"/>
    <w:rsid w:val="009B5ADF"/>
    <w:rsid w:val="009C096F"/>
    <w:rsid w:val="009C1516"/>
    <w:rsid w:val="009C1A6D"/>
    <w:rsid w:val="009C261B"/>
    <w:rsid w:val="009C4444"/>
    <w:rsid w:val="009C5B97"/>
    <w:rsid w:val="009D182D"/>
    <w:rsid w:val="009D2FFA"/>
    <w:rsid w:val="009D3597"/>
    <w:rsid w:val="009D41F3"/>
    <w:rsid w:val="009D5821"/>
    <w:rsid w:val="009D63F0"/>
    <w:rsid w:val="009D75C8"/>
    <w:rsid w:val="009D7F8E"/>
    <w:rsid w:val="009E3561"/>
    <w:rsid w:val="009E7ADA"/>
    <w:rsid w:val="009F19C2"/>
    <w:rsid w:val="009F2A2F"/>
    <w:rsid w:val="009F79AA"/>
    <w:rsid w:val="00A008F7"/>
    <w:rsid w:val="00A00963"/>
    <w:rsid w:val="00A01FAD"/>
    <w:rsid w:val="00A025BD"/>
    <w:rsid w:val="00A0616F"/>
    <w:rsid w:val="00A06D4C"/>
    <w:rsid w:val="00A12510"/>
    <w:rsid w:val="00A15169"/>
    <w:rsid w:val="00A17DFF"/>
    <w:rsid w:val="00A17E5A"/>
    <w:rsid w:val="00A24663"/>
    <w:rsid w:val="00A26F11"/>
    <w:rsid w:val="00A309A4"/>
    <w:rsid w:val="00A34795"/>
    <w:rsid w:val="00A3493C"/>
    <w:rsid w:val="00A357FE"/>
    <w:rsid w:val="00A36B84"/>
    <w:rsid w:val="00A37563"/>
    <w:rsid w:val="00A37827"/>
    <w:rsid w:val="00A40688"/>
    <w:rsid w:val="00A40FD7"/>
    <w:rsid w:val="00A4221D"/>
    <w:rsid w:val="00A43C46"/>
    <w:rsid w:val="00A43D2B"/>
    <w:rsid w:val="00A440D0"/>
    <w:rsid w:val="00A451DF"/>
    <w:rsid w:val="00A46D19"/>
    <w:rsid w:val="00A5016A"/>
    <w:rsid w:val="00A516F0"/>
    <w:rsid w:val="00A51AA2"/>
    <w:rsid w:val="00A531CB"/>
    <w:rsid w:val="00A55948"/>
    <w:rsid w:val="00A62CFE"/>
    <w:rsid w:val="00A66005"/>
    <w:rsid w:val="00A66806"/>
    <w:rsid w:val="00A67223"/>
    <w:rsid w:val="00A7011E"/>
    <w:rsid w:val="00A70873"/>
    <w:rsid w:val="00A708EC"/>
    <w:rsid w:val="00A728E6"/>
    <w:rsid w:val="00A74C42"/>
    <w:rsid w:val="00A768EF"/>
    <w:rsid w:val="00A76EAE"/>
    <w:rsid w:val="00A83578"/>
    <w:rsid w:val="00A83B49"/>
    <w:rsid w:val="00A84632"/>
    <w:rsid w:val="00A867C0"/>
    <w:rsid w:val="00A87845"/>
    <w:rsid w:val="00A87C2C"/>
    <w:rsid w:val="00A911BE"/>
    <w:rsid w:val="00A938B2"/>
    <w:rsid w:val="00A94972"/>
    <w:rsid w:val="00A97496"/>
    <w:rsid w:val="00AA09A4"/>
    <w:rsid w:val="00AA2510"/>
    <w:rsid w:val="00AB02F6"/>
    <w:rsid w:val="00AB2243"/>
    <w:rsid w:val="00AB55B3"/>
    <w:rsid w:val="00AC069B"/>
    <w:rsid w:val="00AC2E6D"/>
    <w:rsid w:val="00AC4940"/>
    <w:rsid w:val="00AC50C0"/>
    <w:rsid w:val="00AC57DD"/>
    <w:rsid w:val="00AC7276"/>
    <w:rsid w:val="00AD0ADB"/>
    <w:rsid w:val="00AD2F22"/>
    <w:rsid w:val="00AD2F7B"/>
    <w:rsid w:val="00AD4CD1"/>
    <w:rsid w:val="00AD6A79"/>
    <w:rsid w:val="00AD6FFE"/>
    <w:rsid w:val="00AD70C6"/>
    <w:rsid w:val="00AD721A"/>
    <w:rsid w:val="00AD7B79"/>
    <w:rsid w:val="00AE03D5"/>
    <w:rsid w:val="00AE0551"/>
    <w:rsid w:val="00AE0A35"/>
    <w:rsid w:val="00AE2B8F"/>
    <w:rsid w:val="00AE2C19"/>
    <w:rsid w:val="00AE58D1"/>
    <w:rsid w:val="00AE73D8"/>
    <w:rsid w:val="00AF1433"/>
    <w:rsid w:val="00AF2EC4"/>
    <w:rsid w:val="00AF3FE7"/>
    <w:rsid w:val="00AF7CAA"/>
    <w:rsid w:val="00B001BB"/>
    <w:rsid w:val="00B01C19"/>
    <w:rsid w:val="00B01D9E"/>
    <w:rsid w:val="00B05CB9"/>
    <w:rsid w:val="00B07984"/>
    <w:rsid w:val="00B11BF7"/>
    <w:rsid w:val="00B11EF1"/>
    <w:rsid w:val="00B12EC1"/>
    <w:rsid w:val="00B16E7C"/>
    <w:rsid w:val="00B1735D"/>
    <w:rsid w:val="00B17B8A"/>
    <w:rsid w:val="00B21279"/>
    <w:rsid w:val="00B2140E"/>
    <w:rsid w:val="00B22614"/>
    <w:rsid w:val="00B22E85"/>
    <w:rsid w:val="00B25170"/>
    <w:rsid w:val="00B307BE"/>
    <w:rsid w:val="00B30A20"/>
    <w:rsid w:val="00B34D15"/>
    <w:rsid w:val="00B34E77"/>
    <w:rsid w:val="00B359C9"/>
    <w:rsid w:val="00B35A01"/>
    <w:rsid w:val="00B35E64"/>
    <w:rsid w:val="00B3767E"/>
    <w:rsid w:val="00B37963"/>
    <w:rsid w:val="00B400C3"/>
    <w:rsid w:val="00B40A17"/>
    <w:rsid w:val="00B41CA4"/>
    <w:rsid w:val="00B427B1"/>
    <w:rsid w:val="00B4379D"/>
    <w:rsid w:val="00B437A4"/>
    <w:rsid w:val="00B43E85"/>
    <w:rsid w:val="00B44442"/>
    <w:rsid w:val="00B44471"/>
    <w:rsid w:val="00B44867"/>
    <w:rsid w:val="00B45CE3"/>
    <w:rsid w:val="00B46B57"/>
    <w:rsid w:val="00B47E57"/>
    <w:rsid w:val="00B50A23"/>
    <w:rsid w:val="00B51491"/>
    <w:rsid w:val="00B51C3F"/>
    <w:rsid w:val="00B52D1B"/>
    <w:rsid w:val="00B53663"/>
    <w:rsid w:val="00B55BCA"/>
    <w:rsid w:val="00B56430"/>
    <w:rsid w:val="00B56948"/>
    <w:rsid w:val="00B5754F"/>
    <w:rsid w:val="00B6139A"/>
    <w:rsid w:val="00B61700"/>
    <w:rsid w:val="00B63D67"/>
    <w:rsid w:val="00B64BAF"/>
    <w:rsid w:val="00B66461"/>
    <w:rsid w:val="00B67915"/>
    <w:rsid w:val="00B70897"/>
    <w:rsid w:val="00B734D3"/>
    <w:rsid w:val="00B74CBB"/>
    <w:rsid w:val="00B7596F"/>
    <w:rsid w:val="00B7667C"/>
    <w:rsid w:val="00B8247D"/>
    <w:rsid w:val="00B827FE"/>
    <w:rsid w:val="00B832E8"/>
    <w:rsid w:val="00B849A3"/>
    <w:rsid w:val="00B87A50"/>
    <w:rsid w:val="00B91200"/>
    <w:rsid w:val="00B92220"/>
    <w:rsid w:val="00B95361"/>
    <w:rsid w:val="00B9593F"/>
    <w:rsid w:val="00B9612C"/>
    <w:rsid w:val="00B96316"/>
    <w:rsid w:val="00B964BD"/>
    <w:rsid w:val="00B967E3"/>
    <w:rsid w:val="00BA026A"/>
    <w:rsid w:val="00BA2E6A"/>
    <w:rsid w:val="00BA3283"/>
    <w:rsid w:val="00BA3828"/>
    <w:rsid w:val="00BA63E4"/>
    <w:rsid w:val="00BA66EC"/>
    <w:rsid w:val="00BB329A"/>
    <w:rsid w:val="00BB3B34"/>
    <w:rsid w:val="00BB7AB5"/>
    <w:rsid w:val="00BC086B"/>
    <w:rsid w:val="00BC2A28"/>
    <w:rsid w:val="00BC3D06"/>
    <w:rsid w:val="00BC4BBB"/>
    <w:rsid w:val="00BC5C24"/>
    <w:rsid w:val="00BD202F"/>
    <w:rsid w:val="00BD2C86"/>
    <w:rsid w:val="00BD52CD"/>
    <w:rsid w:val="00BD61A6"/>
    <w:rsid w:val="00BD621B"/>
    <w:rsid w:val="00BD6305"/>
    <w:rsid w:val="00BD73B3"/>
    <w:rsid w:val="00BD746C"/>
    <w:rsid w:val="00BD79EF"/>
    <w:rsid w:val="00BE04C2"/>
    <w:rsid w:val="00BE0793"/>
    <w:rsid w:val="00BE6686"/>
    <w:rsid w:val="00BE6883"/>
    <w:rsid w:val="00BE77C2"/>
    <w:rsid w:val="00BF0C35"/>
    <w:rsid w:val="00BF0ED0"/>
    <w:rsid w:val="00BF1ECB"/>
    <w:rsid w:val="00BF2076"/>
    <w:rsid w:val="00BF3C70"/>
    <w:rsid w:val="00BF5AB9"/>
    <w:rsid w:val="00BF73B1"/>
    <w:rsid w:val="00C03948"/>
    <w:rsid w:val="00C04C33"/>
    <w:rsid w:val="00C07A15"/>
    <w:rsid w:val="00C11EF2"/>
    <w:rsid w:val="00C12299"/>
    <w:rsid w:val="00C13D88"/>
    <w:rsid w:val="00C16C06"/>
    <w:rsid w:val="00C2080C"/>
    <w:rsid w:val="00C209FE"/>
    <w:rsid w:val="00C21DB0"/>
    <w:rsid w:val="00C21E49"/>
    <w:rsid w:val="00C24A48"/>
    <w:rsid w:val="00C261F8"/>
    <w:rsid w:val="00C26758"/>
    <w:rsid w:val="00C27D4A"/>
    <w:rsid w:val="00C304C7"/>
    <w:rsid w:val="00C30769"/>
    <w:rsid w:val="00C31E28"/>
    <w:rsid w:val="00C3262D"/>
    <w:rsid w:val="00C32ADD"/>
    <w:rsid w:val="00C362C5"/>
    <w:rsid w:val="00C36A2F"/>
    <w:rsid w:val="00C4278F"/>
    <w:rsid w:val="00C43BD9"/>
    <w:rsid w:val="00C45B55"/>
    <w:rsid w:val="00C45C9D"/>
    <w:rsid w:val="00C46A73"/>
    <w:rsid w:val="00C47018"/>
    <w:rsid w:val="00C47381"/>
    <w:rsid w:val="00C47E0F"/>
    <w:rsid w:val="00C514A9"/>
    <w:rsid w:val="00C51F09"/>
    <w:rsid w:val="00C52DE9"/>
    <w:rsid w:val="00C5542B"/>
    <w:rsid w:val="00C57F79"/>
    <w:rsid w:val="00C61D32"/>
    <w:rsid w:val="00C621A9"/>
    <w:rsid w:val="00C6284D"/>
    <w:rsid w:val="00C63733"/>
    <w:rsid w:val="00C6459A"/>
    <w:rsid w:val="00C64909"/>
    <w:rsid w:val="00C66F72"/>
    <w:rsid w:val="00C67C3E"/>
    <w:rsid w:val="00C71B81"/>
    <w:rsid w:val="00C75BE3"/>
    <w:rsid w:val="00C76B94"/>
    <w:rsid w:val="00C83F83"/>
    <w:rsid w:val="00C86DBE"/>
    <w:rsid w:val="00C87BEA"/>
    <w:rsid w:val="00C907A8"/>
    <w:rsid w:val="00C91523"/>
    <w:rsid w:val="00C928AB"/>
    <w:rsid w:val="00C97610"/>
    <w:rsid w:val="00CA3393"/>
    <w:rsid w:val="00CA7DF5"/>
    <w:rsid w:val="00CB1E29"/>
    <w:rsid w:val="00CB26AB"/>
    <w:rsid w:val="00CC0516"/>
    <w:rsid w:val="00CC0FEC"/>
    <w:rsid w:val="00CC42BC"/>
    <w:rsid w:val="00CC430C"/>
    <w:rsid w:val="00CC721C"/>
    <w:rsid w:val="00CC7259"/>
    <w:rsid w:val="00CC74C2"/>
    <w:rsid w:val="00CD2812"/>
    <w:rsid w:val="00CD3788"/>
    <w:rsid w:val="00CD4FE1"/>
    <w:rsid w:val="00CD5F56"/>
    <w:rsid w:val="00CD7228"/>
    <w:rsid w:val="00CE0118"/>
    <w:rsid w:val="00CE30A8"/>
    <w:rsid w:val="00CE53C0"/>
    <w:rsid w:val="00CE62A0"/>
    <w:rsid w:val="00CE6B94"/>
    <w:rsid w:val="00CE7ED8"/>
    <w:rsid w:val="00CF01B3"/>
    <w:rsid w:val="00CF1C7A"/>
    <w:rsid w:val="00CF3BC0"/>
    <w:rsid w:val="00CF5D38"/>
    <w:rsid w:val="00D007E8"/>
    <w:rsid w:val="00D02205"/>
    <w:rsid w:val="00D0268F"/>
    <w:rsid w:val="00D0466E"/>
    <w:rsid w:val="00D0639C"/>
    <w:rsid w:val="00D10DA5"/>
    <w:rsid w:val="00D114DD"/>
    <w:rsid w:val="00D143DB"/>
    <w:rsid w:val="00D15B2C"/>
    <w:rsid w:val="00D16846"/>
    <w:rsid w:val="00D16ED0"/>
    <w:rsid w:val="00D17256"/>
    <w:rsid w:val="00D2029D"/>
    <w:rsid w:val="00D206F5"/>
    <w:rsid w:val="00D20FA9"/>
    <w:rsid w:val="00D23577"/>
    <w:rsid w:val="00D2561F"/>
    <w:rsid w:val="00D26927"/>
    <w:rsid w:val="00D26A17"/>
    <w:rsid w:val="00D3005F"/>
    <w:rsid w:val="00D32387"/>
    <w:rsid w:val="00D36F5F"/>
    <w:rsid w:val="00D42943"/>
    <w:rsid w:val="00D448A5"/>
    <w:rsid w:val="00D454BF"/>
    <w:rsid w:val="00D46826"/>
    <w:rsid w:val="00D46CC2"/>
    <w:rsid w:val="00D47049"/>
    <w:rsid w:val="00D47AF2"/>
    <w:rsid w:val="00D50F7A"/>
    <w:rsid w:val="00D5164C"/>
    <w:rsid w:val="00D523FE"/>
    <w:rsid w:val="00D52E8D"/>
    <w:rsid w:val="00D52FC2"/>
    <w:rsid w:val="00D5486E"/>
    <w:rsid w:val="00D54BF5"/>
    <w:rsid w:val="00D57E4A"/>
    <w:rsid w:val="00D60A1F"/>
    <w:rsid w:val="00D6200D"/>
    <w:rsid w:val="00D621DF"/>
    <w:rsid w:val="00D64278"/>
    <w:rsid w:val="00D651A7"/>
    <w:rsid w:val="00D70B5D"/>
    <w:rsid w:val="00D71664"/>
    <w:rsid w:val="00D72AC0"/>
    <w:rsid w:val="00D7385F"/>
    <w:rsid w:val="00D74CAF"/>
    <w:rsid w:val="00D758B6"/>
    <w:rsid w:val="00D76FF4"/>
    <w:rsid w:val="00D770BE"/>
    <w:rsid w:val="00D81005"/>
    <w:rsid w:val="00D83AC5"/>
    <w:rsid w:val="00D86CC2"/>
    <w:rsid w:val="00D92437"/>
    <w:rsid w:val="00D966BC"/>
    <w:rsid w:val="00D97343"/>
    <w:rsid w:val="00D97670"/>
    <w:rsid w:val="00D9796F"/>
    <w:rsid w:val="00DA1511"/>
    <w:rsid w:val="00DA23A3"/>
    <w:rsid w:val="00DA3D9A"/>
    <w:rsid w:val="00DA4920"/>
    <w:rsid w:val="00DA634B"/>
    <w:rsid w:val="00DA6F65"/>
    <w:rsid w:val="00DB185F"/>
    <w:rsid w:val="00DB2BB8"/>
    <w:rsid w:val="00DB3548"/>
    <w:rsid w:val="00DB4763"/>
    <w:rsid w:val="00DB6A50"/>
    <w:rsid w:val="00DC1017"/>
    <w:rsid w:val="00DC1119"/>
    <w:rsid w:val="00DC303D"/>
    <w:rsid w:val="00DC3FF9"/>
    <w:rsid w:val="00DC4713"/>
    <w:rsid w:val="00DC4FBF"/>
    <w:rsid w:val="00DC6324"/>
    <w:rsid w:val="00DD01C7"/>
    <w:rsid w:val="00DD39AE"/>
    <w:rsid w:val="00DD65AA"/>
    <w:rsid w:val="00DD6F1F"/>
    <w:rsid w:val="00DD75CE"/>
    <w:rsid w:val="00DE1036"/>
    <w:rsid w:val="00DE1655"/>
    <w:rsid w:val="00DE1B67"/>
    <w:rsid w:val="00DE27EC"/>
    <w:rsid w:val="00DE2CDB"/>
    <w:rsid w:val="00DE3357"/>
    <w:rsid w:val="00DE3F01"/>
    <w:rsid w:val="00DE44D3"/>
    <w:rsid w:val="00DE4E1C"/>
    <w:rsid w:val="00DE6220"/>
    <w:rsid w:val="00DE6402"/>
    <w:rsid w:val="00DF17A5"/>
    <w:rsid w:val="00DF24F8"/>
    <w:rsid w:val="00DF2693"/>
    <w:rsid w:val="00DF2E6B"/>
    <w:rsid w:val="00DF3BEC"/>
    <w:rsid w:val="00DF40D9"/>
    <w:rsid w:val="00DF47C8"/>
    <w:rsid w:val="00DF645F"/>
    <w:rsid w:val="00DF7AED"/>
    <w:rsid w:val="00E00D2B"/>
    <w:rsid w:val="00E02161"/>
    <w:rsid w:val="00E02D0E"/>
    <w:rsid w:val="00E13FD2"/>
    <w:rsid w:val="00E165D2"/>
    <w:rsid w:val="00E176C0"/>
    <w:rsid w:val="00E20C85"/>
    <w:rsid w:val="00E21AD2"/>
    <w:rsid w:val="00E22AD3"/>
    <w:rsid w:val="00E24064"/>
    <w:rsid w:val="00E2450D"/>
    <w:rsid w:val="00E24837"/>
    <w:rsid w:val="00E30346"/>
    <w:rsid w:val="00E30937"/>
    <w:rsid w:val="00E32F34"/>
    <w:rsid w:val="00E336D0"/>
    <w:rsid w:val="00E34725"/>
    <w:rsid w:val="00E3655F"/>
    <w:rsid w:val="00E4176C"/>
    <w:rsid w:val="00E430D6"/>
    <w:rsid w:val="00E43538"/>
    <w:rsid w:val="00E44A97"/>
    <w:rsid w:val="00E44D60"/>
    <w:rsid w:val="00E44F6D"/>
    <w:rsid w:val="00E46E02"/>
    <w:rsid w:val="00E60509"/>
    <w:rsid w:val="00E6096A"/>
    <w:rsid w:val="00E61559"/>
    <w:rsid w:val="00E61C67"/>
    <w:rsid w:val="00E6654A"/>
    <w:rsid w:val="00E7027A"/>
    <w:rsid w:val="00E713ED"/>
    <w:rsid w:val="00E715BE"/>
    <w:rsid w:val="00E71B1F"/>
    <w:rsid w:val="00E72410"/>
    <w:rsid w:val="00E73928"/>
    <w:rsid w:val="00E75199"/>
    <w:rsid w:val="00E762DF"/>
    <w:rsid w:val="00E80BBA"/>
    <w:rsid w:val="00E814B3"/>
    <w:rsid w:val="00E83D31"/>
    <w:rsid w:val="00E847B5"/>
    <w:rsid w:val="00E84F73"/>
    <w:rsid w:val="00E85217"/>
    <w:rsid w:val="00E852B9"/>
    <w:rsid w:val="00E85C84"/>
    <w:rsid w:val="00E86487"/>
    <w:rsid w:val="00E908AB"/>
    <w:rsid w:val="00E93BAC"/>
    <w:rsid w:val="00E9747D"/>
    <w:rsid w:val="00E97618"/>
    <w:rsid w:val="00EA3401"/>
    <w:rsid w:val="00EA4C32"/>
    <w:rsid w:val="00EA6F12"/>
    <w:rsid w:val="00EA7F1C"/>
    <w:rsid w:val="00EB11F1"/>
    <w:rsid w:val="00EB3650"/>
    <w:rsid w:val="00EB42AE"/>
    <w:rsid w:val="00EB6FB5"/>
    <w:rsid w:val="00EC0188"/>
    <w:rsid w:val="00EC0935"/>
    <w:rsid w:val="00EC0CDA"/>
    <w:rsid w:val="00ED06F1"/>
    <w:rsid w:val="00ED2072"/>
    <w:rsid w:val="00ED2134"/>
    <w:rsid w:val="00EE1399"/>
    <w:rsid w:val="00EE175E"/>
    <w:rsid w:val="00EE24A2"/>
    <w:rsid w:val="00EE2DD4"/>
    <w:rsid w:val="00EE3C9F"/>
    <w:rsid w:val="00EE3EF9"/>
    <w:rsid w:val="00EE5351"/>
    <w:rsid w:val="00EE6A08"/>
    <w:rsid w:val="00EF1B4B"/>
    <w:rsid w:val="00EF2E96"/>
    <w:rsid w:val="00EF330C"/>
    <w:rsid w:val="00EF6D7B"/>
    <w:rsid w:val="00EF7645"/>
    <w:rsid w:val="00F00F6E"/>
    <w:rsid w:val="00F02080"/>
    <w:rsid w:val="00F02459"/>
    <w:rsid w:val="00F05461"/>
    <w:rsid w:val="00F05472"/>
    <w:rsid w:val="00F0700C"/>
    <w:rsid w:val="00F11A13"/>
    <w:rsid w:val="00F14388"/>
    <w:rsid w:val="00F148AD"/>
    <w:rsid w:val="00F150E6"/>
    <w:rsid w:val="00F163F4"/>
    <w:rsid w:val="00F17DD1"/>
    <w:rsid w:val="00F2032B"/>
    <w:rsid w:val="00F20CBC"/>
    <w:rsid w:val="00F21DF2"/>
    <w:rsid w:val="00F24850"/>
    <w:rsid w:val="00F25194"/>
    <w:rsid w:val="00F304EE"/>
    <w:rsid w:val="00F33572"/>
    <w:rsid w:val="00F35428"/>
    <w:rsid w:val="00F35BC0"/>
    <w:rsid w:val="00F419AB"/>
    <w:rsid w:val="00F45509"/>
    <w:rsid w:val="00F4578C"/>
    <w:rsid w:val="00F47638"/>
    <w:rsid w:val="00F479B2"/>
    <w:rsid w:val="00F56170"/>
    <w:rsid w:val="00F572C3"/>
    <w:rsid w:val="00F622D8"/>
    <w:rsid w:val="00F630AC"/>
    <w:rsid w:val="00F636CA"/>
    <w:rsid w:val="00F6380F"/>
    <w:rsid w:val="00F64405"/>
    <w:rsid w:val="00F65BD6"/>
    <w:rsid w:val="00F65D6B"/>
    <w:rsid w:val="00F66CEC"/>
    <w:rsid w:val="00F701F6"/>
    <w:rsid w:val="00F707EB"/>
    <w:rsid w:val="00F70DD1"/>
    <w:rsid w:val="00F71238"/>
    <w:rsid w:val="00F732CE"/>
    <w:rsid w:val="00F73465"/>
    <w:rsid w:val="00F73660"/>
    <w:rsid w:val="00F7515C"/>
    <w:rsid w:val="00F7581A"/>
    <w:rsid w:val="00F76CA7"/>
    <w:rsid w:val="00F813C8"/>
    <w:rsid w:val="00F85D59"/>
    <w:rsid w:val="00F91D42"/>
    <w:rsid w:val="00F9296B"/>
    <w:rsid w:val="00F941D4"/>
    <w:rsid w:val="00FA052A"/>
    <w:rsid w:val="00FA4DD8"/>
    <w:rsid w:val="00FA53E4"/>
    <w:rsid w:val="00FA6678"/>
    <w:rsid w:val="00FB0C2C"/>
    <w:rsid w:val="00FB2824"/>
    <w:rsid w:val="00FB31C3"/>
    <w:rsid w:val="00FB620E"/>
    <w:rsid w:val="00FB6B81"/>
    <w:rsid w:val="00FC110A"/>
    <w:rsid w:val="00FC1C0A"/>
    <w:rsid w:val="00FC3700"/>
    <w:rsid w:val="00FC61C6"/>
    <w:rsid w:val="00FC6CCC"/>
    <w:rsid w:val="00FC7B7A"/>
    <w:rsid w:val="00FD00B9"/>
    <w:rsid w:val="00FD1DF3"/>
    <w:rsid w:val="00FD25EA"/>
    <w:rsid w:val="00FD4109"/>
    <w:rsid w:val="00FD47FA"/>
    <w:rsid w:val="00FE0C03"/>
    <w:rsid w:val="00FE10BB"/>
    <w:rsid w:val="00FE27EB"/>
    <w:rsid w:val="00FE325D"/>
    <w:rsid w:val="00FE52CB"/>
    <w:rsid w:val="00FE7602"/>
    <w:rsid w:val="00FF0413"/>
    <w:rsid w:val="00FF217B"/>
    <w:rsid w:val="00FF3359"/>
    <w:rsid w:val="00FF3387"/>
    <w:rsid w:val="00FF4C82"/>
    <w:rsid w:val="00FF4D89"/>
    <w:rsid w:val="00FF52E4"/>
    <w:rsid w:val="00FF5B3F"/>
    <w:rsid w:val="00FF75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9B3E7"/>
  <w15:docId w15:val="{62AE8F56-3CCC-4612-B137-0B23C8028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ExtraLight" w:eastAsia="Nunito ExtraLight" w:hAnsi="Nunito ExtraLight" w:cs="Nunito ExtraLight"/>
        <w:sz w:val="22"/>
        <w:szCs w:val="22"/>
        <w:lang w:val="en-GB"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D025D"/>
    <w:rPr>
      <w:rFonts w:asciiTheme="minorHAnsi" w:hAnsiTheme="minorHAnsi"/>
      <w:lang w:val="en-US"/>
    </w:rPr>
  </w:style>
  <w:style w:type="paragraph" w:styleId="Titre1">
    <w:name w:val="heading 1"/>
    <w:basedOn w:val="Normal"/>
    <w:next w:val="Normal"/>
    <w:link w:val="Titre1Car"/>
    <w:autoRedefine/>
    <w:uiPriority w:val="9"/>
    <w:qFormat/>
    <w:rsid w:val="00953072"/>
    <w:pPr>
      <w:keepNext/>
      <w:keepLines/>
      <w:numPr>
        <w:numId w:val="16"/>
      </w:numPr>
      <w:spacing w:before="240" w:after="0"/>
      <w:outlineLvl w:val="0"/>
    </w:pPr>
    <w:rPr>
      <w:rFonts w:ascii="Nunito Sans" w:eastAsiaTheme="majorEastAsia" w:hAnsi="Nunito Sans" w:cstheme="majorBidi"/>
      <w:color w:val="000000" w:themeColor="text1"/>
      <w:sz w:val="40"/>
      <w:szCs w:val="32"/>
    </w:rPr>
  </w:style>
  <w:style w:type="paragraph" w:styleId="Titre2">
    <w:name w:val="heading 2"/>
    <w:basedOn w:val="Normal"/>
    <w:next w:val="Normal"/>
    <w:link w:val="Titre2Car"/>
    <w:autoRedefine/>
    <w:uiPriority w:val="9"/>
    <w:unhideWhenUsed/>
    <w:qFormat/>
    <w:rsid w:val="00953072"/>
    <w:pPr>
      <w:keepNext/>
      <w:keepLines/>
      <w:numPr>
        <w:ilvl w:val="1"/>
        <w:numId w:val="16"/>
      </w:numPr>
      <w:spacing w:before="40" w:after="0"/>
      <w:outlineLvl w:val="1"/>
    </w:pPr>
    <w:rPr>
      <w:rFonts w:ascii="Nunito Sans Light" w:eastAsiaTheme="majorEastAsia" w:hAnsi="Nunito Sans Light" w:cstheme="majorBidi"/>
      <w:sz w:val="32"/>
      <w:szCs w:val="26"/>
    </w:rPr>
  </w:style>
  <w:style w:type="paragraph" w:styleId="Titre3">
    <w:name w:val="heading 3"/>
    <w:basedOn w:val="Normal"/>
    <w:next w:val="Normal"/>
    <w:link w:val="Titre3Car"/>
    <w:uiPriority w:val="9"/>
    <w:unhideWhenUsed/>
    <w:qFormat/>
    <w:rsid w:val="00414962"/>
    <w:pPr>
      <w:keepNext/>
      <w:keepLines/>
      <w:numPr>
        <w:ilvl w:val="2"/>
        <w:numId w:val="16"/>
      </w:numPr>
      <w:spacing w:before="280" w:after="80"/>
      <w:outlineLvl w:val="2"/>
      <w:pPrChange w:id="0" w:author="Arthur Parmentier" w:date="2020-05-14T14:00:00Z">
        <w:pPr>
          <w:keepNext/>
          <w:keepLines/>
          <w:numPr>
            <w:ilvl w:val="2"/>
            <w:numId w:val="16"/>
          </w:numPr>
          <w:spacing w:before="280" w:after="80" w:line="259" w:lineRule="auto"/>
          <w:ind w:left="1440"/>
          <w:outlineLvl w:val="2"/>
        </w:pPr>
      </w:pPrChange>
    </w:pPr>
    <w:rPr>
      <w:rFonts w:ascii="Nunito Sans Light" w:hAnsi="Nunito Sans Light"/>
      <w:sz w:val="28"/>
      <w:szCs w:val="28"/>
      <w:rPrChange w:id="0" w:author="Arthur Parmentier" w:date="2020-05-14T14:00:00Z">
        <w:rPr>
          <w:rFonts w:ascii="Nunito Sans Light" w:eastAsia="Nunito ExtraLight" w:hAnsi="Nunito Sans Light" w:cs="Nunito ExtraLight"/>
          <w:sz w:val="28"/>
          <w:szCs w:val="28"/>
          <w:lang w:val="en-US" w:eastAsia="fr-FR" w:bidi="ar-SA"/>
        </w:rPr>
      </w:rPrChange>
    </w:rPr>
  </w:style>
  <w:style w:type="paragraph" w:styleId="Titre4">
    <w:name w:val="heading 4"/>
    <w:basedOn w:val="Normal"/>
    <w:next w:val="Normal"/>
    <w:autoRedefine/>
    <w:uiPriority w:val="9"/>
    <w:unhideWhenUsed/>
    <w:qFormat/>
    <w:rsid w:val="00E24064"/>
    <w:pPr>
      <w:keepNext/>
      <w:keepLines/>
      <w:numPr>
        <w:ilvl w:val="3"/>
        <w:numId w:val="16"/>
      </w:numPr>
      <w:spacing w:before="240" w:after="40"/>
      <w:outlineLvl w:val="3"/>
    </w:pPr>
    <w:rPr>
      <w:rFonts w:ascii="Nunito Sans Light" w:hAnsi="Nunito Sans Light"/>
      <w:sz w:val="24"/>
      <w:szCs w:val="24"/>
    </w:rPr>
  </w:style>
  <w:style w:type="paragraph" w:styleId="Titre5">
    <w:name w:val="heading 5"/>
    <w:basedOn w:val="Normal"/>
    <w:next w:val="Normal"/>
    <w:autoRedefine/>
    <w:uiPriority w:val="9"/>
    <w:unhideWhenUsed/>
    <w:qFormat/>
    <w:rsid w:val="00D36F5F"/>
    <w:pPr>
      <w:keepNext/>
      <w:keepLines/>
      <w:numPr>
        <w:ilvl w:val="4"/>
        <w:numId w:val="16"/>
      </w:numPr>
      <w:spacing w:before="220" w:after="40"/>
      <w:outlineLvl w:val="4"/>
    </w:pPr>
    <w:rPr>
      <w:rFonts w:ascii="Nunito Sans Light" w:hAnsi="Nunito Sans Light"/>
    </w:rPr>
  </w:style>
  <w:style w:type="paragraph" w:styleId="Titre6">
    <w:name w:val="heading 6"/>
    <w:basedOn w:val="Normal"/>
    <w:next w:val="Normal"/>
    <w:link w:val="Titre6Car"/>
    <w:uiPriority w:val="9"/>
    <w:unhideWhenUsed/>
    <w:qFormat/>
    <w:pPr>
      <w:keepNext/>
      <w:keepLines/>
      <w:numPr>
        <w:ilvl w:val="5"/>
        <w:numId w:val="16"/>
      </w:numPr>
      <w:spacing w:before="200" w:after="40"/>
      <w:outlineLvl w:val="5"/>
    </w:pPr>
    <w:rPr>
      <w:b/>
      <w:sz w:val="20"/>
      <w:szCs w:val="20"/>
    </w:rPr>
  </w:style>
  <w:style w:type="paragraph" w:styleId="Titre7">
    <w:name w:val="heading 7"/>
    <w:basedOn w:val="Normal"/>
    <w:next w:val="Normal"/>
    <w:link w:val="Titre7Car"/>
    <w:uiPriority w:val="9"/>
    <w:semiHidden/>
    <w:unhideWhenUsed/>
    <w:qFormat/>
    <w:rsid w:val="001D7151"/>
    <w:pPr>
      <w:keepNext/>
      <w:keepLines/>
      <w:numPr>
        <w:ilvl w:val="6"/>
        <w:numId w:val="16"/>
      </w:numPr>
      <w:spacing w:before="40" w:after="0"/>
      <w:outlineLvl w:val="6"/>
    </w:pPr>
    <w:rPr>
      <w:rFonts w:asciiTheme="majorHAnsi" w:eastAsiaTheme="majorEastAsia" w:hAnsiTheme="majorHAnsi" w:cstheme="majorBidi"/>
      <w:i/>
      <w:iCs/>
      <w:color w:val="84620E" w:themeColor="accent1" w:themeShade="7F"/>
    </w:rPr>
  </w:style>
  <w:style w:type="paragraph" w:styleId="Titre8">
    <w:name w:val="heading 8"/>
    <w:basedOn w:val="Normal"/>
    <w:next w:val="Normal"/>
    <w:link w:val="Titre8Car"/>
    <w:uiPriority w:val="9"/>
    <w:semiHidden/>
    <w:unhideWhenUsed/>
    <w:qFormat/>
    <w:rsid w:val="001D71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71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53072"/>
    <w:pPr>
      <w:spacing w:after="0" w:line="240" w:lineRule="auto"/>
      <w:contextualSpacing/>
    </w:pPr>
    <w:rPr>
      <w:rFonts w:ascii="Nunito Sans" w:eastAsiaTheme="majorEastAsia" w:hAnsi="Nunito Sans" w:cstheme="majorBidi"/>
      <w:spacing w:val="-10"/>
      <w:kern w:val="28"/>
      <w:sz w:val="72"/>
      <w:szCs w:val="56"/>
    </w:rPr>
  </w:style>
  <w:style w:type="paragraph" w:styleId="Textedebulles">
    <w:name w:val="Balloon Text"/>
    <w:basedOn w:val="Normal"/>
    <w:link w:val="TextedebullesCar"/>
    <w:uiPriority w:val="99"/>
    <w:semiHidden/>
    <w:unhideWhenUsed/>
    <w:rsid w:val="00FB3FEE"/>
    <w:rPr>
      <w:rFonts w:ascii="Lucida Grande" w:hAnsi="Lucida Grande"/>
      <w:sz w:val="18"/>
      <w:szCs w:val="18"/>
    </w:rPr>
  </w:style>
  <w:style w:type="character" w:customStyle="1" w:styleId="TextedebullesCar">
    <w:name w:val="Texte de bulles Car"/>
    <w:basedOn w:val="Policepardfaut"/>
    <w:link w:val="Textedebulles"/>
    <w:uiPriority w:val="99"/>
    <w:semiHidden/>
    <w:rsid w:val="00FB3FEE"/>
    <w:rPr>
      <w:rFonts w:ascii="Lucida Grande" w:hAnsi="Lucida Grande"/>
      <w:sz w:val="18"/>
      <w:szCs w:val="18"/>
    </w:rPr>
  </w:style>
  <w:style w:type="character" w:customStyle="1" w:styleId="TitreCar">
    <w:name w:val="Titre Car"/>
    <w:basedOn w:val="Policepardfaut"/>
    <w:link w:val="Titre"/>
    <w:uiPriority w:val="10"/>
    <w:rsid w:val="00953072"/>
    <w:rPr>
      <w:rFonts w:ascii="Nunito Sans" w:eastAsiaTheme="majorEastAsia" w:hAnsi="Nunito Sans" w:cstheme="majorBidi"/>
      <w:spacing w:val="-10"/>
      <w:kern w:val="28"/>
      <w:sz w:val="72"/>
      <w:szCs w:val="56"/>
      <w:lang w:val="en-US"/>
    </w:rPr>
  </w:style>
  <w:style w:type="character" w:customStyle="1" w:styleId="Titre1Car">
    <w:name w:val="Titre 1 Car"/>
    <w:basedOn w:val="Policepardfaut"/>
    <w:link w:val="Titre1"/>
    <w:uiPriority w:val="9"/>
    <w:rsid w:val="00953072"/>
    <w:rPr>
      <w:rFonts w:ascii="Nunito Sans" w:eastAsiaTheme="majorEastAsia" w:hAnsi="Nunito Sans" w:cstheme="majorBidi"/>
      <w:color w:val="000000" w:themeColor="text1"/>
      <w:sz w:val="40"/>
      <w:szCs w:val="32"/>
      <w:lang w:val="en-US"/>
    </w:rPr>
  </w:style>
  <w:style w:type="paragraph" w:styleId="Paragraphedeliste">
    <w:name w:val="List Paragraph"/>
    <w:basedOn w:val="Normal"/>
    <w:uiPriority w:val="34"/>
    <w:qFormat/>
    <w:rsid w:val="00943B9B"/>
    <w:pPr>
      <w:ind w:left="720"/>
      <w:contextualSpacing/>
    </w:pPr>
  </w:style>
  <w:style w:type="character" w:styleId="Lienhypertexte">
    <w:name w:val="Hyperlink"/>
    <w:basedOn w:val="Policepardfaut"/>
    <w:uiPriority w:val="99"/>
    <w:unhideWhenUsed/>
    <w:rsid w:val="008756B1"/>
    <w:rPr>
      <w:color w:val="0000FF"/>
      <w:u w:val="single"/>
    </w:rPr>
  </w:style>
  <w:style w:type="character" w:customStyle="1" w:styleId="Mentionnonrsolue1">
    <w:name w:val="Mention non résolue1"/>
    <w:basedOn w:val="Policepardfaut"/>
    <w:uiPriority w:val="99"/>
    <w:semiHidden/>
    <w:unhideWhenUsed/>
    <w:rsid w:val="008756B1"/>
    <w:rPr>
      <w:color w:val="605E5C"/>
      <w:shd w:val="clear" w:color="auto" w:fill="E1DFDD"/>
    </w:rPr>
  </w:style>
  <w:style w:type="character" w:customStyle="1" w:styleId="Titre2Car">
    <w:name w:val="Titre 2 Car"/>
    <w:basedOn w:val="Policepardfaut"/>
    <w:link w:val="Titre2"/>
    <w:uiPriority w:val="9"/>
    <w:rsid w:val="00953072"/>
    <w:rPr>
      <w:rFonts w:ascii="Nunito Sans Light" w:eastAsiaTheme="majorEastAsia" w:hAnsi="Nunito Sans Light" w:cstheme="majorBidi"/>
      <w:sz w:val="32"/>
      <w:szCs w:val="26"/>
      <w:lang w:val="en-US"/>
    </w:rPr>
  </w:style>
  <w:style w:type="character" w:customStyle="1" w:styleId="bidi">
    <w:name w:val="bidi"/>
    <w:basedOn w:val="Policepardfaut"/>
    <w:rsid w:val="005C6F4B"/>
  </w:style>
  <w:style w:type="paragraph" w:styleId="Pieddepage">
    <w:name w:val="footer"/>
    <w:basedOn w:val="Normal"/>
    <w:link w:val="PieddepageCar"/>
    <w:uiPriority w:val="99"/>
    <w:semiHidden/>
    <w:unhideWhenUsed/>
    <w:rsid w:val="002454DE"/>
    <w:pPr>
      <w:tabs>
        <w:tab w:val="center" w:pos="4819"/>
        <w:tab w:val="right" w:pos="9638"/>
      </w:tabs>
      <w:spacing w:after="0" w:line="240" w:lineRule="auto"/>
    </w:pPr>
  </w:style>
  <w:style w:type="character" w:customStyle="1" w:styleId="PieddepageCar">
    <w:name w:val="Pied de page Car"/>
    <w:basedOn w:val="Policepardfaut"/>
    <w:link w:val="Pieddepage"/>
    <w:uiPriority w:val="99"/>
    <w:semiHidden/>
    <w:rsid w:val="002454DE"/>
    <w:rPr>
      <w:lang w:val="en-US"/>
    </w:rPr>
  </w:style>
  <w:style w:type="character" w:styleId="Numrodepage">
    <w:name w:val="page number"/>
    <w:basedOn w:val="Policepardfaut"/>
    <w:uiPriority w:val="99"/>
    <w:semiHidden/>
    <w:unhideWhenUsed/>
    <w:rsid w:val="002454DE"/>
  </w:style>
  <w:style w:type="character" w:styleId="Lienhypertextesuivivisit">
    <w:name w:val="FollowedHyperlink"/>
    <w:basedOn w:val="Policepardfaut"/>
    <w:uiPriority w:val="99"/>
    <w:semiHidden/>
    <w:unhideWhenUsed/>
    <w:rsid w:val="00453362"/>
    <w:rPr>
      <w:color w:val="954F72" w:themeColor="followedHyperlink"/>
      <w:u w:val="single"/>
    </w:rPr>
  </w:style>
  <w:style w:type="paragraph" w:styleId="Notedebasdepage">
    <w:name w:val="footnote text"/>
    <w:basedOn w:val="Normal"/>
    <w:link w:val="NotedebasdepageCar"/>
    <w:uiPriority w:val="99"/>
    <w:unhideWhenUsed/>
    <w:rsid w:val="00453362"/>
    <w:pPr>
      <w:spacing w:after="0" w:line="240" w:lineRule="auto"/>
    </w:pPr>
    <w:rPr>
      <w:sz w:val="20"/>
      <w:szCs w:val="20"/>
    </w:rPr>
  </w:style>
  <w:style w:type="character" w:customStyle="1" w:styleId="NotedebasdepageCar">
    <w:name w:val="Note de bas de page Car"/>
    <w:basedOn w:val="Policepardfaut"/>
    <w:link w:val="Notedebasdepage"/>
    <w:uiPriority w:val="99"/>
    <w:rsid w:val="00453362"/>
    <w:rPr>
      <w:sz w:val="20"/>
      <w:szCs w:val="20"/>
      <w:lang w:val="en-US"/>
    </w:rPr>
  </w:style>
  <w:style w:type="character" w:styleId="Appelnotedebasdep">
    <w:name w:val="footnote reference"/>
    <w:basedOn w:val="Policepardfaut"/>
    <w:uiPriority w:val="99"/>
    <w:semiHidden/>
    <w:unhideWhenUsed/>
    <w:rsid w:val="00453362"/>
    <w:rPr>
      <w:vertAlign w:val="superscript"/>
    </w:rPr>
  </w:style>
  <w:style w:type="character" w:styleId="Mentionnonrsolue">
    <w:name w:val="Unresolved Mention"/>
    <w:basedOn w:val="Policepardfaut"/>
    <w:uiPriority w:val="99"/>
    <w:semiHidden/>
    <w:unhideWhenUsed/>
    <w:rsid w:val="00A36C6A"/>
    <w:rPr>
      <w:color w:val="605E5C"/>
      <w:shd w:val="clear" w:color="auto" w:fill="E1DFDD"/>
    </w:rPr>
  </w:style>
  <w:style w:type="character" w:customStyle="1" w:styleId="textexposedshow">
    <w:name w:val="text_exposed_show"/>
    <w:basedOn w:val="Policepardfaut"/>
    <w:rsid w:val="00A36C6A"/>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1D7151"/>
    <w:pPr>
      <w:outlineLvl w:val="9"/>
    </w:pPr>
    <w:rPr>
      <w:color w:val="C69415" w:themeColor="accent1" w:themeShade="BF"/>
      <w:sz w:val="32"/>
      <w:lang w:val="fr-FR"/>
    </w:rPr>
  </w:style>
  <w:style w:type="character" w:customStyle="1" w:styleId="Titre7Car">
    <w:name w:val="Titre 7 Car"/>
    <w:basedOn w:val="Policepardfaut"/>
    <w:link w:val="Titre7"/>
    <w:uiPriority w:val="9"/>
    <w:semiHidden/>
    <w:rsid w:val="001D7151"/>
    <w:rPr>
      <w:rFonts w:asciiTheme="majorHAnsi" w:eastAsiaTheme="majorEastAsia" w:hAnsiTheme="majorHAnsi" w:cstheme="majorBidi"/>
      <w:i/>
      <w:iCs/>
      <w:color w:val="84620E" w:themeColor="accent1" w:themeShade="7F"/>
      <w:lang w:val="en-US"/>
    </w:rPr>
  </w:style>
  <w:style w:type="character" w:customStyle="1" w:styleId="Titre8Car">
    <w:name w:val="Titre 8 Car"/>
    <w:basedOn w:val="Policepardfaut"/>
    <w:link w:val="Titre8"/>
    <w:uiPriority w:val="9"/>
    <w:semiHidden/>
    <w:rsid w:val="001D7151"/>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1D7151"/>
    <w:rPr>
      <w:rFonts w:asciiTheme="majorHAnsi" w:eastAsiaTheme="majorEastAsia" w:hAnsiTheme="majorHAnsi" w:cstheme="majorBidi"/>
      <w:i/>
      <w:iCs/>
      <w:color w:val="272727" w:themeColor="text1" w:themeTint="D8"/>
      <w:sz w:val="21"/>
      <w:szCs w:val="21"/>
      <w:lang w:val="en-US"/>
    </w:rPr>
  </w:style>
  <w:style w:type="paragraph" w:styleId="TM1">
    <w:name w:val="toc 1"/>
    <w:basedOn w:val="Normal"/>
    <w:next w:val="Normal"/>
    <w:autoRedefine/>
    <w:uiPriority w:val="39"/>
    <w:unhideWhenUsed/>
    <w:rsid w:val="001261FF"/>
    <w:pPr>
      <w:spacing w:before="120" w:after="0"/>
    </w:pPr>
    <w:rPr>
      <w:b/>
      <w:bCs/>
      <w:i/>
      <w:iCs/>
      <w:sz w:val="24"/>
      <w:szCs w:val="24"/>
    </w:rPr>
  </w:style>
  <w:style w:type="paragraph" w:styleId="TM2">
    <w:name w:val="toc 2"/>
    <w:basedOn w:val="Normal"/>
    <w:next w:val="Normal"/>
    <w:autoRedefine/>
    <w:uiPriority w:val="39"/>
    <w:unhideWhenUsed/>
    <w:rsid w:val="001261FF"/>
    <w:pPr>
      <w:spacing w:before="120" w:after="0"/>
      <w:ind w:left="220"/>
    </w:pPr>
    <w:rPr>
      <w:b/>
      <w:bCs/>
    </w:rPr>
  </w:style>
  <w:style w:type="paragraph" w:styleId="TM3">
    <w:name w:val="toc 3"/>
    <w:basedOn w:val="Normal"/>
    <w:next w:val="Normal"/>
    <w:autoRedefine/>
    <w:uiPriority w:val="39"/>
    <w:unhideWhenUsed/>
    <w:rsid w:val="001261FF"/>
    <w:pPr>
      <w:spacing w:after="0"/>
      <w:ind w:left="440"/>
    </w:pPr>
    <w:rPr>
      <w:sz w:val="20"/>
      <w:szCs w:val="20"/>
    </w:rPr>
  </w:style>
  <w:style w:type="paragraph" w:styleId="TM4">
    <w:name w:val="toc 4"/>
    <w:basedOn w:val="Normal"/>
    <w:next w:val="Normal"/>
    <w:autoRedefine/>
    <w:uiPriority w:val="39"/>
    <w:unhideWhenUsed/>
    <w:rsid w:val="001261FF"/>
    <w:pPr>
      <w:spacing w:after="0"/>
      <w:ind w:left="660"/>
    </w:pPr>
    <w:rPr>
      <w:sz w:val="20"/>
      <w:szCs w:val="20"/>
    </w:rPr>
  </w:style>
  <w:style w:type="paragraph" w:styleId="TM5">
    <w:name w:val="toc 5"/>
    <w:basedOn w:val="Normal"/>
    <w:next w:val="Normal"/>
    <w:autoRedefine/>
    <w:uiPriority w:val="39"/>
    <w:unhideWhenUsed/>
    <w:rsid w:val="001261FF"/>
    <w:pPr>
      <w:spacing w:after="0"/>
      <w:ind w:left="880"/>
    </w:pPr>
    <w:rPr>
      <w:sz w:val="20"/>
      <w:szCs w:val="20"/>
    </w:rPr>
  </w:style>
  <w:style w:type="paragraph" w:styleId="TM6">
    <w:name w:val="toc 6"/>
    <w:basedOn w:val="Normal"/>
    <w:next w:val="Normal"/>
    <w:autoRedefine/>
    <w:uiPriority w:val="39"/>
    <w:unhideWhenUsed/>
    <w:rsid w:val="001261FF"/>
    <w:pPr>
      <w:spacing w:after="0"/>
      <w:ind w:left="1100"/>
    </w:pPr>
    <w:rPr>
      <w:sz w:val="20"/>
      <w:szCs w:val="20"/>
    </w:rPr>
  </w:style>
  <w:style w:type="paragraph" w:styleId="TM7">
    <w:name w:val="toc 7"/>
    <w:basedOn w:val="Normal"/>
    <w:next w:val="Normal"/>
    <w:autoRedefine/>
    <w:uiPriority w:val="39"/>
    <w:unhideWhenUsed/>
    <w:rsid w:val="001261FF"/>
    <w:pPr>
      <w:spacing w:after="0"/>
      <w:ind w:left="1320"/>
    </w:pPr>
    <w:rPr>
      <w:sz w:val="20"/>
      <w:szCs w:val="20"/>
    </w:rPr>
  </w:style>
  <w:style w:type="paragraph" w:styleId="TM8">
    <w:name w:val="toc 8"/>
    <w:basedOn w:val="Normal"/>
    <w:next w:val="Normal"/>
    <w:autoRedefine/>
    <w:uiPriority w:val="39"/>
    <w:unhideWhenUsed/>
    <w:rsid w:val="001261FF"/>
    <w:pPr>
      <w:spacing w:after="0"/>
      <w:ind w:left="1540"/>
    </w:pPr>
    <w:rPr>
      <w:sz w:val="20"/>
      <w:szCs w:val="20"/>
    </w:rPr>
  </w:style>
  <w:style w:type="paragraph" w:styleId="TM9">
    <w:name w:val="toc 9"/>
    <w:basedOn w:val="Normal"/>
    <w:next w:val="Normal"/>
    <w:autoRedefine/>
    <w:uiPriority w:val="39"/>
    <w:unhideWhenUsed/>
    <w:rsid w:val="001261FF"/>
    <w:pPr>
      <w:spacing w:after="0"/>
      <w:ind w:left="1760"/>
    </w:pPr>
    <w:rPr>
      <w:sz w:val="20"/>
      <w:szCs w:val="20"/>
    </w:rPr>
  </w:style>
  <w:style w:type="character" w:customStyle="1" w:styleId="Titre3Car">
    <w:name w:val="Titre 3 Car"/>
    <w:basedOn w:val="Policepardfaut"/>
    <w:link w:val="Titre3"/>
    <w:uiPriority w:val="9"/>
    <w:rsid w:val="00414962"/>
    <w:rPr>
      <w:rFonts w:ascii="Nunito Sans Light" w:hAnsi="Nunito Sans Light"/>
      <w:sz w:val="28"/>
      <w:szCs w:val="28"/>
      <w:lang w:val="en-US"/>
    </w:rPr>
  </w:style>
  <w:style w:type="character" w:customStyle="1" w:styleId="reference-text">
    <w:name w:val="reference-text"/>
    <w:basedOn w:val="Policepardfaut"/>
    <w:rsid w:val="003C3E32"/>
  </w:style>
  <w:style w:type="paragraph" w:styleId="Lgende">
    <w:name w:val="caption"/>
    <w:basedOn w:val="Normal"/>
    <w:next w:val="Normal"/>
    <w:uiPriority w:val="35"/>
    <w:unhideWhenUsed/>
    <w:qFormat/>
    <w:rsid w:val="007A0B34"/>
    <w:pPr>
      <w:spacing w:after="200" w:line="240" w:lineRule="auto"/>
    </w:pPr>
    <w:rPr>
      <w:i/>
      <w:iCs/>
      <w:color w:val="49CAA6" w:themeColor="text2"/>
      <w:sz w:val="18"/>
      <w:szCs w:val="18"/>
    </w:rPr>
  </w:style>
  <w:style w:type="character" w:styleId="Accentuation">
    <w:name w:val="Emphasis"/>
    <w:basedOn w:val="Policepardfaut"/>
    <w:uiPriority w:val="20"/>
    <w:qFormat/>
    <w:rsid w:val="00116732"/>
    <w:rPr>
      <w:i/>
      <w:iCs/>
    </w:rPr>
  </w:style>
  <w:style w:type="character" w:customStyle="1" w:styleId="Titre6Car">
    <w:name w:val="Titre 6 Car"/>
    <w:basedOn w:val="Policepardfaut"/>
    <w:link w:val="Titre6"/>
    <w:uiPriority w:val="9"/>
    <w:rsid w:val="00F7581A"/>
    <w:rPr>
      <w:rFonts w:asciiTheme="minorHAnsi" w:hAnsiTheme="minorHAnsi"/>
      <w:b/>
      <w:sz w:val="20"/>
      <w:szCs w:val="20"/>
      <w:lang w:val="en-US"/>
    </w:rPr>
  </w:style>
  <w:style w:type="character" w:styleId="lev">
    <w:name w:val="Strong"/>
    <w:basedOn w:val="Policepardfaut"/>
    <w:uiPriority w:val="22"/>
    <w:qFormat/>
    <w:rsid w:val="00E814B3"/>
    <w:rPr>
      <w:b/>
      <w:bCs/>
    </w:rPr>
  </w:style>
  <w:style w:type="paragraph" w:styleId="Citation">
    <w:name w:val="Quote"/>
    <w:basedOn w:val="Normal"/>
    <w:next w:val="Normal"/>
    <w:link w:val="CitationCar"/>
    <w:uiPriority w:val="29"/>
    <w:qFormat/>
    <w:rsid w:val="00FE0C0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E0C03"/>
    <w:rPr>
      <w:rFonts w:asciiTheme="minorHAnsi" w:hAnsiTheme="minorHAnsi"/>
      <w:i/>
      <w:iCs/>
      <w:color w:val="404040" w:themeColor="text1" w:themeTint="BF"/>
      <w:lang w:val="en-US"/>
    </w:rPr>
  </w:style>
  <w:style w:type="paragraph" w:styleId="NormalWeb">
    <w:name w:val="Normal (Web)"/>
    <w:basedOn w:val="Normal"/>
    <w:uiPriority w:val="99"/>
    <w:semiHidden/>
    <w:unhideWhenUsed/>
    <w:rsid w:val="00682B61"/>
    <w:pPr>
      <w:spacing w:before="100" w:beforeAutospacing="1" w:after="100" w:afterAutospacing="1" w:line="240" w:lineRule="auto"/>
    </w:pPr>
    <w:rPr>
      <w:rFonts w:ascii="Times New Roman" w:eastAsia="Times New Roman" w:hAnsi="Times New Roman" w:cs="Times New Roman"/>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63148">
      <w:bodyDiv w:val="1"/>
      <w:marLeft w:val="0"/>
      <w:marRight w:val="0"/>
      <w:marTop w:val="0"/>
      <w:marBottom w:val="0"/>
      <w:divBdr>
        <w:top w:val="none" w:sz="0" w:space="0" w:color="auto"/>
        <w:left w:val="none" w:sz="0" w:space="0" w:color="auto"/>
        <w:bottom w:val="none" w:sz="0" w:space="0" w:color="auto"/>
        <w:right w:val="none" w:sz="0" w:space="0" w:color="auto"/>
      </w:divBdr>
    </w:div>
    <w:div w:id="53048522">
      <w:bodyDiv w:val="1"/>
      <w:marLeft w:val="0"/>
      <w:marRight w:val="0"/>
      <w:marTop w:val="0"/>
      <w:marBottom w:val="0"/>
      <w:divBdr>
        <w:top w:val="none" w:sz="0" w:space="0" w:color="auto"/>
        <w:left w:val="none" w:sz="0" w:space="0" w:color="auto"/>
        <w:bottom w:val="none" w:sz="0" w:space="0" w:color="auto"/>
        <w:right w:val="none" w:sz="0" w:space="0" w:color="auto"/>
      </w:divBdr>
    </w:div>
    <w:div w:id="134882669">
      <w:bodyDiv w:val="1"/>
      <w:marLeft w:val="0"/>
      <w:marRight w:val="0"/>
      <w:marTop w:val="0"/>
      <w:marBottom w:val="0"/>
      <w:divBdr>
        <w:top w:val="none" w:sz="0" w:space="0" w:color="auto"/>
        <w:left w:val="none" w:sz="0" w:space="0" w:color="auto"/>
        <w:bottom w:val="none" w:sz="0" w:space="0" w:color="auto"/>
        <w:right w:val="none" w:sz="0" w:space="0" w:color="auto"/>
      </w:divBdr>
    </w:div>
    <w:div w:id="562258180">
      <w:bodyDiv w:val="1"/>
      <w:marLeft w:val="0"/>
      <w:marRight w:val="0"/>
      <w:marTop w:val="0"/>
      <w:marBottom w:val="0"/>
      <w:divBdr>
        <w:top w:val="none" w:sz="0" w:space="0" w:color="auto"/>
        <w:left w:val="none" w:sz="0" w:space="0" w:color="auto"/>
        <w:bottom w:val="none" w:sz="0" w:space="0" w:color="auto"/>
        <w:right w:val="none" w:sz="0" w:space="0" w:color="auto"/>
      </w:divBdr>
    </w:div>
    <w:div w:id="596257608">
      <w:bodyDiv w:val="1"/>
      <w:marLeft w:val="0"/>
      <w:marRight w:val="0"/>
      <w:marTop w:val="0"/>
      <w:marBottom w:val="0"/>
      <w:divBdr>
        <w:top w:val="none" w:sz="0" w:space="0" w:color="auto"/>
        <w:left w:val="none" w:sz="0" w:space="0" w:color="auto"/>
        <w:bottom w:val="none" w:sz="0" w:space="0" w:color="auto"/>
        <w:right w:val="none" w:sz="0" w:space="0" w:color="auto"/>
      </w:divBdr>
    </w:div>
    <w:div w:id="1115905957">
      <w:bodyDiv w:val="1"/>
      <w:marLeft w:val="0"/>
      <w:marRight w:val="0"/>
      <w:marTop w:val="0"/>
      <w:marBottom w:val="0"/>
      <w:divBdr>
        <w:top w:val="none" w:sz="0" w:space="0" w:color="auto"/>
        <w:left w:val="none" w:sz="0" w:space="0" w:color="auto"/>
        <w:bottom w:val="none" w:sz="0" w:space="0" w:color="auto"/>
        <w:right w:val="none" w:sz="0" w:space="0" w:color="auto"/>
      </w:divBdr>
    </w:div>
    <w:div w:id="1234850937">
      <w:bodyDiv w:val="1"/>
      <w:marLeft w:val="0"/>
      <w:marRight w:val="0"/>
      <w:marTop w:val="0"/>
      <w:marBottom w:val="0"/>
      <w:divBdr>
        <w:top w:val="none" w:sz="0" w:space="0" w:color="auto"/>
        <w:left w:val="none" w:sz="0" w:space="0" w:color="auto"/>
        <w:bottom w:val="none" w:sz="0" w:space="0" w:color="auto"/>
        <w:right w:val="none" w:sz="0" w:space="0" w:color="auto"/>
      </w:divBdr>
    </w:div>
    <w:div w:id="1338970349">
      <w:bodyDiv w:val="1"/>
      <w:marLeft w:val="0"/>
      <w:marRight w:val="0"/>
      <w:marTop w:val="0"/>
      <w:marBottom w:val="0"/>
      <w:divBdr>
        <w:top w:val="none" w:sz="0" w:space="0" w:color="auto"/>
        <w:left w:val="none" w:sz="0" w:space="0" w:color="auto"/>
        <w:bottom w:val="none" w:sz="0" w:space="0" w:color="auto"/>
        <w:right w:val="none" w:sz="0" w:space="0" w:color="auto"/>
      </w:divBdr>
    </w:div>
    <w:div w:id="1367367313">
      <w:bodyDiv w:val="1"/>
      <w:marLeft w:val="0"/>
      <w:marRight w:val="0"/>
      <w:marTop w:val="0"/>
      <w:marBottom w:val="0"/>
      <w:divBdr>
        <w:top w:val="none" w:sz="0" w:space="0" w:color="auto"/>
        <w:left w:val="none" w:sz="0" w:space="0" w:color="auto"/>
        <w:bottom w:val="none" w:sz="0" w:space="0" w:color="auto"/>
        <w:right w:val="none" w:sz="0" w:space="0" w:color="auto"/>
      </w:divBdr>
    </w:div>
    <w:div w:id="1401902007">
      <w:bodyDiv w:val="1"/>
      <w:marLeft w:val="0"/>
      <w:marRight w:val="0"/>
      <w:marTop w:val="0"/>
      <w:marBottom w:val="0"/>
      <w:divBdr>
        <w:top w:val="none" w:sz="0" w:space="0" w:color="auto"/>
        <w:left w:val="none" w:sz="0" w:space="0" w:color="auto"/>
        <w:bottom w:val="none" w:sz="0" w:space="0" w:color="auto"/>
        <w:right w:val="none" w:sz="0" w:space="0" w:color="auto"/>
      </w:divBdr>
    </w:div>
    <w:div w:id="1607882612">
      <w:bodyDiv w:val="1"/>
      <w:marLeft w:val="0"/>
      <w:marRight w:val="0"/>
      <w:marTop w:val="0"/>
      <w:marBottom w:val="0"/>
      <w:divBdr>
        <w:top w:val="none" w:sz="0" w:space="0" w:color="auto"/>
        <w:left w:val="none" w:sz="0" w:space="0" w:color="auto"/>
        <w:bottom w:val="none" w:sz="0" w:space="0" w:color="auto"/>
        <w:right w:val="none" w:sz="0" w:space="0" w:color="auto"/>
      </w:divBdr>
    </w:div>
    <w:div w:id="1906522295">
      <w:bodyDiv w:val="1"/>
      <w:marLeft w:val="0"/>
      <w:marRight w:val="0"/>
      <w:marTop w:val="0"/>
      <w:marBottom w:val="0"/>
      <w:divBdr>
        <w:top w:val="none" w:sz="0" w:space="0" w:color="auto"/>
        <w:left w:val="none" w:sz="0" w:space="0" w:color="auto"/>
        <w:bottom w:val="none" w:sz="0" w:space="0" w:color="auto"/>
        <w:right w:val="none" w:sz="0" w:space="0" w:color="auto"/>
      </w:divBdr>
    </w:div>
    <w:div w:id="1950232316">
      <w:bodyDiv w:val="1"/>
      <w:marLeft w:val="0"/>
      <w:marRight w:val="0"/>
      <w:marTop w:val="0"/>
      <w:marBottom w:val="0"/>
      <w:divBdr>
        <w:top w:val="none" w:sz="0" w:space="0" w:color="auto"/>
        <w:left w:val="none" w:sz="0" w:space="0" w:color="auto"/>
        <w:bottom w:val="none" w:sz="0" w:space="0" w:color="auto"/>
        <w:right w:val="none" w:sz="0" w:space="0" w:color="auto"/>
      </w:divBdr>
      <w:divsChild>
        <w:div w:id="377246817">
          <w:marLeft w:val="0"/>
          <w:marRight w:val="0"/>
          <w:marTop w:val="0"/>
          <w:marBottom w:val="0"/>
          <w:divBdr>
            <w:top w:val="none" w:sz="0" w:space="0" w:color="auto"/>
            <w:left w:val="none" w:sz="0" w:space="0" w:color="auto"/>
            <w:bottom w:val="none" w:sz="0" w:space="0" w:color="auto"/>
            <w:right w:val="none" w:sz="0" w:space="0" w:color="auto"/>
          </w:divBdr>
        </w:div>
        <w:div w:id="107886909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theme_arthur">
  <a:themeElements>
    <a:clrScheme name="Personnalisé 1">
      <a:dk1>
        <a:srgbClr val="000000"/>
      </a:dk1>
      <a:lt1>
        <a:srgbClr val="FFFFFF"/>
      </a:lt1>
      <a:dk2>
        <a:srgbClr val="49CAA6"/>
      </a:dk2>
      <a:lt2>
        <a:srgbClr val="D98057"/>
      </a:lt2>
      <a:accent1>
        <a:srgbClr val="EAB93C"/>
      </a:accent1>
      <a:accent2>
        <a:srgbClr val="CA486D"/>
      </a:accent2>
      <a:accent3>
        <a:srgbClr val="2867FB"/>
      </a:accent3>
      <a:accent4>
        <a:srgbClr val="496ECA"/>
      </a:accent4>
      <a:accent5>
        <a:srgbClr val="FBBA28"/>
      </a:accent5>
      <a:accent6>
        <a:srgbClr val="A649CA"/>
      </a:accent6>
      <a:hlink>
        <a:srgbClr val="0563C1"/>
      </a:hlink>
      <a:folHlink>
        <a:srgbClr val="954F72"/>
      </a:folHlink>
    </a:clrScheme>
    <a:fontScheme name="Personnalisé 2">
      <a:majorFont>
        <a:latin typeface="Nunito Sans"/>
        <a:ea typeface=""/>
        <a:cs typeface=""/>
      </a:majorFont>
      <a:minorFont>
        <a:latin typeface="Nunito Sans Extra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theme_arthur" id="{4030CA7C-77D7-4442-B3DB-78FC060DE9C6}" vid="{0377C1B8-AC87-49A4-B9DB-6C4E0047572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badywg8og85b4EK5+RcU5b1hw==">AMUW2mWlF2ummrgISATjW+2B0VNgpdSDD+C+HL2hNWMtlWmttCKfytFhU/dgNZLF3SgRktLb9tqSlvhk3aGWk3YDAyLbYftPWMBSfWUwx2kVXYPqjchht+PHvSyb5HqydKc4KZiE/4xp++K/AJA/nzsW5vtYPmmK0elAXKzXxiINh3ddGj+sDi3Ws5mJdSLv12dPZkFYtL7s9RPyKLUwYyQsk+tr14XjrXqO6DOI7zu42pqGQB3kQwX6IGJiho5yhSBvYDmNJDHpHZ5aLwTNG1b3SDCZN0k+O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4393866-58B5-4875-906B-F7E65C515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10950</TotalTime>
  <Pages>69</Pages>
  <Words>22960</Words>
  <Characters>126282</Characters>
  <Application>Microsoft Office Word</Application>
  <DocSecurity>0</DocSecurity>
  <Lines>1052</Lines>
  <Paragraphs>297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148945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Arthur Parmentier</dc:creator>
  <cp:lastModifiedBy>Arthur Parmentier</cp:lastModifiedBy>
  <cp:revision>1144</cp:revision>
  <dcterms:created xsi:type="dcterms:W3CDTF">2019-12-11T06:12:00Z</dcterms:created>
  <dcterms:modified xsi:type="dcterms:W3CDTF">2020-06-07T16:18:00Z</dcterms:modified>
</cp:coreProperties>
</file>